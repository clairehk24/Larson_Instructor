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FD04" w14:textId="64C80DA6" w:rsidR="000E231E" w:rsidRPr="002853FD" w:rsidRDefault="000E231E" w:rsidP="005A15A6">
      <w:pPr>
        <w:spacing w:after="0" w:line="480" w:lineRule="auto"/>
        <w:rPr>
          <w:rFonts w:ascii="Times New Roman" w:hAnsi="Times New Roman"/>
          <w:color w:val="000000"/>
          <w:sz w:val="24"/>
          <w:szCs w:val="24"/>
        </w:rPr>
      </w:pPr>
      <w:bookmarkStart w:id="0" w:name="_Hlk212547004"/>
      <w:r w:rsidRPr="002853FD">
        <w:rPr>
          <w:rFonts w:ascii="Times New Roman" w:hAnsi="Times New Roman"/>
          <w:noProof/>
          <w:color w:val="000000"/>
          <w:sz w:val="24"/>
        </w:rPr>
        <mc:AlternateContent>
          <mc:Choice Requires="wps">
            <w:drawing>
              <wp:anchor distT="0" distB="0" distL="114300" distR="114300" simplePos="0" relativeHeight="251663360" behindDoc="0" locked="0" layoutInCell="1" allowOverlap="1" wp14:anchorId="493173BF" wp14:editId="09323271">
                <wp:simplePos x="0" y="0"/>
                <wp:positionH relativeFrom="page">
                  <wp:posOffset>228600</wp:posOffset>
                </wp:positionH>
                <wp:positionV relativeFrom="page">
                  <wp:posOffset>1143000</wp:posOffset>
                </wp:positionV>
                <wp:extent cx="1712890" cy="7535333"/>
                <wp:effectExtent l="0" t="0" r="1270" b="0"/>
                <wp:wrapNone/>
                <wp:docPr id="682637696" name="Text Box 682637696"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0E231E" w14:paraId="5D98FB39" w14:textId="77777777">
                              <w:trPr>
                                <w:jc w:val="center"/>
                              </w:trPr>
                              <w:tc>
                                <w:tcPr>
                                  <w:tcW w:w="2568" w:type="pct"/>
                                  <w:vAlign w:val="center"/>
                                </w:tcPr>
                                <w:p w14:paraId="107D72FD" w14:textId="77777777" w:rsidR="000E231E" w:rsidRDefault="000E231E">
                                  <w:pPr>
                                    <w:jc w:val="right"/>
                                  </w:pPr>
                                  <w:r>
                                    <w:t>PHOTO HERE</w:t>
                                  </w:r>
                                </w:p>
                                <w:p w14:paraId="37B10567" w14:textId="77777777" w:rsidR="000E231E" w:rsidRPr="00B95D9D" w:rsidRDefault="000E231E" w:rsidP="00B95D9D">
                                  <w:pPr>
                                    <w:pStyle w:val="Heading1"/>
                                    <w:rPr>
                                      <w:caps/>
                                      <w:color w:val="191919" w:themeColor="text1" w:themeTint="E6"/>
                                      <w:sz w:val="52"/>
                                      <w:szCs w:val="52"/>
                                    </w:rPr>
                                  </w:pPr>
                                </w:p>
                                <w:sdt>
                                  <w:sdtPr>
                                    <w:rPr>
                                      <w:color w:val="000000" w:themeColor="text1"/>
                                    </w:rPr>
                                    <w:alias w:val="Subtitle"/>
                                    <w:tag w:val=""/>
                                    <w:id w:val="495848705"/>
                                    <w:showingPlcHdr/>
                                    <w:dataBinding w:prefixMappings="xmlns:ns0='http://purl.org/dc/elements/1.1/' xmlns:ns1='http://schemas.openxmlformats.org/package/2006/metadata/core-properties' " w:xpath="/ns1:coreProperties[1]/ns0:subject[1]" w:storeItemID="{6C3C8BC8-F283-45AE-878A-BAB7291924A1}"/>
                                    <w:text/>
                                  </w:sdtPr>
                                  <w:sdtEndPr/>
                                  <w:sdtContent>
                                    <w:p w14:paraId="1D290611" w14:textId="77777777" w:rsidR="000E231E" w:rsidRDefault="000E231E">
                                      <w:pPr>
                                        <w:jc w:val="right"/>
                                      </w:pPr>
                                      <w:r>
                                        <w:rPr>
                                          <w:color w:val="000000" w:themeColor="text1"/>
                                        </w:rPr>
                                        <w:t xml:space="preserve">     </w:t>
                                      </w:r>
                                    </w:p>
                                  </w:sdtContent>
                                </w:sdt>
                              </w:tc>
                              <w:tc>
                                <w:tcPr>
                                  <w:tcW w:w="2432" w:type="pct"/>
                                  <w:vAlign w:val="center"/>
                                </w:tcPr>
                                <w:p w14:paraId="49DA7A77" w14:textId="77777777" w:rsidR="000E231E" w:rsidRDefault="000E231E">
                                  <w:pPr>
                                    <w:pStyle w:val="NoSpacing"/>
                                  </w:pPr>
                                </w:p>
                              </w:tc>
                            </w:tr>
                          </w:tbl>
                          <w:p w14:paraId="50EAAB4C" w14:textId="77777777" w:rsidR="000E231E" w:rsidRDefault="000E231E" w:rsidP="000E231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493173BF" id="_x0000_t202" coordsize="21600,21600" o:spt="202" path="m,l,21600r21600,l21600,xe">
                <v:stroke joinstyle="miter"/>
                <v:path gradientshapeok="t" o:connecttype="rect"/>
              </v:shapetype>
              <v:shape id="Text Box 682637696" o:spid="_x0000_s1026" type="#_x0000_t202" style="position:absolute;margin-left:18pt;margin-top:90pt;width:134.85pt;height:593.35pt;z-index:251663360;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0E231E" w14:paraId="5D98FB39" w14:textId="77777777">
                        <w:trPr>
                          <w:jc w:val="center"/>
                        </w:trPr>
                        <w:tc>
                          <w:tcPr>
                            <w:tcW w:w="2568" w:type="pct"/>
                            <w:vAlign w:val="center"/>
                          </w:tcPr>
                          <w:p w14:paraId="107D72FD" w14:textId="77777777" w:rsidR="000E231E" w:rsidRDefault="000E231E">
                            <w:pPr>
                              <w:jc w:val="right"/>
                            </w:pPr>
                            <w:r>
                              <w:t>PHOTO HERE</w:t>
                            </w:r>
                          </w:p>
                          <w:p w14:paraId="37B10567" w14:textId="77777777" w:rsidR="000E231E" w:rsidRPr="00B95D9D" w:rsidRDefault="000E231E" w:rsidP="00B95D9D">
                            <w:pPr>
                              <w:pStyle w:val="Heading1"/>
                              <w:rPr>
                                <w:caps/>
                                <w:color w:val="191919" w:themeColor="text1" w:themeTint="E6"/>
                                <w:sz w:val="52"/>
                                <w:szCs w:val="52"/>
                              </w:rPr>
                            </w:pPr>
                          </w:p>
                          <w:sdt>
                            <w:sdtPr>
                              <w:rPr>
                                <w:color w:val="000000" w:themeColor="text1"/>
                              </w:rPr>
                              <w:alias w:val="Subtitle"/>
                              <w:tag w:val=""/>
                              <w:id w:val="495848705"/>
                              <w:showingPlcHdr/>
                              <w:dataBinding w:prefixMappings="xmlns:ns0='http://purl.org/dc/elements/1.1/' xmlns:ns1='http://schemas.openxmlformats.org/package/2006/metadata/core-properties' " w:xpath="/ns1:coreProperties[1]/ns0:subject[1]" w:storeItemID="{6C3C8BC8-F283-45AE-878A-BAB7291924A1}"/>
                              <w:text/>
                            </w:sdtPr>
                            <w:sdtEndPr/>
                            <w:sdtContent>
                              <w:p w14:paraId="1D290611" w14:textId="77777777" w:rsidR="000E231E" w:rsidRDefault="000E231E">
                                <w:pPr>
                                  <w:jc w:val="right"/>
                                </w:pPr>
                                <w:r>
                                  <w:rPr>
                                    <w:color w:val="000000" w:themeColor="text1"/>
                                  </w:rPr>
                                  <w:t xml:space="preserve">     </w:t>
                                </w:r>
                              </w:p>
                            </w:sdtContent>
                          </w:sdt>
                        </w:tc>
                        <w:tc>
                          <w:tcPr>
                            <w:tcW w:w="2432" w:type="pct"/>
                            <w:vAlign w:val="center"/>
                          </w:tcPr>
                          <w:p w14:paraId="49DA7A77" w14:textId="77777777" w:rsidR="000E231E" w:rsidRDefault="000E231E">
                            <w:pPr>
                              <w:pStyle w:val="NoSpacing"/>
                            </w:pPr>
                          </w:p>
                        </w:tc>
                      </w:tr>
                    </w:tbl>
                    <w:p w14:paraId="50EAAB4C" w14:textId="77777777" w:rsidR="000E231E" w:rsidRDefault="000E231E" w:rsidP="000E231E"/>
                  </w:txbxContent>
                </v:textbox>
                <w10:wrap anchorx="page" anchory="page"/>
              </v:shape>
            </w:pict>
          </mc:Fallback>
        </mc:AlternateContent>
      </w:r>
      <w:r w:rsidRPr="002853FD">
        <w:rPr>
          <w:rFonts w:ascii="Times New Roman" w:hAnsi="Times New Roman"/>
          <w:noProof/>
          <w:color w:val="000000"/>
          <w:sz w:val="24"/>
        </w:rPr>
        <mc:AlternateContent>
          <mc:Choice Requires="wps">
            <w:drawing>
              <wp:anchor distT="0" distB="0" distL="114300" distR="114300" simplePos="0" relativeHeight="251662336" behindDoc="0" locked="0" layoutInCell="1" allowOverlap="1" wp14:anchorId="65C5DA89" wp14:editId="725DB087">
                <wp:simplePos x="0" y="0"/>
                <wp:positionH relativeFrom="page">
                  <wp:posOffset>228600</wp:posOffset>
                </wp:positionH>
                <wp:positionV relativeFrom="page">
                  <wp:posOffset>1143000</wp:posOffset>
                </wp:positionV>
                <wp:extent cx="1712890" cy="7535333"/>
                <wp:effectExtent l="0" t="0" r="1270" b="0"/>
                <wp:wrapNone/>
                <wp:docPr id="116934324" name="Text Box 116934324"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0E231E" w14:paraId="32B164F5" w14:textId="77777777">
                              <w:trPr>
                                <w:jc w:val="center"/>
                              </w:trPr>
                              <w:tc>
                                <w:tcPr>
                                  <w:tcW w:w="2568" w:type="pct"/>
                                  <w:vAlign w:val="center"/>
                                </w:tcPr>
                                <w:p w14:paraId="1DDEC80B" w14:textId="77777777" w:rsidR="000E231E" w:rsidRDefault="000E231E">
                                  <w:pPr>
                                    <w:jc w:val="right"/>
                                  </w:pPr>
                                  <w:r>
                                    <w:t>PHOTO HERE</w:t>
                                  </w:r>
                                </w:p>
                                <w:p w14:paraId="06AD16E8" w14:textId="77777777" w:rsidR="000E231E" w:rsidRPr="00B95D9D" w:rsidRDefault="000E231E"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39546BA4" w14:textId="77777777" w:rsidR="000E231E" w:rsidRDefault="000E231E">
                                      <w:pPr>
                                        <w:jc w:val="right"/>
                                      </w:pPr>
                                      <w:r>
                                        <w:rPr>
                                          <w:color w:val="000000" w:themeColor="text1"/>
                                        </w:rPr>
                                        <w:t xml:space="preserve">     </w:t>
                                      </w:r>
                                    </w:p>
                                  </w:sdtContent>
                                </w:sdt>
                              </w:tc>
                              <w:tc>
                                <w:tcPr>
                                  <w:tcW w:w="2432" w:type="pct"/>
                                  <w:vAlign w:val="center"/>
                                </w:tcPr>
                                <w:p w14:paraId="76B2569B" w14:textId="77777777" w:rsidR="000E231E" w:rsidRDefault="000E231E">
                                  <w:pPr>
                                    <w:pStyle w:val="NoSpacing"/>
                                  </w:pPr>
                                </w:p>
                              </w:tc>
                            </w:tr>
                          </w:tbl>
                          <w:p w14:paraId="5A7ACD2A" w14:textId="77777777" w:rsidR="000E231E" w:rsidRDefault="000E231E" w:rsidP="000E231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65C5DA89" id="Text Box 116934324" o:spid="_x0000_s1027" type="#_x0000_t202" style="position:absolute;margin-left:18pt;margin-top:90pt;width:134.85pt;height:593.35pt;z-index:251662336;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0E231E" w14:paraId="32B164F5" w14:textId="77777777">
                        <w:trPr>
                          <w:jc w:val="center"/>
                        </w:trPr>
                        <w:tc>
                          <w:tcPr>
                            <w:tcW w:w="2568" w:type="pct"/>
                            <w:vAlign w:val="center"/>
                          </w:tcPr>
                          <w:p w14:paraId="1DDEC80B" w14:textId="77777777" w:rsidR="000E231E" w:rsidRDefault="000E231E">
                            <w:pPr>
                              <w:jc w:val="right"/>
                            </w:pPr>
                            <w:r>
                              <w:t>PHOTO HERE</w:t>
                            </w:r>
                          </w:p>
                          <w:p w14:paraId="06AD16E8" w14:textId="77777777" w:rsidR="000E231E" w:rsidRPr="00B95D9D" w:rsidRDefault="000E231E"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39546BA4" w14:textId="77777777" w:rsidR="000E231E" w:rsidRDefault="000E231E">
                                <w:pPr>
                                  <w:jc w:val="right"/>
                                </w:pPr>
                                <w:r>
                                  <w:rPr>
                                    <w:color w:val="000000" w:themeColor="text1"/>
                                  </w:rPr>
                                  <w:t xml:space="preserve">     </w:t>
                                </w:r>
                              </w:p>
                            </w:sdtContent>
                          </w:sdt>
                        </w:tc>
                        <w:tc>
                          <w:tcPr>
                            <w:tcW w:w="2432" w:type="pct"/>
                            <w:vAlign w:val="center"/>
                          </w:tcPr>
                          <w:p w14:paraId="76B2569B" w14:textId="77777777" w:rsidR="000E231E" w:rsidRDefault="000E231E">
                            <w:pPr>
                              <w:pStyle w:val="NoSpacing"/>
                            </w:pPr>
                          </w:p>
                        </w:tc>
                      </w:tr>
                    </w:tbl>
                    <w:p w14:paraId="5A7ACD2A" w14:textId="77777777" w:rsidR="000E231E" w:rsidRDefault="000E231E" w:rsidP="000E231E"/>
                  </w:txbxContent>
                </v:textbox>
                <w10:wrap anchorx="page" anchory="page"/>
              </v:shape>
            </w:pict>
          </mc:Fallback>
        </mc:AlternateContent>
      </w:r>
      <w:r w:rsidRPr="002853FD">
        <w:rPr>
          <w:rFonts w:ascii="Times New Roman" w:hAnsi="Times New Roman"/>
          <w:b/>
          <w:bCs/>
          <w:color w:val="000000"/>
          <w:sz w:val="24"/>
          <w:szCs w:val="24"/>
        </w:rPr>
        <w:t xml:space="preserve">Navigation menu/button: Simulation </w:t>
      </w:r>
      <w:r w:rsidRPr="00391583">
        <w:rPr>
          <w:rFonts w:ascii="Times New Roman" w:hAnsi="Times New Roman"/>
          <w:b/>
          <w:bCs/>
          <w:color w:val="000000"/>
          <w:sz w:val="24"/>
        </w:rPr>
        <w:t>10</w:t>
      </w:r>
      <w:r w:rsidRPr="002853FD">
        <w:rPr>
          <w:rFonts w:ascii="Times New Roman" w:hAnsi="Times New Roman"/>
          <w:b/>
          <w:bCs/>
          <w:color w:val="000000"/>
          <w:sz w:val="24"/>
          <w:szCs w:val="24"/>
        </w:rPr>
        <w:t xml:space="preserve">: </w:t>
      </w:r>
      <w:r w:rsidR="00936FDC" w:rsidRPr="00936FDC">
        <w:rPr>
          <w:rFonts w:ascii="Times New Roman" w:hAnsi="Times New Roman"/>
          <w:b/>
          <w:bCs/>
          <w:color w:val="000000"/>
          <w:sz w:val="24"/>
        </w:rPr>
        <w:t>History Assessment Simulation Series (HASS)</w:t>
      </w:r>
    </w:p>
    <w:p w14:paraId="2DA58231" w14:textId="77777777" w:rsidR="00936FDC" w:rsidRDefault="00936FDC" w:rsidP="005A15A6">
      <w:pPr>
        <w:spacing w:after="0" w:line="480" w:lineRule="auto"/>
        <w:rPr>
          <w:rFonts w:ascii="Times New Roman" w:hAnsi="Times New Roman"/>
          <w:color w:val="000000"/>
          <w:sz w:val="24"/>
          <w:szCs w:val="24"/>
        </w:rPr>
      </w:pPr>
      <w:bookmarkStart w:id="1" w:name="_Table_of_Contents_1"/>
      <w:bookmarkStart w:id="2" w:name="_Simulation_Summary_Page"/>
      <w:bookmarkStart w:id="3" w:name="_Hlk211868214"/>
      <w:bookmarkEnd w:id="1"/>
      <w:bookmarkEnd w:id="2"/>
    </w:p>
    <w:p w14:paraId="2D3E1A93" w14:textId="6D4857EC" w:rsidR="00936FDC" w:rsidRDefault="009F19D2"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w:t>
      </w:r>
      <w:proofErr w:type="spellStart"/>
      <w:r w:rsidRPr="002853FD">
        <w:rPr>
          <w:rFonts w:ascii="Times New Roman" w:hAnsi="Times New Roman"/>
          <w:color w:val="000000"/>
          <w:sz w:val="24"/>
          <w:szCs w:val="24"/>
        </w:rPr>
        <w:t>c</w:t>
      </w:r>
      <w:r w:rsidR="00936FDC">
        <w:rPr>
          <w:rFonts w:ascii="Times New Roman" w:hAnsi="Times New Roman"/>
          <w:color w:val="000000"/>
          <w:sz w:val="24"/>
          <w:szCs w:val="24"/>
        </w:rPr>
        <w:t>n</w:t>
      </w:r>
      <w:proofErr w:type="spellEnd"/>
      <w:r w:rsidRPr="002853FD">
        <w:rPr>
          <w:rFonts w:ascii="Times New Roman" w:hAnsi="Times New Roman"/>
          <w:color w:val="000000"/>
          <w:sz w:val="24"/>
          <w:szCs w:val="24"/>
        </w:rPr>
        <w:t>&gt;</w:t>
      </w:r>
      <w:r>
        <w:rPr>
          <w:rFonts w:ascii="Times New Roman" w:hAnsi="Times New Roman"/>
          <w:color w:val="000000"/>
          <w:sz w:val="24"/>
          <w:szCs w:val="24"/>
        </w:rPr>
        <w:t xml:space="preserve">Simulation </w:t>
      </w:r>
      <w:r w:rsidRPr="00391583">
        <w:rPr>
          <w:rFonts w:ascii="Times New Roman" w:hAnsi="Times New Roman"/>
          <w:color w:val="000000"/>
          <w:sz w:val="24"/>
          <w:szCs w:val="24"/>
        </w:rPr>
        <w:t>10</w:t>
      </w:r>
    </w:p>
    <w:p w14:paraId="545053D6" w14:textId="2924D608" w:rsidR="009F19D2" w:rsidRPr="002853FD" w:rsidRDefault="00936FDC" w:rsidP="005A15A6">
      <w:pPr>
        <w:spacing w:after="0" w:line="480" w:lineRule="auto"/>
        <w:rPr>
          <w:rFonts w:ascii="Times New Roman" w:hAnsi="Times New Roman"/>
          <w:color w:val="000000"/>
          <w:sz w:val="24"/>
          <w:szCs w:val="24"/>
        </w:rPr>
      </w:pPr>
      <w:r>
        <w:rPr>
          <w:rFonts w:ascii="Times New Roman" w:hAnsi="Times New Roman"/>
          <w:color w:val="000000"/>
          <w:sz w:val="24"/>
          <w:szCs w:val="24"/>
        </w:rPr>
        <w:t>&lt;</w:t>
      </w:r>
      <w:proofErr w:type="spellStart"/>
      <w:r>
        <w:rPr>
          <w:rFonts w:ascii="Times New Roman" w:hAnsi="Times New Roman"/>
          <w:color w:val="000000"/>
          <w:sz w:val="24"/>
          <w:szCs w:val="24"/>
        </w:rPr>
        <w:t>ct</w:t>
      </w:r>
      <w:proofErr w:type="spellEnd"/>
      <w:r>
        <w:rPr>
          <w:rFonts w:ascii="Times New Roman" w:hAnsi="Times New Roman"/>
          <w:color w:val="000000"/>
          <w:sz w:val="24"/>
          <w:szCs w:val="24"/>
        </w:rPr>
        <w:t>&gt;</w:t>
      </w:r>
      <w:r w:rsidR="009F19D2" w:rsidRPr="002853FD">
        <w:rPr>
          <w:rFonts w:ascii="Times New Roman" w:hAnsi="Times New Roman"/>
          <w:color w:val="000000"/>
          <w:sz w:val="24"/>
          <w:szCs w:val="24"/>
        </w:rPr>
        <w:t>History Assessment Simulation Series (HASS)</w:t>
      </w:r>
    </w:p>
    <w:bookmarkEnd w:id="0"/>
    <w:bookmarkEnd w:id="3"/>
    <w:p w14:paraId="13EA83E5" w14:textId="77777777" w:rsidR="000E231E" w:rsidRPr="002853FD" w:rsidRDefault="000E231E" w:rsidP="005A15A6">
      <w:pPr>
        <w:tabs>
          <w:tab w:val="left" w:pos="3871"/>
        </w:tabs>
        <w:spacing w:after="0" w:line="480" w:lineRule="auto"/>
        <w:rPr>
          <w:rFonts w:ascii="Times New Roman" w:hAnsi="Times New Roman"/>
          <w:color w:val="000000"/>
          <w:sz w:val="24"/>
          <w:szCs w:val="24"/>
        </w:rPr>
      </w:pPr>
    </w:p>
    <w:p w14:paraId="54BA90B7" w14:textId="73B26C51" w:rsidR="00743280" w:rsidRPr="002853FD" w:rsidRDefault="00140231" w:rsidP="005A15A6">
      <w:pPr>
        <w:tabs>
          <w:tab w:val="left" w:pos="3871"/>
        </w:tabs>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&lt;a&gt;Instructor </w:t>
      </w:r>
      <w:r w:rsidR="009F19D2" w:rsidRPr="002853FD">
        <w:rPr>
          <w:rFonts w:ascii="Times New Roman" w:hAnsi="Times New Roman"/>
          <w:color w:val="000000"/>
          <w:sz w:val="24"/>
          <w:szCs w:val="24"/>
        </w:rPr>
        <w:t>S</w:t>
      </w:r>
      <w:r w:rsidRPr="002853FD">
        <w:rPr>
          <w:rFonts w:ascii="Times New Roman" w:hAnsi="Times New Roman"/>
          <w:color w:val="000000"/>
          <w:sz w:val="24"/>
          <w:szCs w:val="24"/>
        </w:rPr>
        <w:t xml:space="preserve">imulation </w:t>
      </w:r>
      <w:r w:rsidR="009F19D2" w:rsidRPr="002853FD">
        <w:rPr>
          <w:rFonts w:ascii="Times New Roman" w:hAnsi="Times New Roman"/>
          <w:color w:val="000000"/>
          <w:sz w:val="24"/>
          <w:szCs w:val="24"/>
        </w:rPr>
        <w:t>S</w:t>
      </w:r>
      <w:r w:rsidRPr="002853FD">
        <w:rPr>
          <w:rFonts w:ascii="Times New Roman" w:hAnsi="Times New Roman"/>
          <w:color w:val="000000"/>
          <w:sz w:val="24"/>
          <w:szCs w:val="24"/>
        </w:rPr>
        <w:t>ummary</w:t>
      </w:r>
    </w:p>
    <w:p w14:paraId="3FDADAD4" w14:textId="1A451669" w:rsidR="009F19D2" w:rsidRDefault="00936FDC" w:rsidP="00936FDC">
      <w:pPr>
        <w:spacing w:after="0" w:line="480" w:lineRule="auto"/>
        <w:rPr>
          <w:rFonts w:ascii="Times New Roman" w:hAnsi="Times New Roman"/>
          <w:color w:val="000000"/>
          <w:sz w:val="24"/>
          <w:szCs w:val="24"/>
        </w:rPr>
      </w:pPr>
      <w:r w:rsidRPr="00936FDC">
        <w:rPr>
          <w:rFonts w:ascii="Times New Roman" w:hAnsi="Times New Roman"/>
          <w:color w:val="000000"/>
          <w:sz w:val="24"/>
          <w:szCs w:val="24"/>
        </w:rPr>
        <w:t>This simulation involves numerous cases that utilize the health care provider’s (HCP’s) history-taking skills. Each situation is time-limited to one minute for entry information, four minutes for patient assessment, and two minutes to relay the history information back to a head athletic trainer (AT) or proctor. A thorough history may take longer, but this activity requires students to ask targeted history questions.</w:t>
      </w:r>
    </w:p>
    <w:p w14:paraId="1C6A0639" w14:textId="77777777" w:rsidR="00936FDC" w:rsidRPr="002853FD" w:rsidRDefault="00936FDC" w:rsidP="00936FDC">
      <w:pPr>
        <w:spacing w:after="0" w:line="480" w:lineRule="auto"/>
        <w:rPr>
          <w:rFonts w:ascii="Times New Roman" w:hAnsi="Times New Roman"/>
          <w:color w:val="000000"/>
          <w:sz w:val="24"/>
          <w:szCs w:val="24"/>
        </w:rPr>
      </w:pPr>
    </w:p>
    <w:p w14:paraId="3DB56B8E" w14:textId="14755432" w:rsidR="00743280" w:rsidRPr="002853FD" w:rsidRDefault="000E231E"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&lt;a&gt;</w:t>
      </w:r>
      <w:r w:rsidR="00743280" w:rsidRPr="002853FD">
        <w:rPr>
          <w:rFonts w:ascii="Times New Roman" w:hAnsi="Times New Roman"/>
          <w:color w:val="000000"/>
          <w:sz w:val="24"/>
          <w:szCs w:val="24"/>
        </w:rPr>
        <w:t>Instructor</w:t>
      </w:r>
      <w:r w:rsidRPr="00391583">
        <w:rPr>
          <w:rFonts w:ascii="Times New Roman" w:hAnsi="Times New Roman"/>
          <w:color w:val="000000"/>
          <w:sz w:val="24"/>
          <w:szCs w:val="24"/>
        </w:rPr>
        <w:t>-</w:t>
      </w:r>
      <w:r w:rsidR="00743280" w:rsidRPr="002853FD">
        <w:rPr>
          <w:rFonts w:ascii="Times New Roman" w:hAnsi="Times New Roman"/>
          <w:color w:val="000000"/>
          <w:sz w:val="24"/>
          <w:szCs w:val="24"/>
        </w:rPr>
        <w:t>Only Information</w:t>
      </w:r>
    </w:p>
    <w:p w14:paraId="4088FF8A" w14:textId="79FCF640" w:rsidR="003C040F" w:rsidRPr="002853FD" w:rsidRDefault="7464A50C"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This simulation will have multiple</w:t>
      </w:r>
      <w:r>
        <w:rPr>
          <w:rFonts w:ascii="Times New Roman" w:hAnsi="Times New Roman"/>
          <w:color w:val="000000"/>
          <w:sz w:val="24"/>
          <w:szCs w:val="24"/>
        </w:rPr>
        <w:t xml:space="preserve">, up to </w:t>
      </w:r>
      <w:r w:rsidR="00C46E49">
        <w:rPr>
          <w:rFonts w:ascii="Times New Roman" w:hAnsi="Times New Roman"/>
          <w:color w:val="000000"/>
          <w:sz w:val="24"/>
          <w:szCs w:val="24"/>
        </w:rPr>
        <w:t>five</w:t>
      </w:r>
      <w:r>
        <w:rPr>
          <w:rFonts w:ascii="Times New Roman" w:hAnsi="Times New Roman"/>
          <w:color w:val="000000"/>
          <w:sz w:val="24"/>
          <w:szCs w:val="24"/>
        </w:rPr>
        <w:t>,</w:t>
      </w:r>
      <w:r w:rsidRPr="002853FD">
        <w:rPr>
          <w:rFonts w:ascii="Times New Roman" w:hAnsi="Times New Roman"/>
          <w:color w:val="000000"/>
          <w:sz w:val="24"/>
          <w:szCs w:val="24"/>
        </w:rPr>
        <w:t xml:space="preserve"> situations available for use.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The goal of each </w:t>
      </w:r>
      <w:r w:rsidR="00FE01EC" w:rsidRPr="002853FD">
        <w:rPr>
          <w:rFonts w:ascii="Times New Roman" w:hAnsi="Times New Roman"/>
          <w:color w:val="000000"/>
          <w:sz w:val="24"/>
          <w:szCs w:val="24"/>
        </w:rPr>
        <w:t xml:space="preserve">situation </w:t>
      </w:r>
      <w:r w:rsidRPr="002853FD">
        <w:rPr>
          <w:rFonts w:ascii="Times New Roman" w:hAnsi="Times New Roman"/>
          <w:color w:val="000000"/>
          <w:sz w:val="24"/>
          <w:szCs w:val="24"/>
        </w:rPr>
        <w:t xml:space="preserve">is to quickly </w:t>
      </w:r>
      <w:r w:rsidR="00497B6B" w:rsidRPr="002853FD">
        <w:rPr>
          <w:rFonts w:ascii="Times New Roman" w:hAnsi="Times New Roman"/>
          <w:color w:val="000000"/>
          <w:sz w:val="24"/>
          <w:szCs w:val="24"/>
        </w:rPr>
        <w:t xml:space="preserve">gather a patient history and then convey that information back to another provider, </w:t>
      </w:r>
      <w:r w:rsidR="00E13A54">
        <w:rPr>
          <w:rFonts w:ascii="Times New Roman" w:hAnsi="Times New Roman"/>
          <w:color w:val="000000"/>
          <w:sz w:val="24"/>
          <w:szCs w:val="24"/>
        </w:rPr>
        <w:t>h</w:t>
      </w:r>
      <w:r w:rsidR="00497B6B" w:rsidRPr="002853FD">
        <w:rPr>
          <w:rFonts w:ascii="Times New Roman" w:hAnsi="Times New Roman"/>
          <w:color w:val="000000"/>
          <w:sz w:val="24"/>
          <w:szCs w:val="24"/>
        </w:rPr>
        <w:t xml:space="preserve">ead </w:t>
      </w:r>
      <w:r w:rsidR="00E13A54">
        <w:rPr>
          <w:rFonts w:ascii="Times New Roman" w:hAnsi="Times New Roman"/>
          <w:color w:val="000000"/>
          <w:sz w:val="24"/>
          <w:szCs w:val="24"/>
        </w:rPr>
        <w:t>athletic trainer (</w:t>
      </w:r>
      <w:r w:rsidR="00497B6B" w:rsidRPr="002853FD">
        <w:rPr>
          <w:rFonts w:ascii="Times New Roman" w:hAnsi="Times New Roman"/>
          <w:color w:val="000000"/>
          <w:sz w:val="24"/>
          <w:szCs w:val="24"/>
        </w:rPr>
        <w:t>AT</w:t>
      </w:r>
      <w:r w:rsidR="00E13A54">
        <w:rPr>
          <w:rFonts w:ascii="Times New Roman" w:hAnsi="Times New Roman"/>
          <w:color w:val="000000"/>
          <w:sz w:val="24"/>
          <w:szCs w:val="24"/>
        </w:rPr>
        <w:t>)</w:t>
      </w:r>
      <w:r w:rsidR="00497B6B" w:rsidRPr="002853FD">
        <w:rPr>
          <w:rFonts w:ascii="Times New Roman" w:hAnsi="Times New Roman"/>
          <w:color w:val="000000"/>
          <w:sz w:val="24"/>
          <w:szCs w:val="24"/>
        </w:rPr>
        <w:t xml:space="preserve"> or </w:t>
      </w:r>
      <w:r w:rsidR="00E13A54">
        <w:rPr>
          <w:rFonts w:ascii="Times New Roman" w:hAnsi="Times New Roman"/>
          <w:color w:val="000000"/>
          <w:sz w:val="24"/>
          <w:szCs w:val="24"/>
        </w:rPr>
        <w:t>p</w:t>
      </w:r>
      <w:r w:rsidR="00497B6B" w:rsidRPr="002853FD">
        <w:rPr>
          <w:rFonts w:ascii="Times New Roman" w:hAnsi="Times New Roman"/>
          <w:color w:val="000000"/>
          <w:sz w:val="24"/>
          <w:szCs w:val="24"/>
        </w:rPr>
        <w:t>roctor.</w:t>
      </w:r>
      <w:r w:rsidR="003A4B8F" w:rsidRPr="002853FD">
        <w:rPr>
          <w:rFonts w:ascii="Times New Roman" w:hAnsi="Times New Roman"/>
          <w:color w:val="000000"/>
          <w:sz w:val="24"/>
          <w:szCs w:val="24"/>
        </w:rPr>
        <w:t xml:space="preserve"> </w:t>
      </w:r>
      <w:r>
        <w:rPr>
          <w:rFonts w:ascii="Times New Roman" w:hAnsi="Times New Roman"/>
          <w:color w:val="000000"/>
          <w:sz w:val="24"/>
          <w:szCs w:val="24"/>
        </w:rPr>
        <w:t xml:space="preserve">See </w:t>
      </w:r>
      <w:r w:rsidR="00E13A54">
        <w:rPr>
          <w:rFonts w:ascii="Times New Roman" w:hAnsi="Times New Roman"/>
          <w:color w:val="000000"/>
          <w:sz w:val="24"/>
          <w:szCs w:val="24"/>
        </w:rPr>
        <w:t xml:space="preserve">Simulation Variations and </w:t>
      </w:r>
      <w:r>
        <w:rPr>
          <w:rFonts w:ascii="Times New Roman" w:hAnsi="Times New Roman"/>
          <w:color w:val="000000"/>
          <w:sz w:val="24"/>
          <w:szCs w:val="24"/>
        </w:rPr>
        <w:t xml:space="preserve">Author Notes for </w:t>
      </w:r>
      <w:r w:rsidRPr="00391583">
        <w:rPr>
          <w:rFonts w:ascii="Times New Roman" w:hAnsi="Times New Roman"/>
          <w:color w:val="000000"/>
          <w:sz w:val="24"/>
          <w:szCs w:val="24"/>
        </w:rPr>
        <w:t>two</w:t>
      </w:r>
      <w:r>
        <w:rPr>
          <w:rFonts w:ascii="Times New Roman" w:hAnsi="Times New Roman"/>
          <w:color w:val="000000"/>
          <w:sz w:val="24"/>
          <w:szCs w:val="24"/>
        </w:rPr>
        <w:t xml:space="preserve"> variations </w:t>
      </w:r>
      <w:r w:rsidR="00E13A54">
        <w:rPr>
          <w:rFonts w:ascii="Times New Roman" w:hAnsi="Times New Roman"/>
          <w:color w:val="000000"/>
          <w:sz w:val="24"/>
          <w:szCs w:val="24"/>
        </w:rPr>
        <w:t xml:space="preserve">that </w:t>
      </w:r>
      <w:r>
        <w:rPr>
          <w:rFonts w:ascii="Times New Roman" w:hAnsi="Times New Roman"/>
          <w:color w:val="000000"/>
          <w:sz w:val="24"/>
          <w:szCs w:val="24"/>
        </w:rPr>
        <w:t xml:space="preserve">do not require </w:t>
      </w:r>
      <w:r w:rsidR="00E13A54">
        <w:rPr>
          <w:rFonts w:ascii="Times New Roman" w:hAnsi="Times New Roman"/>
          <w:color w:val="000000"/>
          <w:sz w:val="24"/>
          <w:szCs w:val="24"/>
        </w:rPr>
        <w:t>s</w:t>
      </w:r>
      <w:r>
        <w:rPr>
          <w:rFonts w:ascii="Times New Roman" w:hAnsi="Times New Roman"/>
          <w:color w:val="000000"/>
          <w:sz w:val="24"/>
          <w:szCs w:val="24"/>
        </w:rPr>
        <w:t xml:space="preserve">tandardized </w:t>
      </w:r>
      <w:r w:rsidR="00E13A54">
        <w:rPr>
          <w:rFonts w:ascii="Times New Roman" w:hAnsi="Times New Roman"/>
          <w:color w:val="000000"/>
          <w:sz w:val="24"/>
          <w:szCs w:val="24"/>
        </w:rPr>
        <w:t>p</w:t>
      </w:r>
      <w:r>
        <w:rPr>
          <w:rFonts w:ascii="Times New Roman" w:hAnsi="Times New Roman"/>
          <w:color w:val="000000"/>
          <w:sz w:val="24"/>
          <w:szCs w:val="24"/>
        </w:rPr>
        <w:t>atients</w:t>
      </w:r>
      <w:r w:rsidR="00E13A54">
        <w:rPr>
          <w:rFonts w:ascii="Times New Roman" w:hAnsi="Times New Roman"/>
          <w:color w:val="000000"/>
          <w:sz w:val="24"/>
          <w:szCs w:val="24"/>
        </w:rPr>
        <w:t xml:space="preserve"> (SPs)</w:t>
      </w:r>
      <w:r>
        <w:rPr>
          <w:rFonts w:ascii="Times New Roman" w:hAnsi="Times New Roman"/>
          <w:color w:val="000000"/>
          <w:sz w:val="24"/>
          <w:szCs w:val="24"/>
        </w:rPr>
        <w:t>.</w:t>
      </w:r>
    </w:p>
    <w:p w14:paraId="62431CD5" w14:textId="77777777" w:rsidR="009F19D2" w:rsidRPr="002853FD" w:rsidRDefault="009F19D2" w:rsidP="005A15A6">
      <w:pPr>
        <w:spacing w:after="0" w:line="480" w:lineRule="auto"/>
        <w:rPr>
          <w:rFonts w:ascii="Times New Roman" w:hAnsi="Times New Roman"/>
          <w:color w:val="000000"/>
          <w:sz w:val="24"/>
          <w:szCs w:val="24"/>
        </w:rPr>
      </w:pPr>
    </w:p>
    <w:p w14:paraId="0C544B13" w14:textId="3ED8591B" w:rsidR="00140231" w:rsidRPr="002853FD" w:rsidRDefault="000E231E"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&lt;a&gt;</w:t>
      </w:r>
      <w:r w:rsidR="00140231" w:rsidRPr="002853FD">
        <w:rPr>
          <w:rFonts w:ascii="Times New Roman" w:hAnsi="Times New Roman"/>
          <w:color w:val="000000"/>
          <w:sz w:val="24"/>
          <w:szCs w:val="24"/>
        </w:rPr>
        <w:t xml:space="preserve">Scenario </w:t>
      </w:r>
      <w:r w:rsidRPr="002853FD">
        <w:rPr>
          <w:rFonts w:ascii="Times New Roman" w:hAnsi="Times New Roman"/>
          <w:color w:val="000000"/>
          <w:sz w:val="24"/>
          <w:szCs w:val="24"/>
        </w:rPr>
        <w:t>S</w:t>
      </w:r>
      <w:r w:rsidR="00140231" w:rsidRPr="002853FD">
        <w:rPr>
          <w:rFonts w:ascii="Times New Roman" w:hAnsi="Times New Roman"/>
          <w:color w:val="000000"/>
          <w:sz w:val="24"/>
          <w:szCs w:val="24"/>
        </w:rPr>
        <w:t>ynopsis</w:t>
      </w:r>
    </w:p>
    <w:p w14:paraId="15438493" w14:textId="01CCD1AE" w:rsidR="00936FDC" w:rsidRPr="00936FDC" w:rsidRDefault="00936FDC" w:rsidP="00936FDC">
      <w:pPr>
        <w:spacing w:after="0" w:line="480" w:lineRule="auto"/>
        <w:rPr>
          <w:rFonts w:ascii="Times New Roman" w:hAnsi="Times New Roman"/>
          <w:color w:val="000000"/>
          <w:sz w:val="24"/>
          <w:szCs w:val="24"/>
        </w:rPr>
      </w:pPr>
      <w:r w:rsidRPr="00936FDC">
        <w:rPr>
          <w:rFonts w:ascii="Times New Roman" w:hAnsi="Times New Roman"/>
          <w:color w:val="000000"/>
          <w:sz w:val="24"/>
          <w:szCs w:val="24"/>
        </w:rPr>
        <w:t>The goal of each situation in this simulation is to determine the patient’s medical need and history enough to make decisions about differential diagnoses, referrals, emergencies, or treatments. It has been said that obtaining a good medical history is 80 percent or more of diagnosing a condition.</w:t>
      </w:r>
    </w:p>
    <w:p w14:paraId="5A41B8D8" w14:textId="7F351B6E" w:rsidR="00936FDC" w:rsidRDefault="00936FDC" w:rsidP="00936FDC">
      <w:pPr>
        <w:spacing w:after="0" w:line="480" w:lineRule="auto"/>
        <w:rPr>
          <w:rFonts w:ascii="Times New Roman" w:hAnsi="Times New Roman"/>
          <w:color w:val="000000"/>
          <w:sz w:val="24"/>
          <w:szCs w:val="24"/>
        </w:rPr>
      </w:pPr>
      <w:r w:rsidRPr="00936FDC">
        <w:rPr>
          <w:rFonts w:ascii="Times New Roman" w:hAnsi="Times New Roman"/>
          <w:color w:val="000000"/>
          <w:sz w:val="24"/>
          <w:szCs w:val="24"/>
        </w:rPr>
        <w:lastRenderedPageBreak/>
        <w:t>There are multiple stations. During this simulation, the following situation will occur at each station. You will be asked something similar by the proctor portraying a head or lead HCP, “Please see what that patient needs. Do not touch the patient; just figure out what is going on and what is needed. I will check back with you in four minutes.” After your patient assessment, you will then inform the lead HCP of what you discovered.</w:t>
      </w:r>
    </w:p>
    <w:p w14:paraId="0E0670B3" w14:textId="77777777" w:rsidR="00936FDC" w:rsidRPr="00936FDC" w:rsidRDefault="00936FDC" w:rsidP="00936FDC">
      <w:pPr>
        <w:spacing w:after="0" w:line="480" w:lineRule="auto"/>
        <w:rPr>
          <w:rFonts w:ascii="Times New Roman" w:hAnsi="Times New Roman"/>
          <w:color w:val="000000"/>
          <w:sz w:val="24"/>
          <w:szCs w:val="24"/>
        </w:rPr>
      </w:pPr>
    </w:p>
    <w:p w14:paraId="50F5A5A2" w14:textId="10F428C5" w:rsidR="009F19D2" w:rsidRDefault="00936FDC" w:rsidP="00936FDC">
      <w:pPr>
        <w:spacing w:after="0" w:line="480" w:lineRule="auto"/>
        <w:rPr>
          <w:rFonts w:ascii="Times New Roman" w:hAnsi="Times New Roman"/>
          <w:color w:val="000000"/>
          <w:sz w:val="24"/>
          <w:szCs w:val="24"/>
        </w:rPr>
      </w:pPr>
      <w:r w:rsidRPr="00936FDC">
        <w:rPr>
          <w:rFonts w:ascii="Times New Roman" w:hAnsi="Times New Roman"/>
          <w:color w:val="000000"/>
          <w:sz w:val="24"/>
          <w:szCs w:val="24"/>
        </w:rPr>
        <w:t>Remember, it is not always important to diagnose. You will always have situations you don’t understand or for which you have not been educated. It is most important to understand which body system is affected, then ask as many related pertinent and relevant questions or inspect and observe (without touching) to understand how this condition is manifesting in the patient.</w:t>
      </w:r>
    </w:p>
    <w:p w14:paraId="2C2BCCDF" w14:textId="77777777" w:rsidR="00936FDC" w:rsidRPr="002853FD" w:rsidRDefault="00936FDC" w:rsidP="00936FDC">
      <w:pPr>
        <w:spacing w:after="0" w:line="480" w:lineRule="auto"/>
        <w:rPr>
          <w:rFonts w:ascii="Times New Roman" w:hAnsi="Times New Roman"/>
          <w:color w:val="000000"/>
          <w:sz w:val="24"/>
          <w:szCs w:val="24"/>
        </w:rPr>
      </w:pPr>
    </w:p>
    <w:p w14:paraId="18D0C78F" w14:textId="087F05A3" w:rsidR="00140231" w:rsidRPr="002853FD" w:rsidRDefault="000E231E"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&lt;a&gt;</w:t>
      </w:r>
      <w:r w:rsidR="00140231" w:rsidRPr="002853FD">
        <w:rPr>
          <w:rFonts w:ascii="Times New Roman" w:hAnsi="Times New Roman"/>
          <w:color w:val="000000"/>
          <w:sz w:val="24"/>
          <w:szCs w:val="24"/>
        </w:rPr>
        <w:t xml:space="preserve">Content </w:t>
      </w:r>
      <w:r w:rsidR="00464088" w:rsidRPr="002853FD">
        <w:rPr>
          <w:rFonts w:ascii="Times New Roman" w:hAnsi="Times New Roman"/>
          <w:color w:val="000000"/>
          <w:sz w:val="24"/>
          <w:szCs w:val="24"/>
        </w:rPr>
        <w:t>Area</w:t>
      </w:r>
    </w:p>
    <w:p w14:paraId="176F3B6C" w14:textId="0A9870C9" w:rsidR="009F19D2" w:rsidRDefault="006A3208" w:rsidP="006A3208">
      <w:pPr>
        <w:spacing w:after="0" w:line="480" w:lineRule="auto"/>
        <w:rPr>
          <w:rFonts w:ascii="Times New Roman" w:hAnsi="Times New Roman"/>
          <w:color w:val="000000"/>
          <w:sz w:val="24"/>
          <w:szCs w:val="24"/>
        </w:rPr>
      </w:pPr>
      <w:r w:rsidRPr="006A3208">
        <w:rPr>
          <w:rFonts w:ascii="Times New Roman" w:hAnsi="Times New Roman"/>
          <w:color w:val="000000"/>
          <w:sz w:val="24"/>
          <w:szCs w:val="24"/>
        </w:rPr>
        <w:t>HCPs should be able to take a comprehensive history and report on important details. The HCP does not need to know or understand some of the conditions but must be able to gather relevant information and convey this information to the lead HCP.</w:t>
      </w:r>
    </w:p>
    <w:p w14:paraId="373515F7" w14:textId="77777777" w:rsidR="006A3208" w:rsidRPr="002853FD" w:rsidRDefault="006A3208" w:rsidP="006A3208">
      <w:pPr>
        <w:spacing w:after="0" w:line="480" w:lineRule="auto"/>
        <w:rPr>
          <w:rFonts w:ascii="Times New Roman" w:hAnsi="Times New Roman"/>
          <w:color w:val="000000"/>
          <w:sz w:val="24"/>
          <w:szCs w:val="24"/>
        </w:rPr>
      </w:pPr>
    </w:p>
    <w:p w14:paraId="75B27868" w14:textId="488E0342" w:rsidR="006A7603" w:rsidRPr="002853FD" w:rsidRDefault="000E231E"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&lt;a&gt;</w:t>
      </w:r>
      <w:r w:rsidR="006A7603" w:rsidRPr="002853FD">
        <w:rPr>
          <w:rFonts w:ascii="Times New Roman" w:hAnsi="Times New Roman"/>
          <w:color w:val="000000"/>
          <w:sz w:val="24"/>
          <w:szCs w:val="24"/>
        </w:rPr>
        <w:t>Learning O</w:t>
      </w:r>
      <w:r w:rsidR="00140231" w:rsidRPr="002853FD">
        <w:rPr>
          <w:rFonts w:ascii="Times New Roman" w:hAnsi="Times New Roman"/>
          <w:color w:val="000000"/>
          <w:sz w:val="24"/>
          <w:szCs w:val="24"/>
        </w:rPr>
        <w:t>bjectives</w:t>
      </w:r>
    </w:p>
    <w:p w14:paraId="458EBFF6" w14:textId="77777777" w:rsidR="006A3208" w:rsidRPr="006A3208" w:rsidRDefault="006A3208" w:rsidP="006A3208">
      <w:pPr>
        <w:pStyle w:val="ListParagraph"/>
        <w:numPr>
          <w:ilvl w:val="0"/>
          <w:numId w:val="14"/>
        </w:numPr>
        <w:spacing w:line="480" w:lineRule="auto"/>
        <w:rPr>
          <w:rFonts w:ascii="Times New Roman" w:hAnsi="Times New Roman"/>
          <w:color w:val="000000"/>
        </w:rPr>
      </w:pPr>
      <w:r w:rsidRPr="006A3208">
        <w:rPr>
          <w:rFonts w:ascii="Times New Roman" w:hAnsi="Times New Roman"/>
          <w:color w:val="000000"/>
        </w:rPr>
        <w:t>Gather a relevant patient history</w:t>
      </w:r>
    </w:p>
    <w:p w14:paraId="10670A2D" w14:textId="77777777" w:rsidR="006A3208" w:rsidRPr="006A3208" w:rsidRDefault="006A3208" w:rsidP="006A3208">
      <w:pPr>
        <w:pStyle w:val="ListParagraph"/>
        <w:numPr>
          <w:ilvl w:val="0"/>
          <w:numId w:val="14"/>
        </w:numPr>
        <w:spacing w:line="480" w:lineRule="auto"/>
        <w:rPr>
          <w:rFonts w:ascii="Times New Roman" w:hAnsi="Times New Roman"/>
          <w:color w:val="000000"/>
        </w:rPr>
      </w:pPr>
      <w:r w:rsidRPr="006A3208">
        <w:rPr>
          <w:rFonts w:ascii="Times New Roman" w:hAnsi="Times New Roman"/>
          <w:color w:val="000000"/>
        </w:rPr>
        <w:t>Provide a differential diagnosis</w:t>
      </w:r>
    </w:p>
    <w:p w14:paraId="4B77BDBA" w14:textId="3439668E" w:rsidR="006A3208" w:rsidRPr="006A3208" w:rsidRDefault="006A3208" w:rsidP="006A3208">
      <w:pPr>
        <w:pStyle w:val="ListParagraph"/>
        <w:numPr>
          <w:ilvl w:val="0"/>
          <w:numId w:val="14"/>
        </w:numPr>
        <w:spacing w:line="480" w:lineRule="auto"/>
        <w:rPr>
          <w:rFonts w:ascii="Times New Roman" w:hAnsi="Times New Roman"/>
          <w:color w:val="000000"/>
        </w:rPr>
      </w:pPr>
      <w:r w:rsidRPr="006A3208">
        <w:rPr>
          <w:rFonts w:ascii="Times New Roman" w:hAnsi="Times New Roman"/>
          <w:color w:val="000000"/>
        </w:rPr>
        <w:t>Alert the lead HCP to any concerning conditions or presentations</w:t>
      </w:r>
    </w:p>
    <w:p w14:paraId="4BB66A6D" w14:textId="77777777" w:rsidR="006A3208" w:rsidRPr="006A3208" w:rsidRDefault="006A3208" w:rsidP="006A3208">
      <w:pPr>
        <w:pStyle w:val="ListParagraph"/>
        <w:numPr>
          <w:ilvl w:val="0"/>
          <w:numId w:val="14"/>
        </w:numPr>
        <w:spacing w:line="480" w:lineRule="auto"/>
        <w:rPr>
          <w:rFonts w:ascii="Times New Roman" w:hAnsi="Times New Roman"/>
          <w:color w:val="000000"/>
        </w:rPr>
      </w:pPr>
      <w:r w:rsidRPr="006A3208">
        <w:rPr>
          <w:rFonts w:ascii="Times New Roman" w:hAnsi="Times New Roman"/>
          <w:color w:val="000000"/>
        </w:rPr>
        <w:t>Relay a patient’s history to a lead HCP</w:t>
      </w:r>
    </w:p>
    <w:p w14:paraId="301DB9FB" w14:textId="77777777" w:rsidR="006A3208" w:rsidRPr="006A3208" w:rsidRDefault="006A3208" w:rsidP="006A3208">
      <w:pPr>
        <w:pStyle w:val="ListParagraph"/>
        <w:numPr>
          <w:ilvl w:val="0"/>
          <w:numId w:val="14"/>
        </w:numPr>
        <w:spacing w:line="480" w:lineRule="auto"/>
        <w:rPr>
          <w:rFonts w:ascii="Times New Roman" w:hAnsi="Times New Roman"/>
          <w:color w:val="000000"/>
        </w:rPr>
      </w:pPr>
      <w:r w:rsidRPr="006A3208">
        <w:rPr>
          <w:rFonts w:ascii="Times New Roman" w:hAnsi="Times New Roman"/>
          <w:color w:val="000000"/>
        </w:rPr>
        <w:t xml:space="preserve">Complete a </w:t>
      </w:r>
      <w:proofErr w:type="gramStart"/>
      <w:r w:rsidRPr="006A3208">
        <w:rPr>
          <w:rFonts w:ascii="Times New Roman" w:hAnsi="Times New Roman"/>
          <w:color w:val="000000"/>
        </w:rPr>
        <w:t>minimum</w:t>
      </w:r>
      <w:proofErr w:type="gramEnd"/>
      <w:r w:rsidRPr="006A3208">
        <w:rPr>
          <w:rFonts w:ascii="Times New Roman" w:hAnsi="Times New Roman"/>
          <w:color w:val="000000"/>
        </w:rPr>
        <w:t xml:space="preserve"> history within four minutes</w:t>
      </w:r>
    </w:p>
    <w:p w14:paraId="2D28FEE7" w14:textId="464CA5EB" w:rsidR="006A3208" w:rsidRPr="006A3208" w:rsidRDefault="006A3208" w:rsidP="006A3208">
      <w:pPr>
        <w:pStyle w:val="ListParagraph"/>
        <w:numPr>
          <w:ilvl w:val="0"/>
          <w:numId w:val="14"/>
        </w:numPr>
        <w:spacing w:line="480" w:lineRule="auto"/>
        <w:rPr>
          <w:rFonts w:ascii="Times New Roman" w:hAnsi="Times New Roman"/>
          <w:color w:val="000000"/>
        </w:rPr>
      </w:pPr>
      <w:r w:rsidRPr="006A3208">
        <w:rPr>
          <w:rFonts w:ascii="Times New Roman" w:hAnsi="Times New Roman"/>
          <w:color w:val="000000"/>
        </w:rPr>
        <w:t>Assess without touching a patient</w:t>
      </w:r>
    </w:p>
    <w:p w14:paraId="62FF356C" w14:textId="77777777" w:rsidR="009F19D2" w:rsidRPr="002853FD" w:rsidRDefault="009F19D2" w:rsidP="005A15A6">
      <w:pPr>
        <w:spacing w:after="0" w:line="480" w:lineRule="auto"/>
        <w:rPr>
          <w:rFonts w:ascii="Times New Roman" w:hAnsi="Times New Roman"/>
          <w:color w:val="000000"/>
          <w:sz w:val="24"/>
          <w:szCs w:val="24"/>
        </w:rPr>
      </w:pPr>
    </w:p>
    <w:p w14:paraId="5824ADCA" w14:textId="54D01CF7" w:rsidR="00E4037B" w:rsidRDefault="000E231E" w:rsidP="005A15A6">
      <w:pPr>
        <w:spacing w:after="0" w:line="480" w:lineRule="auto"/>
        <w:rPr>
          <w:ins w:id="4" w:author="Anna Seaman" w:date="2026-08-12T13:06:00Z" w16du:dateUtc="2026-08-12T18:06:00Z"/>
          <w:rFonts w:ascii="Times New Roman" w:hAnsi="Times New Roman"/>
          <w:color w:val="000000"/>
          <w:sz w:val="24"/>
          <w:szCs w:val="24"/>
        </w:rPr>
      </w:pPr>
      <w:r w:rsidRPr="002853FD">
        <w:rPr>
          <w:rFonts w:ascii="Times New Roman" w:hAnsi="Times New Roman"/>
          <w:color w:val="000000"/>
          <w:sz w:val="24"/>
          <w:szCs w:val="24"/>
        </w:rPr>
        <w:t>&lt;a&gt;</w:t>
      </w:r>
      <w:r>
        <w:rPr>
          <w:rFonts w:ascii="Times New Roman" w:hAnsi="Times New Roman"/>
          <w:color w:val="000000"/>
          <w:sz w:val="24"/>
          <w:szCs w:val="24"/>
        </w:rPr>
        <w:t xml:space="preserve">CAATE </w:t>
      </w:r>
      <w:r w:rsidRPr="00391583">
        <w:rPr>
          <w:rFonts w:ascii="Times New Roman" w:hAnsi="Times New Roman"/>
          <w:color w:val="000000"/>
          <w:sz w:val="24"/>
          <w:szCs w:val="24"/>
        </w:rPr>
        <w:t>2020</w:t>
      </w:r>
      <w:r>
        <w:rPr>
          <w:rFonts w:ascii="Times New Roman" w:hAnsi="Times New Roman"/>
          <w:color w:val="000000"/>
          <w:sz w:val="24"/>
          <w:szCs w:val="24"/>
        </w:rPr>
        <w:t xml:space="preserve"> </w:t>
      </w:r>
      <w:r w:rsidR="00E4037B" w:rsidRPr="002853FD">
        <w:rPr>
          <w:rFonts w:ascii="Times New Roman" w:hAnsi="Times New Roman"/>
          <w:color w:val="000000"/>
          <w:sz w:val="24"/>
          <w:szCs w:val="24"/>
        </w:rPr>
        <w:t>Standards</w:t>
      </w:r>
    </w:p>
    <w:p w14:paraId="2F65420C" w14:textId="1B5FB3B2" w:rsidR="001E0A4F" w:rsidRPr="001E0A4F" w:rsidRDefault="001E0A4F" w:rsidP="001E0A4F">
      <w:pPr>
        <w:spacing w:after="0" w:line="480" w:lineRule="auto"/>
        <w:rPr>
          <w:rFonts w:ascii="Times New Roman" w:hAnsi="Times New Roman"/>
          <w:b/>
          <w:bCs/>
          <w:color w:val="000000"/>
          <w:sz w:val="24"/>
          <w:szCs w:val="24"/>
          <w:rPrChange w:id="5" w:author="Anna Seaman" w:date="2026-08-12T13:06:00Z" w16du:dateUtc="2026-08-12T18:06:00Z">
            <w:rPr>
              <w:rFonts w:ascii="Times New Roman" w:hAnsi="Times New Roman"/>
              <w:color w:val="000000"/>
              <w:sz w:val="24"/>
              <w:szCs w:val="24"/>
            </w:rPr>
          </w:rPrChange>
        </w:rPr>
      </w:pPr>
      <w:ins w:id="6" w:author="Anna Seaman" w:date="2026-08-12T13:06:00Z">
        <w:r w:rsidRPr="001E0A4F">
          <w:rPr>
            <w:rFonts w:ascii="Times New Roman" w:hAnsi="Times New Roman"/>
            <w:b/>
            <w:bCs/>
            <w:color w:val="000000"/>
            <w:sz w:val="24"/>
            <w:szCs w:val="24"/>
          </w:rPr>
          <w:t>\</w:t>
        </w:r>
        <w:proofErr w:type="spellStart"/>
        <w:r w:rsidRPr="001E0A4F">
          <w:rPr>
            <w:rFonts w:ascii="Times New Roman" w:hAnsi="Times New Roman"/>
            <w:b/>
            <w:bCs/>
            <w:color w:val="000000"/>
            <w:sz w:val="24"/>
            <w:szCs w:val="24"/>
          </w:rPr>
          <w:t>qqID</w:t>
        </w:r>
        <w:proofErr w:type="spellEnd"/>
        <w:r w:rsidRPr="001E0A4F">
          <w:rPr>
            <w:rFonts w:ascii="Times New Roman" w:hAnsi="Times New Roman"/>
            <w:b/>
            <w:bCs/>
            <w:color w:val="000000"/>
            <w:sz w:val="24"/>
            <w:szCs w:val="24"/>
          </w:rPr>
          <w:t xml:space="preserve">: Place into two </w:t>
        </w:r>
        <w:proofErr w:type="spellStart"/>
        <w:r w:rsidRPr="001E0A4F">
          <w:rPr>
            <w:rFonts w:ascii="Times New Roman" w:hAnsi="Times New Roman"/>
            <w:b/>
            <w:bCs/>
            <w:color w:val="000000"/>
            <w:sz w:val="24"/>
            <w:szCs w:val="24"/>
          </w:rPr>
          <w:t>columns.xqq</w:t>
        </w:r>
        <w:proofErr w:type="spellEnd"/>
        <w:r w:rsidRPr="001E0A4F">
          <w:rPr>
            <w:rFonts w:ascii="Times New Roman" w:hAnsi="Times New Roman"/>
            <w:b/>
            <w:bCs/>
            <w:color w:val="000000"/>
            <w:sz w:val="24"/>
            <w:szCs w:val="24"/>
          </w:rPr>
          <w:t>\</w:t>
        </w:r>
      </w:ins>
    </w:p>
    <w:p w14:paraId="78F680C3" w14:textId="50B3765D" w:rsidR="006A3208" w:rsidRPr="006A3208" w:rsidRDefault="006A3208" w:rsidP="006A3208">
      <w:pPr>
        <w:numPr>
          <w:ilvl w:val="0"/>
          <w:numId w:val="15"/>
        </w:numPr>
        <w:spacing w:after="0" w:line="480" w:lineRule="auto"/>
        <w:rPr>
          <w:rFonts w:ascii="Times New Roman" w:hAnsi="Times New Roman"/>
          <w:color w:val="000000"/>
          <w:sz w:val="24"/>
          <w:szCs w:val="24"/>
        </w:rPr>
      </w:pPr>
      <w:r w:rsidRPr="006A3208">
        <w:rPr>
          <w:rFonts w:ascii="Times New Roman" w:hAnsi="Times New Roman"/>
          <w:color w:val="000000"/>
          <w:sz w:val="24"/>
          <w:szCs w:val="24"/>
        </w:rPr>
        <w:t>Standard 5</w:t>
      </w:r>
      <w:r>
        <w:rPr>
          <w:rFonts w:ascii="Times New Roman" w:hAnsi="Times New Roman"/>
          <w:color w:val="000000"/>
          <w:sz w:val="24"/>
          <w:szCs w:val="24"/>
        </w:rPr>
        <w:t>9</w:t>
      </w:r>
    </w:p>
    <w:p w14:paraId="23B6BB11" w14:textId="769D63C5" w:rsidR="006A3208" w:rsidRPr="006A3208" w:rsidRDefault="006A3208" w:rsidP="006A3208">
      <w:pPr>
        <w:numPr>
          <w:ilvl w:val="0"/>
          <w:numId w:val="15"/>
        </w:numPr>
        <w:spacing w:after="0" w:line="480" w:lineRule="auto"/>
        <w:rPr>
          <w:rFonts w:ascii="Times New Roman" w:hAnsi="Times New Roman"/>
          <w:color w:val="000000"/>
          <w:sz w:val="24"/>
          <w:szCs w:val="24"/>
        </w:rPr>
      </w:pPr>
      <w:r w:rsidRPr="006A3208">
        <w:rPr>
          <w:rFonts w:ascii="Times New Roman" w:hAnsi="Times New Roman"/>
          <w:color w:val="000000"/>
          <w:sz w:val="24"/>
          <w:szCs w:val="24"/>
        </w:rPr>
        <w:t xml:space="preserve">Standard </w:t>
      </w:r>
      <w:r>
        <w:rPr>
          <w:rFonts w:ascii="Times New Roman" w:hAnsi="Times New Roman"/>
          <w:color w:val="000000"/>
          <w:sz w:val="24"/>
          <w:szCs w:val="24"/>
        </w:rPr>
        <w:t>61</w:t>
      </w:r>
    </w:p>
    <w:p w14:paraId="34334954" w14:textId="76EDE6CD" w:rsidR="006A3208" w:rsidRPr="006A3208" w:rsidRDefault="006A3208" w:rsidP="006A3208">
      <w:pPr>
        <w:numPr>
          <w:ilvl w:val="0"/>
          <w:numId w:val="15"/>
        </w:numPr>
        <w:spacing w:after="0" w:line="480" w:lineRule="auto"/>
        <w:rPr>
          <w:rFonts w:ascii="Times New Roman" w:hAnsi="Times New Roman"/>
          <w:color w:val="000000"/>
          <w:sz w:val="24"/>
          <w:szCs w:val="24"/>
        </w:rPr>
      </w:pPr>
      <w:r w:rsidRPr="006A3208">
        <w:rPr>
          <w:rFonts w:ascii="Times New Roman" w:hAnsi="Times New Roman"/>
          <w:color w:val="000000"/>
          <w:sz w:val="24"/>
          <w:szCs w:val="24"/>
        </w:rPr>
        <w:t xml:space="preserve">Standard </w:t>
      </w:r>
      <w:r>
        <w:rPr>
          <w:rFonts w:ascii="Times New Roman" w:hAnsi="Times New Roman"/>
          <w:color w:val="000000"/>
          <w:sz w:val="24"/>
          <w:szCs w:val="24"/>
        </w:rPr>
        <w:t>6</w:t>
      </w:r>
      <w:r w:rsidRPr="006A3208">
        <w:rPr>
          <w:rFonts w:ascii="Times New Roman" w:hAnsi="Times New Roman"/>
          <w:color w:val="000000"/>
          <w:sz w:val="24"/>
          <w:szCs w:val="24"/>
        </w:rPr>
        <w:t>9</w:t>
      </w:r>
    </w:p>
    <w:p w14:paraId="2E90E04D" w14:textId="2A5E17E5" w:rsidR="006A3208" w:rsidRPr="006A3208" w:rsidRDefault="006A3208" w:rsidP="006A3208">
      <w:pPr>
        <w:numPr>
          <w:ilvl w:val="0"/>
          <w:numId w:val="15"/>
        </w:numPr>
        <w:spacing w:after="0" w:line="480" w:lineRule="auto"/>
        <w:rPr>
          <w:rFonts w:ascii="Times New Roman" w:hAnsi="Times New Roman"/>
          <w:color w:val="000000"/>
          <w:sz w:val="24"/>
          <w:szCs w:val="24"/>
        </w:rPr>
      </w:pPr>
      <w:r w:rsidRPr="006A3208">
        <w:rPr>
          <w:rFonts w:ascii="Times New Roman" w:hAnsi="Times New Roman"/>
          <w:color w:val="000000"/>
          <w:sz w:val="24"/>
          <w:szCs w:val="24"/>
        </w:rPr>
        <w:t xml:space="preserve">Standard </w:t>
      </w:r>
      <w:r>
        <w:rPr>
          <w:rFonts w:ascii="Times New Roman" w:hAnsi="Times New Roman"/>
          <w:color w:val="000000"/>
          <w:sz w:val="24"/>
          <w:szCs w:val="24"/>
        </w:rPr>
        <w:t>70</w:t>
      </w:r>
    </w:p>
    <w:p w14:paraId="06F9BA13" w14:textId="77777777" w:rsidR="006A3208" w:rsidRPr="006A3208" w:rsidRDefault="006A3208" w:rsidP="006A3208">
      <w:pPr>
        <w:numPr>
          <w:ilvl w:val="0"/>
          <w:numId w:val="15"/>
        </w:numPr>
        <w:spacing w:after="0" w:line="480" w:lineRule="auto"/>
        <w:rPr>
          <w:rFonts w:ascii="Times New Roman" w:hAnsi="Times New Roman"/>
          <w:color w:val="000000"/>
          <w:sz w:val="24"/>
          <w:szCs w:val="24"/>
        </w:rPr>
      </w:pPr>
      <w:r w:rsidRPr="006A3208">
        <w:rPr>
          <w:rFonts w:ascii="Times New Roman" w:hAnsi="Times New Roman"/>
          <w:color w:val="000000"/>
          <w:sz w:val="24"/>
          <w:szCs w:val="24"/>
        </w:rPr>
        <w:t>Standard 71</w:t>
      </w:r>
    </w:p>
    <w:p w14:paraId="3564250C" w14:textId="661BF24F" w:rsidR="006A3208" w:rsidRPr="006A3208" w:rsidRDefault="006A3208" w:rsidP="006A3208">
      <w:pPr>
        <w:numPr>
          <w:ilvl w:val="0"/>
          <w:numId w:val="15"/>
        </w:numPr>
        <w:spacing w:after="0" w:line="480" w:lineRule="auto"/>
        <w:rPr>
          <w:rFonts w:ascii="Times New Roman" w:hAnsi="Times New Roman"/>
          <w:color w:val="000000"/>
          <w:sz w:val="24"/>
          <w:szCs w:val="24"/>
        </w:rPr>
      </w:pPr>
      <w:r w:rsidRPr="006A3208">
        <w:rPr>
          <w:rFonts w:ascii="Times New Roman" w:hAnsi="Times New Roman"/>
          <w:color w:val="000000"/>
          <w:sz w:val="24"/>
          <w:szCs w:val="24"/>
        </w:rPr>
        <w:t xml:space="preserve">Standard </w:t>
      </w:r>
      <w:r>
        <w:rPr>
          <w:rFonts w:ascii="Times New Roman" w:hAnsi="Times New Roman"/>
          <w:color w:val="000000"/>
          <w:sz w:val="24"/>
          <w:szCs w:val="24"/>
        </w:rPr>
        <w:t>76</w:t>
      </w:r>
    </w:p>
    <w:p w14:paraId="7479C6C5" w14:textId="77777777" w:rsidR="009F19D2" w:rsidRPr="002853FD" w:rsidRDefault="009F19D2" w:rsidP="005A15A6">
      <w:pPr>
        <w:spacing w:after="0" w:line="480" w:lineRule="auto"/>
        <w:rPr>
          <w:rFonts w:ascii="Times New Roman" w:hAnsi="Times New Roman"/>
          <w:color w:val="000000"/>
          <w:sz w:val="24"/>
          <w:szCs w:val="24"/>
        </w:rPr>
      </w:pPr>
    </w:p>
    <w:p w14:paraId="62B40096" w14:textId="77777777" w:rsidR="001E0A4F" w:rsidRPr="00D53B0F" w:rsidRDefault="001E0A4F" w:rsidP="001E0A4F">
      <w:pPr>
        <w:spacing w:after="0" w:line="480" w:lineRule="auto"/>
        <w:rPr>
          <w:ins w:id="7" w:author="Anna Seaman" w:date="2026-08-12T13:07:00Z" w16du:dateUtc="2026-08-12T18:07:00Z"/>
          <w:rFonts w:ascii="Times New Roman" w:eastAsia="Times New Roman" w:hAnsi="Times New Roman"/>
          <w:b/>
          <w:bCs/>
          <w:color w:val="000000"/>
          <w:sz w:val="24"/>
          <w:szCs w:val="24"/>
        </w:rPr>
      </w:pPr>
      <w:bookmarkStart w:id="8" w:name="_Hlk159226159"/>
      <w:ins w:id="9" w:author="Anna Seaman" w:date="2026-08-12T13:07:00Z" w16du:dateUtc="2026-08-12T18:07:00Z">
        <w:r w:rsidRPr="00D53B0F">
          <w:rPr>
            <w:rFonts w:ascii="Times New Roman" w:eastAsia="Times New Roman" w:hAnsi="Times New Roman"/>
            <w:b/>
            <w:bCs/>
            <w:color w:val="000000"/>
            <w:sz w:val="24"/>
            <w:szCs w:val="24"/>
          </w:rPr>
          <w:t>\</w:t>
        </w:r>
        <w:proofErr w:type="spellStart"/>
        <w:r w:rsidRPr="00D53B0F">
          <w:rPr>
            <w:rFonts w:ascii="Times New Roman" w:eastAsia="Times New Roman" w:hAnsi="Times New Roman"/>
            <w:b/>
            <w:bCs/>
            <w:color w:val="000000"/>
            <w:sz w:val="24"/>
            <w:szCs w:val="24"/>
          </w:rPr>
          <w:t>qqBEGIN</w:t>
        </w:r>
        <w:proofErr w:type="spellEnd"/>
        <w:r w:rsidRPr="00D53B0F">
          <w:rPr>
            <w:rFonts w:ascii="Times New Roman" w:eastAsia="Times New Roman" w:hAnsi="Times New Roman"/>
            <w:b/>
            <w:bCs/>
            <w:color w:val="000000"/>
            <w:sz w:val="24"/>
            <w:szCs w:val="24"/>
          </w:rPr>
          <w:t xml:space="preserve"> downloadable content: Button name: Simulation Schedule</w:t>
        </w:r>
      </w:ins>
    </w:p>
    <w:p w14:paraId="2E875F1F" w14:textId="77777777" w:rsidR="001E0A4F" w:rsidRPr="00D53B0F" w:rsidRDefault="001E0A4F" w:rsidP="001E0A4F">
      <w:pPr>
        <w:spacing w:after="0" w:line="480" w:lineRule="auto"/>
        <w:rPr>
          <w:ins w:id="10" w:author="Anna Seaman" w:date="2026-08-12T13:07:00Z" w16du:dateUtc="2026-08-12T18:07:00Z"/>
          <w:rFonts w:ascii="Times New Roman" w:eastAsia="Times New Roman" w:hAnsi="Times New Roman"/>
          <w:color w:val="000000"/>
          <w:sz w:val="24"/>
          <w:szCs w:val="24"/>
        </w:rPr>
      </w:pPr>
      <w:bookmarkStart w:id="11" w:name="_Hlk212729287"/>
      <w:ins w:id="12" w:author="Anna Seaman" w:date="2026-08-12T13:07:00Z" w16du:dateUtc="2026-08-12T18:07:00Z">
        <w:r w:rsidRPr="00156A5A">
          <w:rPr>
            <w:rFonts w:ascii="Times New Roman" w:eastAsia="Times New Roman" w:hAnsi="Times New Roman"/>
            <w:color w:val="000000"/>
            <w:sz w:val="24"/>
            <w:szCs w:val="24"/>
          </w:rPr>
          <w:t>&lt;</w:t>
        </w:r>
        <w:r w:rsidRPr="00D53B0F">
          <w:rPr>
            <w:rFonts w:ascii="Times New Roman" w:eastAsia="Times New Roman" w:hAnsi="Times New Roman"/>
            <w:color w:val="000000"/>
            <w:sz w:val="24"/>
            <w:szCs w:val="24"/>
          </w:rPr>
          <w:t>title</w:t>
        </w:r>
        <w:r w:rsidRPr="00156A5A">
          <w:rPr>
            <w:rFonts w:ascii="Times New Roman" w:eastAsia="Times New Roman" w:hAnsi="Times New Roman"/>
            <w:color w:val="000000"/>
            <w:sz w:val="24"/>
            <w:szCs w:val="24"/>
          </w:rPr>
          <w:t>&gt;</w:t>
        </w:r>
        <w:r w:rsidRPr="00D53B0F">
          <w:rPr>
            <w:rFonts w:ascii="Times New Roman" w:eastAsia="Times New Roman" w:hAnsi="Times New Roman"/>
            <w:color w:val="000000"/>
            <w:sz w:val="24"/>
            <w:szCs w:val="24"/>
          </w:rPr>
          <w:t>Simulation Schedule</w:t>
        </w:r>
      </w:ins>
    </w:p>
    <w:bookmarkEnd w:id="11"/>
    <w:p w14:paraId="50B9ADAB" w14:textId="469FF4D0" w:rsidR="009F19D2" w:rsidRPr="002853FD" w:rsidDel="001E0A4F" w:rsidRDefault="009F19D2" w:rsidP="005A15A6">
      <w:pPr>
        <w:spacing w:after="0" w:line="480" w:lineRule="auto"/>
        <w:rPr>
          <w:del w:id="13" w:author="Anna Seaman" w:date="2026-08-12T13:07:00Z" w16du:dateUtc="2026-08-12T18:07:00Z"/>
          <w:rFonts w:ascii="Times New Roman" w:hAnsi="Times New Roman"/>
          <w:b/>
          <w:bCs/>
          <w:color w:val="000000"/>
          <w:sz w:val="24"/>
        </w:rPr>
      </w:pPr>
      <w:del w:id="14" w:author="Anna Seaman" w:date="2026-08-12T13:07:00Z" w16du:dateUtc="2026-08-12T18:07:00Z">
        <w:r w:rsidRPr="002853FD" w:rsidDel="001E0A4F">
          <w:rPr>
            <w:rFonts w:ascii="Times New Roman" w:hAnsi="Times New Roman"/>
            <w:b/>
            <w:bCs/>
            <w:color w:val="000000"/>
            <w:sz w:val="24"/>
          </w:rPr>
          <w:delText>\qqBEGIN downloadable content\</w:delText>
        </w:r>
      </w:del>
    </w:p>
    <w:p w14:paraId="2C2628E4" w14:textId="787FEFD4" w:rsidR="00FC7E2A" w:rsidRPr="002853FD" w:rsidRDefault="00FC7E2A" w:rsidP="001E0A4F">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&lt;b&gt;Time</w:t>
      </w:r>
      <w:r w:rsidR="00E13A54">
        <w:rPr>
          <w:rFonts w:ascii="Times New Roman" w:hAnsi="Times New Roman"/>
          <w:color w:val="000000"/>
          <w:sz w:val="24"/>
          <w:szCs w:val="24"/>
        </w:rPr>
        <w:t xml:space="preserve"> F</w:t>
      </w:r>
      <w:r w:rsidRPr="002853FD">
        <w:rPr>
          <w:rFonts w:ascii="Times New Roman" w:hAnsi="Times New Roman"/>
          <w:color w:val="000000"/>
          <w:sz w:val="24"/>
          <w:szCs w:val="24"/>
        </w:rPr>
        <w:t>rame for Simulation</w:t>
      </w:r>
    </w:p>
    <w:bookmarkEnd w:id="8"/>
    <w:p w14:paraId="7B596C6C" w14:textId="507191EE" w:rsidR="009F19D2" w:rsidRDefault="006A3208" w:rsidP="006A3208">
      <w:pPr>
        <w:spacing w:after="0" w:line="480" w:lineRule="auto"/>
        <w:rPr>
          <w:rFonts w:ascii="Times New Roman" w:hAnsi="Times New Roman"/>
          <w:color w:val="000000"/>
          <w:sz w:val="24"/>
          <w:szCs w:val="24"/>
        </w:rPr>
      </w:pPr>
      <w:r w:rsidRPr="006A3208">
        <w:rPr>
          <w:rFonts w:ascii="Times New Roman" w:hAnsi="Times New Roman"/>
          <w:color w:val="000000"/>
          <w:sz w:val="24"/>
          <w:szCs w:val="24"/>
        </w:rPr>
        <w:t>Each situation is seven minutes total plus up to three minutes transition time, depending on needs of the standardized patient (SP) and situation. One minute will be allotted for entry information, four minutes to gather a history, two minutes to relay information back to the lead HCP, and three minutes for transition.</w:t>
      </w:r>
    </w:p>
    <w:p w14:paraId="5E057D4C" w14:textId="77777777" w:rsidR="006A3208" w:rsidRPr="002853FD" w:rsidRDefault="006A3208" w:rsidP="006A3208">
      <w:pPr>
        <w:spacing w:after="0" w:line="480" w:lineRule="auto"/>
        <w:rPr>
          <w:rFonts w:ascii="Times New Roman" w:hAnsi="Times New Roman"/>
          <w:color w:val="000000"/>
          <w:sz w:val="24"/>
          <w:szCs w:val="24"/>
        </w:rPr>
      </w:pPr>
    </w:p>
    <w:p w14:paraId="55D01E45" w14:textId="1504FC8D" w:rsidR="00FC7E2A" w:rsidRPr="002853FD" w:rsidRDefault="00FC7E2A"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&lt;b&gt;Schedule Notes</w:t>
      </w:r>
    </w:p>
    <w:p w14:paraId="0EA56C4C" w14:textId="169ED2CD" w:rsidR="00FC7E2A" w:rsidRPr="002853FD" w:rsidRDefault="00FC7E2A"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Different stations may move </w:t>
      </w:r>
      <w:r w:rsidR="00E13A54">
        <w:rPr>
          <w:rFonts w:ascii="Times New Roman" w:hAnsi="Times New Roman"/>
          <w:color w:val="000000"/>
          <w:sz w:val="24"/>
          <w:szCs w:val="24"/>
        </w:rPr>
        <w:t>more quickly</w:t>
      </w:r>
      <w:r w:rsidR="00E13A54"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because there is less reset for the SP. </w:t>
      </w:r>
      <w:r>
        <w:rPr>
          <w:rFonts w:ascii="Times New Roman" w:hAnsi="Times New Roman"/>
          <w:color w:val="000000"/>
          <w:sz w:val="24"/>
          <w:szCs w:val="24"/>
        </w:rPr>
        <w:t xml:space="preserve">This description refers to </w:t>
      </w:r>
      <w:r w:rsidR="002B6067">
        <w:rPr>
          <w:rFonts w:ascii="Times New Roman" w:hAnsi="Times New Roman"/>
          <w:color w:val="000000"/>
          <w:sz w:val="24"/>
          <w:szCs w:val="24"/>
        </w:rPr>
        <w:t>four</w:t>
      </w:r>
      <w:r>
        <w:rPr>
          <w:rFonts w:ascii="Times New Roman" w:hAnsi="Times New Roman"/>
          <w:color w:val="000000"/>
          <w:sz w:val="24"/>
          <w:szCs w:val="24"/>
        </w:rPr>
        <w:t xml:space="preserve"> situation</w:t>
      </w:r>
      <w:r w:rsidR="0020747B" w:rsidRPr="002853FD">
        <w:rPr>
          <w:rFonts w:ascii="Times New Roman" w:hAnsi="Times New Roman"/>
          <w:color w:val="000000"/>
          <w:sz w:val="24"/>
          <w:szCs w:val="24"/>
        </w:rPr>
        <w:t>s,</w:t>
      </w:r>
      <w:r w:rsidR="00FE01EC" w:rsidRPr="002853FD">
        <w:rPr>
          <w:rFonts w:ascii="Times New Roman" w:hAnsi="Times New Roman"/>
          <w:color w:val="000000"/>
          <w:sz w:val="24"/>
          <w:szCs w:val="24"/>
        </w:rPr>
        <w:t xml:space="preserve"> but y</w:t>
      </w:r>
      <w:r>
        <w:rPr>
          <w:rFonts w:ascii="Times New Roman" w:hAnsi="Times New Roman"/>
          <w:color w:val="000000"/>
          <w:sz w:val="24"/>
          <w:szCs w:val="24"/>
        </w:rPr>
        <w:t xml:space="preserve">ou can choose to offer </w:t>
      </w:r>
      <w:r w:rsidR="00E13A54" w:rsidRPr="00391583">
        <w:rPr>
          <w:rFonts w:ascii="Times New Roman" w:hAnsi="Times New Roman"/>
          <w:color w:val="000000"/>
          <w:sz w:val="24"/>
          <w:szCs w:val="24"/>
        </w:rPr>
        <w:t xml:space="preserve">fewer </w:t>
      </w:r>
      <w:r w:rsidRPr="00391583">
        <w:rPr>
          <w:rFonts w:ascii="Times New Roman" w:hAnsi="Times New Roman"/>
          <w:color w:val="000000"/>
          <w:sz w:val="24"/>
          <w:szCs w:val="24"/>
        </w:rPr>
        <w:t>than</w:t>
      </w:r>
      <w:r>
        <w:rPr>
          <w:rFonts w:ascii="Times New Roman" w:hAnsi="Times New Roman"/>
          <w:color w:val="000000"/>
          <w:sz w:val="24"/>
          <w:szCs w:val="24"/>
        </w:rPr>
        <w:t xml:space="preserve"> </w:t>
      </w:r>
      <w:r w:rsidR="002B6067">
        <w:rPr>
          <w:rFonts w:ascii="Times New Roman" w:hAnsi="Times New Roman"/>
          <w:color w:val="000000"/>
          <w:sz w:val="24"/>
          <w:szCs w:val="24"/>
        </w:rPr>
        <w:t>four</w:t>
      </w:r>
      <w:r>
        <w:rPr>
          <w:rFonts w:ascii="Times New Roman" w:hAnsi="Times New Roman"/>
          <w:color w:val="000000"/>
          <w:sz w:val="24"/>
          <w:szCs w:val="24"/>
        </w:rPr>
        <w:t xml:space="preserve"> or add others.</w:t>
      </w:r>
    </w:p>
    <w:p w14:paraId="716D50F7" w14:textId="77777777" w:rsidR="009F19D2" w:rsidRPr="002853FD" w:rsidRDefault="009F19D2" w:rsidP="005A15A6">
      <w:pPr>
        <w:spacing w:after="0" w:line="480" w:lineRule="auto"/>
        <w:rPr>
          <w:rFonts w:ascii="Times New Roman" w:hAnsi="Times New Roman"/>
          <w:color w:val="000000"/>
          <w:sz w:val="24"/>
          <w:szCs w:val="24"/>
        </w:rPr>
      </w:pPr>
    </w:p>
    <w:p w14:paraId="25634114" w14:textId="77777777" w:rsidR="000E231E" w:rsidRPr="002853FD" w:rsidRDefault="000E231E" w:rsidP="005A15A6">
      <w:pPr>
        <w:spacing w:after="0" w:line="480" w:lineRule="auto"/>
        <w:rPr>
          <w:rFonts w:ascii="Times New Roman" w:eastAsia="Times New Roman" w:hAnsi="Times New Roman"/>
          <w:color w:val="000000"/>
          <w:sz w:val="24"/>
          <w:szCs w:val="24"/>
        </w:rPr>
      </w:pPr>
      <w:r w:rsidRPr="002853FD">
        <w:rPr>
          <w:rFonts w:ascii="Times New Roman" w:eastAsia="Times New Roman" w:hAnsi="Times New Roman"/>
          <w:color w:val="000000"/>
          <w:sz w:val="24"/>
          <w:szCs w:val="24"/>
        </w:rPr>
        <w:t>&lt;b&gt;Sample Simulation Schedule</w:t>
      </w:r>
    </w:p>
    <w:p w14:paraId="5583B2E3" w14:textId="6609BEDD" w:rsidR="00FC7E2A" w:rsidRPr="002853FD" w:rsidRDefault="00EC67CA" w:rsidP="005A15A6">
      <w:pPr>
        <w:spacing w:after="0" w:line="480" w:lineRule="auto"/>
        <w:rPr>
          <w:rFonts w:ascii="Times New Roman" w:hAnsi="Times New Roman"/>
          <w:color w:val="000000"/>
          <w:sz w:val="24"/>
          <w:szCs w:val="24"/>
        </w:rPr>
      </w:pPr>
      <w:r w:rsidRPr="00391583">
        <w:rPr>
          <w:rFonts w:ascii="Times New Roman" w:hAnsi="Times New Roman"/>
          <w:color w:val="000000"/>
          <w:sz w:val="24"/>
          <w:szCs w:val="24"/>
        </w:rPr>
        <w:lastRenderedPageBreak/>
        <w:t xml:space="preserve">A </w:t>
      </w:r>
      <w:r w:rsidR="000253CC" w:rsidRPr="00391583">
        <w:rPr>
          <w:rFonts w:ascii="Times New Roman" w:hAnsi="Times New Roman"/>
          <w:color w:val="000000"/>
          <w:sz w:val="24"/>
          <w:szCs w:val="24"/>
        </w:rPr>
        <w:t>110-minute</w:t>
      </w:r>
      <w:r w:rsidR="000253CC">
        <w:rPr>
          <w:rFonts w:ascii="Times New Roman" w:hAnsi="Times New Roman"/>
          <w:color w:val="000000"/>
          <w:sz w:val="24"/>
          <w:szCs w:val="24"/>
        </w:rPr>
        <w:t xml:space="preserve"> class with </w:t>
      </w:r>
      <w:r w:rsidR="001B08B6">
        <w:rPr>
          <w:rFonts w:ascii="Times New Roman" w:hAnsi="Times New Roman"/>
          <w:color w:val="000000"/>
          <w:sz w:val="24"/>
          <w:szCs w:val="24"/>
        </w:rPr>
        <w:t>three</w:t>
      </w:r>
      <w:r w:rsidR="000253CC">
        <w:rPr>
          <w:rFonts w:ascii="Times New Roman" w:hAnsi="Times New Roman"/>
          <w:color w:val="000000"/>
          <w:sz w:val="24"/>
          <w:szCs w:val="24"/>
        </w:rPr>
        <w:t xml:space="preserve"> situations per student</w:t>
      </w:r>
    </w:p>
    <w:tbl>
      <w:tblPr>
        <w:tblStyle w:val="TableGrid"/>
        <w:tblW w:w="5000" w:type="pct"/>
        <w:tblLook w:val="04A0" w:firstRow="1" w:lastRow="0" w:firstColumn="1" w:lastColumn="0" w:noHBand="0" w:noVBand="1"/>
      </w:tblPr>
      <w:tblGrid>
        <w:gridCol w:w="1548"/>
        <w:gridCol w:w="2007"/>
        <w:gridCol w:w="2007"/>
        <w:gridCol w:w="2007"/>
        <w:gridCol w:w="2007"/>
      </w:tblGrid>
      <w:tr w:rsidR="005A15A6" w:rsidRPr="002853FD" w14:paraId="58EAF997" w14:textId="77777777" w:rsidTr="006A3208">
        <w:trPr>
          <w:trHeight w:val="300"/>
        </w:trPr>
        <w:tc>
          <w:tcPr>
            <w:tcW w:w="1548" w:type="dxa"/>
            <w:shd w:val="clear" w:color="auto" w:fill="A73023"/>
            <w:vAlign w:val="center"/>
          </w:tcPr>
          <w:p w14:paraId="105C366D" w14:textId="3301C85E"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Times New Roman" w:eastAsia="Times New Roman" w:hAnsi="Times New Roman"/>
                <w:b/>
                <w:bCs/>
                <w:color w:val="FFFFFF" w:themeColor="background1"/>
                <w:sz w:val="24"/>
                <w:szCs w:val="24"/>
              </w:rPr>
              <w:t>TIME</w:t>
            </w:r>
          </w:p>
        </w:tc>
        <w:tc>
          <w:tcPr>
            <w:tcW w:w="2007" w:type="dxa"/>
            <w:shd w:val="clear" w:color="auto" w:fill="A73023"/>
            <w:vAlign w:val="center"/>
          </w:tcPr>
          <w:p w14:paraId="2E5EEED3" w14:textId="05F713F1"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Times New Roman" w:eastAsia="Times New Roman" w:hAnsi="Times New Roman"/>
                <w:b/>
                <w:bCs/>
                <w:color w:val="FFFFFF" w:themeColor="background1"/>
                <w:sz w:val="24"/>
                <w:szCs w:val="24"/>
              </w:rPr>
              <w:t>LOCATION A</w:t>
            </w:r>
          </w:p>
        </w:tc>
        <w:tc>
          <w:tcPr>
            <w:tcW w:w="2007" w:type="dxa"/>
            <w:shd w:val="clear" w:color="auto" w:fill="A73023"/>
            <w:vAlign w:val="center"/>
          </w:tcPr>
          <w:p w14:paraId="13771188" w14:textId="01F9BD85"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Times New Roman" w:eastAsia="Times New Roman" w:hAnsi="Times New Roman"/>
                <w:b/>
                <w:bCs/>
                <w:color w:val="FFFFFF" w:themeColor="background1"/>
                <w:sz w:val="24"/>
                <w:szCs w:val="24"/>
              </w:rPr>
              <w:t>LOCATION B</w:t>
            </w:r>
          </w:p>
        </w:tc>
        <w:tc>
          <w:tcPr>
            <w:tcW w:w="2007" w:type="dxa"/>
            <w:shd w:val="clear" w:color="auto" w:fill="A73023"/>
            <w:vAlign w:val="center"/>
          </w:tcPr>
          <w:p w14:paraId="565431E4" w14:textId="3B820257"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Times New Roman" w:eastAsia="Times New Roman" w:hAnsi="Times New Roman"/>
                <w:b/>
                <w:bCs/>
                <w:color w:val="FFFFFF" w:themeColor="background1"/>
                <w:sz w:val="24"/>
                <w:szCs w:val="24"/>
              </w:rPr>
              <w:t>LOCATION C</w:t>
            </w:r>
          </w:p>
        </w:tc>
        <w:tc>
          <w:tcPr>
            <w:tcW w:w="2007" w:type="dxa"/>
            <w:shd w:val="clear" w:color="auto" w:fill="A73023"/>
            <w:vAlign w:val="center"/>
          </w:tcPr>
          <w:p w14:paraId="7EC0B82E" w14:textId="7B6C2B1D" w:rsidR="68A9330A" w:rsidRPr="006A3208" w:rsidRDefault="006A3208" w:rsidP="006A3208">
            <w:pPr>
              <w:spacing w:after="0" w:line="480" w:lineRule="auto"/>
              <w:jc w:val="center"/>
              <w:rPr>
                <w:rFonts w:ascii="Times New Roman" w:eastAsia="Times New Roman" w:hAnsi="Times New Roman"/>
                <w:b/>
                <w:bCs/>
                <w:color w:val="FFFFFF" w:themeColor="background1"/>
                <w:sz w:val="24"/>
                <w:szCs w:val="24"/>
              </w:rPr>
            </w:pPr>
            <w:r w:rsidRPr="006A3208">
              <w:rPr>
                <w:rFonts w:ascii="Times New Roman" w:eastAsia="Times New Roman" w:hAnsi="Times New Roman"/>
                <w:b/>
                <w:bCs/>
                <w:color w:val="FFFFFF" w:themeColor="background1"/>
                <w:sz w:val="24"/>
                <w:szCs w:val="24"/>
              </w:rPr>
              <w:t>LOCATION D</w:t>
            </w:r>
          </w:p>
        </w:tc>
      </w:tr>
      <w:tr w:rsidR="005A15A6" w:rsidRPr="002853FD" w14:paraId="406D4524" w14:textId="77777777" w:rsidTr="006A3208">
        <w:trPr>
          <w:trHeight w:val="300"/>
        </w:trPr>
        <w:tc>
          <w:tcPr>
            <w:tcW w:w="1548" w:type="dxa"/>
            <w:vAlign w:val="center"/>
          </w:tcPr>
          <w:p w14:paraId="59AF0B00" w14:textId="594292F6"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10</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30-10</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37</w:t>
            </w:r>
          </w:p>
        </w:tc>
        <w:tc>
          <w:tcPr>
            <w:tcW w:w="2007" w:type="dxa"/>
            <w:vAlign w:val="center"/>
          </w:tcPr>
          <w:p w14:paraId="67DE898C" w14:textId="53D215B9"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4</w:t>
            </w:r>
          </w:p>
        </w:tc>
        <w:tc>
          <w:tcPr>
            <w:tcW w:w="2007" w:type="dxa"/>
            <w:vAlign w:val="center"/>
          </w:tcPr>
          <w:p w14:paraId="7501D131" w14:textId="14DC5429"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13</w:t>
            </w:r>
          </w:p>
        </w:tc>
        <w:tc>
          <w:tcPr>
            <w:tcW w:w="2007" w:type="dxa"/>
            <w:vAlign w:val="center"/>
          </w:tcPr>
          <w:p w14:paraId="6A60D81E" w14:textId="3C04EE69"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10</w:t>
            </w:r>
          </w:p>
        </w:tc>
        <w:tc>
          <w:tcPr>
            <w:tcW w:w="2007" w:type="dxa"/>
            <w:vAlign w:val="center"/>
          </w:tcPr>
          <w:p w14:paraId="4DEF8CBA" w14:textId="4C1BA3E7"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2</w:t>
            </w:r>
          </w:p>
        </w:tc>
      </w:tr>
      <w:tr w:rsidR="005A15A6" w:rsidRPr="002853FD" w14:paraId="6915B0E3" w14:textId="77777777" w:rsidTr="006A3208">
        <w:trPr>
          <w:trHeight w:val="300"/>
        </w:trPr>
        <w:tc>
          <w:tcPr>
            <w:tcW w:w="1548" w:type="dxa"/>
            <w:vAlign w:val="center"/>
          </w:tcPr>
          <w:p w14:paraId="69AA3C3E" w14:textId="445DAFB7"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10</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40-10</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47</w:t>
            </w:r>
          </w:p>
        </w:tc>
        <w:tc>
          <w:tcPr>
            <w:tcW w:w="2007" w:type="dxa"/>
            <w:vAlign w:val="center"/>
          </w:tcPr>
          <w:p w14:paraId="57D77D77" w14:textId="5BBC5B06"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3</w:t>
            </w:r>
          </w:p>
        </w:tc>
        <w:tc>
          <w:tcPr>
            <w:tcW w:w="2007" w:type="dxa"/>
            <w:vAlign w:val="center"/>
          </w:tcPr>
          <w:p w14:paraId="36DD5059" w14:textId="6C126CB7"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9</w:t>
            </w:r>
          </w:p>
        </w:tc>
        <w:tc>
          <w:tcPr>
            <w:tcW w:w="2007" w:type="dxa"/>
            <w:vAlign w:val="center"/>
          </w:tcPr>
          <w:p w14:paraId="6F0877EA" w14:textId="7D25FBC6"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11</w:t>
            </w:r>
          </w:p>
        </w:tc>
        <w:tc>
          <w:tcPr>
            <w:tcW w:w="2007" w:type="dxa"/>
            <w:vAlign w:val="center"/>
          </w:tcPr>
          <w:p w14:paraId="0AAFAE69" w14:textId="7A5F883D"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12</w:t>
            </w:r>
          </w:p>
        </w:tc>
      </w:tr>
      <w:tr w:rsidR="005A15A6" w:rsidRPr="002853FD" w14:paraId="15A7BE7A" w14:textId="77777777" w:rsidTr="006A3208">
        <w:trPr>
          <w:trHeight w:val="300"/>
        </w:trPr>
        <w:tc>
          <w:tcPr>
            <w:tcW w:w="1548" w:type="dxa"/>
            <w:vAlign w:val="center"/>
          </w:tcPr>
          <w:p w14:paraId="133B51A9" w14:textId="16F48D87"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10</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50-10</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57</w:t>
            </w:r>
          </w:p>
        </w:tc>
        <w:tc>
          <w:tcPr>
            <w:tcW w:w="2007" w:type="dxa"/>
            <w:vAlign w:val="center"/>
          </w:tcPr>
          <w:p w14:paraId="4D3C6921" w14:textId="001F30F2"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5</w:t>
            </w:r>
          </w:p>
        </w:tc>
        <w:tc>
          <w:tcPr>
            <w:tcW w:w="2007" w:type="dxa"/>
            <w:vAlign w:val="center"/>
          </w:tcPr>
          <w:p w14:paraId="4C45865D" w14:textId="2706309C"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8</w:t>
            </w:r>
          </w:p>
        </w:tc>
        <w:tc>
          <w:tcPr>
            <w:tcW w:w="2007" w:type="dxa"/>
            <w:vAlign w:val="center"/>
          </w:tcPr>
          <w:p w14:paraId="17AA2A09" w14:textId="1A7A9C2F"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7</w:t>
            </w:r>
          </w:p>
        </w:tc>
        <w:tc>
          <w:tcPr>
            <w:tcW w:w="2007" w:type="dxa"/>
            <w:vAlign w:val="center"/>
          </w:tcPr>
          <w:p w14:paraId="79FF4DB9" w14:textId="07336125"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14</w:t>
            </w:r>
          </w:p>
        </w:tc>
      </w:tr>
      <w:tr w:rsidR="005A15A6" w:rsidRPr="002853FD" w14:paraId="286E09AA" w14:textId="77777777" w:rsidTr="006A3208">
        <w:trPr>
          <w:trHeight w:val="300"/>
        </w:trPr>
        <w:tc>
          <w:tcPr>
            <w:tcW w:w="1548" w:type="dxa"/>
            <w:vAlign w:val="center"/>
          </w:tcPr>
          <w:p w14:paraId="04031A68" w14:textId="416CA4DE"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00-11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07</w:t>
            </w:r>
          </w:p>
        </w:tc>
        <w:tc>
          <w:tcPr>
            <w:tcW w:w="2007" w:type="dxa"/>
            <w:vAlign w:val="center"/>
          </w:tcPr>
          <w:p w14:paraId="0FD601F4" w14:textId="622B9D9C"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6</w:t>
            </w:r>
          </w:p>
        </w:tc>
        <w:tc>
          <w:tcPr>
            <w:tcW w:w="2007" w:type="dxa"/>
            <w:vAlign w:val="center"/>
          </w:tcPr>
          <w:p w14:paraId="1E5FC85D" w14:textId="0A02F196"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w:t>
            </w:r>
          </w:p>
        </w:tc>
        <w:tc>
          <w:tcPr>
            <w:tcW w:w="2007" w:type="dxa"/>
            <w:vAlign w:val="center"/>
          </w:tcPr>
          <w:p w14:paraId="074F99F8" w14:textId="5188DAB4"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12</w:t>
            </w:r>
          </w:p>
        </w:tc>
        <w:tc>
          <w:tcPr>
            <w:tcW w:w="2007" w:type="dxa"/>
            <w:vAlign w:val="center"/>
          </w:tcPr>
          <w:p w14:paraId="6F723288" w14:textId="60612B3B"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14</w:t>
            </w:r>
          </w:p>
        </w:tc>
      </w:tr>
      <w:tr w:rsidR="005A15A6" w:rsidRPr="002853FD" w14:paraId="593FE1CA" w14:textId="77777777" w:rsidTr="006A3208">
        <w:trPr>
          <w:trHeight w:val="300"/>
        </w:trPr>
        <w:tc>
          <w:tcPr>
            <w:tcW w:w="1548" w:type="dxa"/>
            <w:vAlign w:val="center"/>
          </w:tcPr>
          <w:p w14:paraId="2269A8A6" w14:textId="675ED1F4"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10-11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17</w:t>
            </w:r>
          </w:p>
        </w:tc>
        <w:tc>
          <w:tcPr>
            <w:tcW w:w="2007" w:type="dxa"/>
            <w:vAlign w:val="center"/>
          </w:tcPr>
          <w:p w14:paraId="4AF7AB49" w14:textId="31B6F3A4"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3</w:t>
            </w:r>
          </w:p>
        </w:tc>
        <w:tc>
          <w:tcPr>
            <w:tcW w:w="2007" w:type="dxa"/>
            <w:vAlign w:val="center"/>
          </w:tcPr>
          <w:p w14:paraId="40A9A5C2" w14:textId="6BA64860"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13</w:t>
            </w:r>
          </w:p>
        </w:tc>
        <w:tc>
          <w:tcPr>
            <w:tcW w:w="2007" w:type="dxa"/>
            <w:vAlign w:val="center"/>
          </w:tcPr>
          <w:p w14:paraId="07C0CDD3" w14:textId="2F16EB38"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2</w:t>
            </w:r>
          </w:p>
        </w:tc>
        <w:tc>
          <w:tcPr>
            <w:tcW w:w="2007" w:type="dxa"/>
            <w:vAlign w:val="center"/>
          </w:tcPr>
          <w:p w14:paraId="345602BE" w14:textId="3025744C"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6</w:t>
            </w:r>
          </w:p>
        </w:tc>
      </w:tr>
      <w:tr w:rsidR="005A15A6" w:rsidRPr="002853FD" w14:paraId="10E32AC4" w14:textId="77777777" w:rsidTr="006A3208">
        <w:trPr>
          <w:trHeight w:val="300"/>
        </w:trPr>
        <w:tc>
          <w:tcPr>
            <w:tcW w:w="1548" w:type="dxa"/>
            <w:vAlign w:val="center"/>
          </w:tcPr>
          <w:p w14:paraId="0444A467" w14:textId="1A93BC3A"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20-11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27</w:t>
            </w:r>
          </w:p>
        </w:tc>
        <w:tc>
          <w:tcPr>
            <w:tcW w:w="2007" w:type="dxa"/>
            <w:vAlign w:val="center"/>
          </w:tcPr>
          <w:p w14:paraId="6761DE3B" w14:textId="040DF6C0"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9</w:t>
            </w:r>
          </w:p>
        </w:tc>
        <w:tc>
          <w:tcPr>
            <w:tcW w:w="2007" w:type="dxa"/>
            <w:vAlign w:val="center"/>
          </w:tcPr>
          <w:p w14:paraId="3F67C75B" w14:textId="043BFD37"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11</w:t>
            </w:r>
          </w:p>
        </w:tc>
        <w:tc>
          <w:tcPr>
            <w:tcW w:w="2007" w:type="dxa"/>
            <w:vAlign w:val="center"/>
          </w:tcPr>
          <w:p w14:paraId="366B19A1" w14:textId="3A1B97B7"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10</w:t>
            </w:r>
          </w:p>
        </w:tc>
        <w:tc>
          <w:tcPr>
            <w:tcW w:w="2007" w:type="dxa"/>
            <w:vAlign w:val="center"/>
          </w:tcPr>
          <w:p w14:paraId="0DBBB92B" w14:textId="7E40F385"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w:t>
            </w:r>
          </w:p>
        </w:tc>
      </w:tr>
      <w:tr w:rsidR="005A15A6" w:rsidRPr="002853FD" w14:paraId="781B8063" w14:textId="77777777" w:rsidTr="006A3208">
        <w:trPr>
          <w:trHeight w:val="300"/>
        </w:trPr>
        <w:tc>
          <w:tcPr>
            <w:tcW w:w="1548" w:type="dxa"/>
            <w:vAlign w:val="center"/>
          </w:tcPr>
          <w:p w14:paraId="685D0E93" w14:textId="4CA53663"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30-11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37</w:t>
            </w:r>
          </w:p>
        </w:tc>
        <w:tc>
          <w:tcPr>
            <w:tcW w:w="2007" w:type="dxa"/>
            <w:vAlign w:val="center"/>
          </w:tcPr>
          <w:p w14:paraId="58B58FD3" w14:textId="52E012C6"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7</w:t>
            </w:r>
          </w:p>
        </w:tc>
        <w:tc>
          <w:tcPr>
            <w:tcW w:w="2007" w:type="dxa"/>
            <w:vAlign w:val="center"/>
          </w:tcPr>
          <w:p w14:paraId="0A8C2CF2" w14:textId="361CE469"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8</w:t>
            </w:r>
          </w:p>
        </w:tc>
        <w:tc>
          <w:tcPr>
            <w:tcW w:w="2007" w:type="dxa"/>
            <w:vAlign w:val="center"/>
          </w:tcPr>
          <w:p w14:paraId="0CEB20A8" w14:textId="480328D7"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4</w:t>
            </w:r>
          </w:p>
        </w:tc>
        <w:tc>
          <w:tcPr>
            <w:tcW w:w="2007" w:type="dxa"/>
            <w:vAlign w:val="center"/>
          </w:tcPr>
          <w:p w14:paraId="1F2717A7" w14:textId="34E66B95"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5</w:t>
            </w:r>
          </w:p>
        </w:tc>
      </w:tr>
      <w:tr w:rsidR="005A15A6" w:rsidRPr="002853FD" w14:paraId="14AB6BF9" w14:textId="77777777" w:rsidTr="006A3208">
        <w:trPr>
          <w:trHeight w:val="300"/>
        </w:trPr>
        <w:tc>
          <w:tcPr>
            <w:tcW w:w="1548" w:type="dxa"/>
            <w:vAlign w:val="center"/>
          </w:tcPr>
          <w:p w14:paraId="1494316F" w14:textId="43D7983D"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40-11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47</w:t>
            </w:r>
          </w:p>
        </w:tc>
        <w:tc>
          <w:tcPr>
            <w:tcW w:w="2007" w:type="dxa"/>
            <w:vAlign w:val="center"/>
          </w:tcPr>
          <w:p w14:paraId="76445458" w14:textId="529DE38F"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11</w:t>
            </w:r>
          </w:p>
        </w:tc>
        <w:tc>
          <w:tcPr>
            <w:tcW w:w="2007" w:type="dxa"/>
            <w:vAlign w:val="center"/>
          </w:tcPr>
          <w:p w14:paraId="05C95C86" w14:textId="0FF6B22F"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12</w:t>
            </w:r>
          </w:p>
        </w:tc>
        <w:tc>
          <w:tcPr>
            <w:tcW w:w="2007" w:type="dxa"/>
            <w:vAlign w:val="center"/>
          </w:tcPr>
          <w:p w14:paraId="6731E8E5" w14:textId="7BEFB49D"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2</w:t>
            </w:r>
          </w:p>
        </w:tc>
        <w:tc>
          <w:tcPr>
            <w:tcW w:w="2007" w:type="dxa"/>
            <w:vAlign w:val="center"/>
          </w:tcPr>
          <w:p w14:paraId="3427FD3E" w14:textId="73B3BD24"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4</w:t>
            </w:r>
          </w:p>
        </w:tc>
      </w:tr>
      <w:tr w:rsidR="005A15A6" w:rsidRPr="002853FD" w14:paraId="210B5B9C" w14:textId="77777777" w:rsidTr="006A3208">
        <w:trPr>
          <w:trHeight w:val="300"/>
        </w:trPr>
        <w:tc>
          <w:tcPr>
            <w:tcW w:w="1548" w:type="dxa"/>
            <w:vAlign w:val="center"/>
          </w:tcPr>
          <w:p w14:paraId="671B681D" w14:textId="1EF86B66"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50-11</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57</w:t>
            </w:r>
          </w:p>
        </w:tc>
        <w:tc>
          <w:tcPr>
            <w:tcW w:w="2007" w:type="dxa"/>
            <w:vAlign w:val="center"/>
          </w:tcPr>
          <w:p w14:paraId="25779820" w14:textId="61A83119"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5</w:t>
            </w:r>
          </w:p>
        </w:tc>
        <w:tc>
          <w:tcPr>
            <w:tcW w:w="2007" w:type="dxa"/>
            <w:vAlign w:val="center"/>
          </w:tcPr>
          <w:p w14:paraId="39A775F6" w14:textId="09695EC9"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14</w:t>
            </w:r>
          </w:p>
        </w:tc>
        <w:tc>
          <w:tcPr>
            <w:tcW w:w="2007" w:type="dxa"/>
            <w:vAlign w:val="center"/>
          </w:tcPr>
          <w:p w14:paraId="5F74CAE0" w14:textId="64B437F6"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9</w:t>
            </w:r>
          </w:p>
        </w:tc>
        <w:tc>
          <w:tcPr>
            <w:tcW w:w="2007" w:type="dxa"/>
            <w:vAlign w:val="center"/>
          </w:tcPr>
          <w:p w14:paraId="3F0A28CA" w14:textId="269C39C2"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10</w:t>
            </w:r>
          </w:p>
        </w:tc>
      </w:tr>
      <w:tr w:rsidR="005A15A6" w:rsidRPr="002853FD" w14:paraId="12B6FC4F" w14:textId="77777777" w:rsidTr="006A3208">
        <w:trPr>
          <w:trHeight w:val="300"/>
        </w:trPr>
        <w:tc>
          <w:tcPr>
            <w:tcW w:w="1548" w:type="dxa"/>
            <w:vAlign w:val="center"/>
          </w:tcPr>
          <w:p w14:paraId="27834F15" w14:textId="31736B20"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12</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00-12</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07</w:t>
            </w:r>
          </w:p>
        </w:tc>
        <w:tc>
          <w:tcPr>
            <w:tcW w:w="2007" w:type="dxa"/>
            <w:vAlign w:val="center"/>
          </w:tcPr>
          <w:p w14:paraId="1B2FC48F" w14:textId="01798517"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3</w:t>
            </w:r>
          </w:p>
        </w:tc>
        <w:tc>
          <w:tcPr>
            <w:tcW w:w="2007" w:type="dxa"/>
            <w:vAlign w:val="center"/>
          </w:tcPr>
          <w:p w14:paraId="0EDB059B" w14:textId="2C93FFF7"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8</w:t>
            </w:r>
          </w:p>
        </w:tc>
        <w:tc>
          <w:tcPr>
            <w:tcW w:w="2007" w:type="dxa"/>
            <w:vAlign w:val="center"/>
          </w:tcPr>
          <w:p w14:paraId="6C08721C" w14:textId="14C6AD2A"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6</w:t>
            </w:r>
          </w:p>
        </w:tc>
        <w:tc>
          <w:tcPr>
            <w:tcW w:w="2007" w:type="dxa"/>
            <w:vAlign w:val="center"/>
          </w:tcPr>
          <w:p w14:paraId="54A75F2C" w14:textId="435CE810"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7</w:t>
            </w:r>
          </w:p>
        </w:tc>
      </w:tr>
      <w:tr w:rsidR="005A15A6" w:rsidRPr="002853FD" w14:paraId="419032E4" w14:textId="77777777" w:rsidTr="006A3208">
        <w:trPr>
          <w:trHeight w:val="300"/>
        </w:trPr>
        <w:tc>
          <w:tcPr>
            <w:tcW w:w="1548" w:type="dxa"/>
            <w:vAlign w:val="center"/>
          </w:tcPr>
          <w:p w14:paraId="628EC2C6" w14:textId="7351488A" w:rsidR="68A9330A" w:rsidRPr="002853FD" w:rsidRDefault="68A9330A" w:rsidP="005A15A6">
            <w:pPr>
              <w:spacing w:after="0" w:line="480" w:lineRule="auto"/>
              <w:rPr>
                <w:rFonts w:ascii="Times New Roman" w:eastAsia="Times New Roman" w:hAnsi="Times New Roman"/>
                <w:color w:val="000000"/>
                <w:sz w:val="24"/>
                <w:szCs w:val="24"/>
              </w:rPr>
            </w:pPr>
            <w:r w:rsidRPr="00391583">
              <w:rPr>
                <w:rFonts w:ascii="Times New Roman" w:eastAsia="Times New Roman" w:hAnsi="Times New Roman"/>
                <w:color w:val="000000"/>
                <w:sz w:val="24"/>
                <w:szCs w:val="24"/>
              </w:rPr>
              <w:t>12</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10-12</w:t>
            </w:r>
            <w:r>
              <w:rPr>
                <w:rFonts w:ascii="Times New Roman" w:eastAsia="Times New Roman" w:hAnsi="Times New Roman"/>
                <w:color w:val="000000"/>
                <w:sz w:val="24"/>
                <w:szCs w:val="24"/>
              </w:rPr>
              <w:t>:</w:t>
            </w:r>
            <w:r w:rsidRPr="00391583">
              <w:rPr>
                <w:rFonts w:ascii="Times New Roman" w:eastAsia="Times New Roman" w:hAnsi="Times New Roman"/>
                <w:color w:val="000000"/>
                <w:sz w:val="24"/>
                <w:szCs w:val="24"/>
              </w:rPr>
              <w:t>17</w:t>
            </w:r>
          </w:p>
        </w:tc>
        <w:tc>
          <w:tcPr>
            <w:tcW w:w="2007" w:type="dxa"/>
            <w:vAlign w:val="center"/>
          </w:tcPr>
          <w:p w14:paraId="641852AD" w14:textId="2AF11FA1"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w:t>
            </w:r>
          </w:p>
        </w:tc>
        <w:tc>
          <w:tcPr>
            <w:tcW w:w="2007" w:type="dxa"/>
            <w:vAlign w:val="center"/>
          </w:tcPr>
          <w:p w14:paraId="4326AE0D" w14:textId="148B360F" w:rsidR="68A9330A" w:rsidRPr="002853FD" w:rsidRDefault="68A9330A"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HCP </w:t>
            </w:r>
            <w:r w:rsidRPr="00391583">
              <w:rPr>
                <w:rFonts w:ascii="Times New Roman" w:eastAsia="Times New Roman" w:hAnsi="Times New Roman"/>
                <w:color w:val="000000"/>
                <w:sz w:val="24"/>
                <w:szCs w:val="24"/>
              </w:rPr>
              <w:t>13</w:t>
            </w:r>
          </w:p>
        </w:tc>
        <w:tc>
          <w:tcPr>
            <w:tcW w:w="2007" w:type="dxa"/>
            <w:vAlign w:val="center"/>
          </w:tcPr>
          <w:p w14:paraId="6D3AC3BE" w14:textId="61869F9F" w:rsidR="68A9330A" w:rsidRPr="002853FD" w:rsidRDefault="68A9330A" w:rsidP="005A15A6">
            <w:pPr>
              <w:spacing w:after="0" w:line="480" w:lineRule="auto"/>
              <w:rPr>
                <w:rFonts w:ascii="Times New Roman" w:eastAsia="Times New Roman" w:hAnsi="Times New Roman"/>
                <w:color w:val="000000"/>
                <w:sz w:val="24"/>
                <w:szCs w:val="24"/>
              </w:rPr>
            </w:pPr>
          </w:p>
        </w:tc>
        <w:tc>
          <w:tcPr>
            <w:tcW w:w="2007" w:type="dxa"/>
            <w:vAlign w:val="center"/>
          </w:tcPr>
          <w:p w14:paraId="334802C9" w14:textId="675868C5" w:rsidR="68A9330A" w:rsidRPr="002853FD" w:rsidRDefault="68A9330A" w:rsidP="005A15A6">
            <w:pPr>
              <w:spacing w:after="0" w:line="480" w:lineRule="auto"/>
              <w:rPr>
                <w:rFonts w:ascii="Times New Roman" w:eastAsia="Times New Roman" w:hAnsi="Times New Roman"/>
                <w:color w:val="000000"/>
                <w:sz w:val="24"/>
                <w:szCs w:val="24"/>
              </w:rPr>
            </w:pPr>
          </w:p>
        </w:tc>
      </w:tr>
      <w:tr w:rsidR="005A15A6" w:rsidRPr="002853FD" w14:paraId="503A0D39" w14:textId="77777777" w:rsidTr="006A3208">
        <w:trPr>
          <w:trHeight w:val="300"/>
        </w:trPr>
        <w:tc>
          <w:tcPr>
            <w:tcW w:w="9576" w:type="dxa"/>
            <w:gridSpan w:val="5"/>
            <w:vAlign w:val="center"/>
          </w:tcPr>
          <w:p w14:paraId="0DE61ED8" w14:textId="2B01E66D" w:rsidR="00894317" w:rsidRPr="002853FD" w:rsidRDefault="00894317" w:rsidP="00B97023">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lang w:val="en"/>
              </w:rPr>
              <w:t xml:space="preserve">Debrief: </w:t>
            </w:r>
            <w:r w:rsidR="006A3208">
              <w:rPr>
                <w:rFonts w:ascii="Times New Roman" w:hAnsi="Times New Roman"/>
                <w:color w:val="000000"/>
                <w:sz w:val="24"/>
                <w:szCs w:val="24"/>
              </w:rPr>
              <w:t>≥</w:t>
            </w:r>
            <w:r w:rsidRPr="00391583">
              <w:rPr>
                <w:rFonts w:ascii="Times New Roman" w:eastAsia="Times New Roman" w:hAnsi="Times New Roman"/>
                <w:color w:val="000000"/>
                <w:sz w:val="24"/>
                <w:szCs w:val="24"/>
                <w:lang w:val="en"/>
              </w:rPr>
              <w:t>30 min</w:t>
            </w:r>
          </w:p>
        </w:tc>
      </w:tr>
    </w:tbl>
    <w:p w14:paraId="5A11F512" w14:textId="78366F50" w:rsidR="009F19D2" w:rsidRPr="002853FD" w:rsidRDefault="68A9330A"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downloadable content\</w:t>
      </w:r>
    </w:p>
    <w:p w14:paraId="7DF3879B" w14:textId="77777777" w:rsidR="009F19D2" w:rsidRPr="002853FD" w:rsidRDefault="009F19D2" w:rsidP="005A15A6">
      <w:pPr>
        <w:spacing w:after="0" w:line="480" w:lineRule="auto"/>
        <w:rPr>
          <w:rFonts w:ascii="Times New Roman" w:hAnsi="Times New Roman"/>
          <w:color w:val="000000"/>
          <w:sz w:val="24"/>
        </w:rPr>
      </w:pPr>
    </w:p>
    <w:p w14:paraId="02A63DDF" w14:textId="70735EB8" w:rsidR="009F19D2" w:rsidRPr="002853FD" w:rsidRDefault="009F19D2"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qqBEGIN</w:t>
      </w:r>
      <w:proofErr w:type="spellEnd"/>
      <w:r w:rsidRPr="002853FD">
        <w:rPr>
          <w:rFonts w:ascii="Times New Roman" w:hAnsi="Times New Roman"/>
          <w:b/>
          <w:bCs/>
          <w:color w:val="000000"/>
          <w:sz w:val="24"/>
          <w:szCs w:val="24"/>
        </w:rPr>
        <w:t xml:space="preserve"> downloadable content\</w:t>
      </w:r>
      <w:r w:rsidR="00E13A54" w:rsidRPr="00F10B72">
        <w:rPr>
          <w:rFonts w:ascii="Times New Roman" w:eastAsia="Times New Roman" w:hAnsi="Times New Roman"/>
          <w:b/>
          <w:bCs/>
          <w:color w:val="000000"/>
          <w:sz w:val="24"/>
          <w:szCs w:val="24"/>
        </w:rPr>
        <w:t>Button name: Personnel, Equipment, and Moulage</w:t>
      </w:r>
    </w:p>
    <w:p w14:paraId="1BBD1B0E" w14:textId="5C1FA892" w:rsidR="0074544E" w:rsidRPr="002853FD" w:rsidRDefault="00F92E77"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&lt;b&gt;Personnel, Equipment, and Moulage</w:t>
      </w:r>
    </w:p>
    <w:p w14:paraId="4FD167D7" w14:textId="56F88E20" w:rsidR="00540378" w:rsidRPr="002853FD" w:rsidRDefault="00540378"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&lt;c&gt;Hotel Room, Food Poisoning </w:t>
      </w:r>
      <w:r w:rsidR="008E3610" w:rsidRPr="002853FD">
        <w:rPr>
          <w:rFonts w:ascii="Times New Roman" w:hAnsi="Times New Roman"/>
          <w:color w:val="000000"/>
          <w:sz w:val="24"/>
          <w:szCs w:val="24"/>
        </w:rPr>
        <w:t xml:space="preserve">That </w:t>
      </w:r>
      <w:r w:rsidR="005E3F82" w:rsidRPr="002853FD">
        <w:rPr>
          <w:rFonts w:ascii="Times New Roman" w:hAnsi="Times New Roman"/>
          <w:color w:val="000000"/>
          <w:sz w:val="24"/>
          <w:szCs w:val="24"/>
        </w:rPr>
        <w:t>D</w:t>
      </w:r>
      <w:r w:rsidRPr="002853FD">
        <w:rPr>
          <w:rFonts w:ascii="Times New Roman" w:hAnsi="Times New Roman"/>
          <w:color w:val="000000"/>
          <w:sz w:val="24"/>
          <w:szCs w:val="24"/>
        </w:rPr>
        <w:t xml:space="preserve">evelops </w:t>
      </w:r>
      <w:r w:rsidR="005E3F82" w:rsidRPr="002853FD">
        <w:rPr>
          <w:rFonts w:ascii="Times New Roman" w:hAnsi="Times New Roman"/>
          <w:color w:val="000000"/>
          <w:sz w:val="24"/>
          <w:szCs w:val="24"/>
        </w:rPr>
        <w:t>I</w:t>
      </w:r>
      <w:r w:rsidRPr="002853FD">
        <w:rPr>
          <w:rFonts w:ascii="Times New Roman" w:hAnsi="Times New Roman"/>
          <w:color w:val="000000"/>
          <w:sz w:val="24"/>
          <w:szCs w:val="24"/>
        </w:rPr>
        <w:t xml:space="preserve">nto </w:t>
      </w:r>
      <w:r w:rsidR="005E3F82" w:rsidRPr="002853FD">
        <w:rPr>
          <w:rFonts w:ascii="Times New Roman" w:hAnsi="Times New Roman"/>
          <w:color w:val="000000"/>
          <w:sz w:val="24"/>
          <w:szCs w:val="24"/>
        </w:rPr>
        <w:t>S</w:t>
      </w:r>
      <w:r w:rsidRPr="002853FD">
        <w:rPr>
          <w:rFonts w:ascii="Times New Roman" w:hAnsi="Times New Roman"/>
          <w:color w:val="000000"/>
          <w:sz w:val="24"/>
          <w:szCs w:val="24"/>
        </w:rPr>
        <w:t>hock</w:t>
      </w:r>
    </w:p>
    <w:p w14:paraId="2C24748F" w14:textId="687F8F6E" w:rsidR="0024208F" w:rsidRPr="006A3208" w:rsidRDefault="00E13A54" w:rsidP="006A3208">
      <w:pPr>
        <w:pStyle w:val="ListParagraph"/>
        <w:numPr>
          <w:ilvl w:val="0"/>
          <w:numId w:val="16"/>
        </w:numPr>
        <w:spacing w:line="480" w:lineRule="auto"/>
        <w:rPr>
          <w:rFonts w:ascii="Times New Roman" w:hAnsi="Times New Roman"/>
          <w:color w:val="000000"/>
        </w:rPr>
      </w:pPr>
      <w:r w:rsidRPr="006A3208">
        <w:rPr>
          <w:rFonts w:ascii="Times New Roman" w:hAnsi="Times New Roman"/>
          <w:color w:val="000000"/>
        </w:rPr>
        <w:t>One</w:t>
      </w:r>
      <w:r w:rsidR="0024208F" w:rsidRPr="006A3208">
        <w:rPr>
          <w:rFonts w:ascii="Times New Roman" w:hAnsi="Times New Roman"/>
          <w:color w:val="000000"/>
        </w:rPr>
        <w:t xml:space="preserve"> SP, </w:t>
      </w:r>
      <w:r w:rsidRPr="006A3208">
        <w:rPr>
          <w:rFonts w:ascii="Times New Roman" w:hAnsi="Times New Roman"/>
          <w:color w:val="000000"/>
        </w:rPr>
        <w:t>one</w:t>
      </w:r>
      <w:r w:rsidR="0024208F" w:rsidRPr="006A3208">
        <w:rPr>
          <w:rFonts w:ascii="Times New Roman" w:hAnsi="Times New Roman"/>
          <w:color w:val="000000"/>
        </w:rPr>
        <w:t xml:space="preserve"> </w:t>
      </w:r>
      <w:r w:rsidR="00C534FC" w:rsidRPr="006A3208">
        <w:rPr>
          <w:rFonts w:ascii="Times New Roman" w:hAnsi="Times New Roman"/>
          <w:color w:val="000000"/>
        </w:rPr>
        <w:t>p</w:t>
      </w:r>
      <w:r w:rsidR="0024208F" w:rsidRPr="006A3208">
        <w:rPr>
          <w:rFonts w:ascii="Times New Roman" w:hAnsi="Times New Roman"/>
          <w:color w:val="000000"/>
        </w:rPr>
        <w:t>roctor</w:t>
      </w:r>
      <w:r w:rsidR="00C534FC" w:rsidRPr="006A3208">
        <w:rPr>
          <w:rFonts w:ascii="Times New Roman" w:hAnsi="Times New Roman"/>
          <w:color w:val="000000"/>
        </w:rPr>
        <w:t>.</w:t>
      </w:r>
    </w:p>
    <w:p w14:paraId="2F17D13E" w14:textId="438D045B" w:rsidR="0024208F" w:rsidRPr="006A3208" w:rsidRDefault="0024208F" w:rsidP="006A3208">
      <w:pPr>
        <w:pStyle w:val="ListParagraph"/>
        <w:numPr>
          <w:ilvl w:val="0"/>
          <w:numId w:val="16"/>
        </w:numPr>
        <w:spacing w:line="480" w:lineRule="auto"/>
        <w:rPr>
          <w:rFonts w:ascii="Times New Roman" w:hAnsi="Times New Roman"/>
          <w:color w:val="000000"/>
        </w:rPr>
      </w:pPr>
      <w:r w:rsidRPr="006A3208">
        <w:rPr>
          <w:rFonts w:ascii="Times New Roman" w:hAnsi="Times New Roman"/>
          <w:color w:val="000000"/>
        </w:rPr>
        <w:t xml:space="preserve">Consider items to make </w:t>
      </w:r>
      <w:r w:rsidR="00E13A54" w:rsidRPr="006A3208">
        <w:rPr>
          <w:rFonts w:ascii="Times New Roman" w:hAnsi="Times New Roman"/>
          <w:color w:val="000000"/>
        </w:rPr>
        <w:t xml:space="preserve">a </w:t>
      </w:r>
      <w:r w:rsidRPr="006A3208">
        <w:rPr>
          <w:rFonts w:ascii="Times New Roman" w:hAnsi="Times New Roman"/>
          <w:color w:val="000000"/>
        </w:rPr>
        <w:t>person look pale, sweaty, and ill.</w:t>
      </w:r>
      <w:r w:rsidR="003A4B8F" w:rsidRPr="006A3208">
        <w:rPr>
          <w:rFonts w:ascii="Times New Roman" w:hAnsi="Times New Roman"/>
          <w:color w:val="000000"/>
        </w:rPr>
        <w:t xml:space="preserve"> </w:t>
      </w:r>
      <w:r w:rsidRPr="006A3208">
        <w:rPr>
          <w:rFonts w:ascii="Times New Roman" w:hAnsi="Times New Roman"/>
          <w:color w:val="000000"/>
        </w:rPr>
        <w:t>Could also have vomit (soup) in a waste can or vomit bag.</w:t>
      </w:r>
    </w:p>
    <w:p w14:paraId="1020FB75" w14:textId="4EC2CA11" w:rsidR="0083465D" w:rsidRPr="006A3208" w:rsidRDefault="0083465D" w:rsidP="006A3208">
      <w:pPr>
        <w:pStyle w:val="ListParagraph"/>
        <w:numPr>
          <w:ilvl w:val="0"/>
          <w:numId w:val="16"/>
        </w:numPr>
        <w:spacing w:line="480" w:lineRule="auto"/>
        <w:rPr>
          <w:rFonts w:ascii="Times New Roman" w:hAnsi="Times New Roman"/>
          <w:color w:val="000000"/>
        </w:rPr>
      </w:pPr>
      <w:r w:rsidRPr="006A3208">
        <w:rPr>
          <w:rFonts w:ascii="Times New Roman" w:hAnsi="Times New Roman"/>
          <w:color w:val="000000"/>
        </w:rPr>
        <w:t>Situation information to be read to the student.</w:t>
      </w:r>
      <w:del w:id="15" w:author="Anna Seaman" w:date="2026-08-12T13:08:00Z" w16du:dateUtc="2026-08-12T18:08:00Z">
        <w:r w:rsidRPr="006A3208" w:rsidDel="001E0A4F">
          <w:rPr>
            <w:rFonts w:ascii="Times New Roman" w:hAnsi="Times New Roman"/>
            <w:color w:val="000000"/>
          </w:rPr>
          <w:delText xml:space="preserve"> </w:delText>
        </w:r>
      </w:del>
    </w:p>
    <w:p w14:paraId="1B4C63F8" w14:textId="77777777" w:rsidR="00A50F6D" w:rsidRPr="002853FD" w:rsidRDefault="00A50F6D" w:rsidP="005A15A6">
      <w:pPr>
        <w:spacing w:after="0" w:line="480" w:lineRule="auto"/>
        <w:rPr>
          <w:rFonts w:ascii="Times New Roman" w:hAnsi="Times New Roman"/>
          <w:color w:val="000000"/>
          <w:sz w:val="24"/>
          <w:szCs w:val="24"/>
        </w:rPr>
      </w:pPr>
    </w:p>
    <w:p w14:paraId="4B1D63F8" w14:textId="4790DBC8" w:rsidR="00540378" w:rsidRPr="002853FD" w:rsidRDefault="00540378"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&lt;c&gt;Pool Deck, Tachyarrhythmia</w:t>
      </w:r>
    </w:p>
    <w:p w14:paraId="38605AA1" w14:textId="3B9E55F4" w:rsidR="0024208F" w:rsidRPr="006A3208" w:rsidRDefault="00E13A54" w:rsidP="006A3208">
      <w:pPr>
        <w:pStyle w:val="ListParagraph"/>
        <w:numPr>
          <w:ilvl w:val="0"/>
          <w:numId w:val="17"/>
        </w:numPr>
        <w:spacing w:line="480" w:lineRule="auto"/>
        <w:rPr>
          <w:rFonts w:ascii="Times New Roman" w:hAnsi="Times New Roman"/>
          <w:color w:val="000000"/>
        </w:rPr>
      </w:pPr>
      <w:r w:rsidRPr="006A3208">
        <w:rPr>
          <w:rFonts w:ascii="Times New Roman" w:hAnsi="Times New Roman"/>
          <w:color w:val="000000"/>
        </w:rPr>
        <w:t>One</w:t>
      </w:r>
      <w:r w:rsidR="0024208F" w:rsidRPr="006A3208">
        <w:rPr>
          <w:rFonts w:ascii="Times New Roman" w:hAnsi="Times New Roman"/>
          <w:color w:val="000000"/>
        </w:rPr>
        <w:t xml:space="preserve"> SP, </w:t>
      </w:r>
      <w:r w:rsidRPr="006A3208">
        <w:rPr>
          <w:rFonts w:ascii="Times New Roman" w:hAnsi="Times New Roman"/>
          <w:color w:val="000000"/>
        </w:rPr>
        <w:t>One</w:t>
      </w:r>
      <w:r w:rsidR="0024208F" w:rsidRPr="006A3208">
        <w:rPr>
          <w:rFonts w:ascii="Times New Roman" w:hAnsi="Times New Roman"/>
          <w:color w:val="000000"/>
        </w:rPr>
        <w:t xml:space="preserve"> Proctor</w:t>
      </w:r>
    </w:p>
    <w:p w14:paraId="6FA0BA62" w14:textId="6E682745" w:rsidR="0024208F" w:rsidRPr="006A3208" w:rsidRDefault="0024208F" w:rsidP="006A3208">
      <w:pPr>
        <w:pStyle w:val="ListParagraph"/>
        <w:numPr>
          <w:ilvl w:val="0"/>
          <w:numId w:val="17"/>
        </w:numPr>
        <w:spacing w:line="480" w:lineRule="auto"/>
        <w:rPr>
          <w:rFonts w:ascii="Times New Roman" w:hAnsi="Times New Roman"/>
          <w:color w:val="000000"/>
        </w:rPr>
      </w:pPr>
      <w:r w:rsidRPr="006A3208">
        <w:rPr>
          <w:rFonts w:ascii="Times New Roman" w:hAnsi="Times New Roman"/>
          <w:color w:val="000000"/>
        </w:rPr>
        <w:t xml:space="preserve">Swimwear, towels, </w:t>
      </w:r>
      <w:r w:rsidR="00E13A54" w:rsidRPr="006A3208">
        <w:rPr>
          <w:rFonts w:ascii="Times New Roman" w:hAnsi="Times New Roman"/>
          <w:color w:val="000000"/>
        </w:rPr>
        <w:t>and so on</w:t>
      </w:r>
      <w:r w:rsidRPr="006A3208">
        <w:rPr>
          <w:rFonts w:ascii="Times New Roman" w:hAnsi="Times New Roman"/>
          <w:color w:val="000000"/>
        </w:rPr>
        <w:t>. No special moulage or equipment</w:t>
      </w:r>
    </w:p>
    <w:p w14:paraId="29943499" w14:textId="2CB76BB8" w:rsidR="0083465D" w:rsidRPr="006A3208" w:rsidRDefault="0083465D" w:rsidP="006A3208">
      <w:pPr>
        <w:pStyle w:val="ListParagraph"/>
        <w:numPr>
          <w:ilvl w:val="0"/>
          <w:numId w:val="17"/>
        </w:numPr>
        <w:spacing w:line="480" w:lineRule="auto"/>
        <w:rPr>
          <w:rFonts w:ascii="Times New Roman" w:hAnsi="Times New Roman"/>
          <w:color w:val="000000"/>
        </w:rPr>
      </w:pPr>
      <w:r w:rsidRPr="006A3208">
        <w:rPr>
          <w:rFonts w:ascii="Times New Roman" w:hAnsi="Times New Roman"/>
          <w:color w:val="000000"/>
        </w:rPr>
        <w:t>Situation information to be read to the student</w:t>
      </w:r>
    </w:p>
    <w:p w14:paraId="201233B1" w14:textId="77777777" w:rsidR="00A50F6D" w:rsidRPr="002853FD" w:rsidRDefault="00A50F6D" w:rsidP="005A15A6">
      <w:pPr>
        <w:spacing w:after="0" w:line="480" w:lineRule="auto"/>
        <w:rPr>
          <w:rFonts w:ascii="Times New Roman" w:hAnsi="Times New Roman"/>
          <w:color w:val="000000"/>
          <w:sz w:val="24"/>
          <w:szCs w:val="24"/>
        </w:rPr>
      </w:pPr>
    </w:p>
    <w:p w14:paraId="74337AC2" w14:textId="0CE6DCC1" w:rsidR="00540378" w:rsidRPr="002853FD" w:rsidRDefault="00540378"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&lt;c&gt;Athletic Training Clinic Dance Department, College, Skin Condition</w:t>
      </w:r>
      <w:r w:rsidR="008E3610" w:rsidRPr="002853FD">
        <w:rPr>
          <w:rFonts w:ascii="Times New Roman" w:hAnsi="Times New Roman"/>
          <w:color w:val="000000"/>
          <w:sz w:val="24"/>
          <w:szCs w:val="24"/>
        </w:rPr>
        <w:t>:</w:t>
      </w:r>
      <w:r w:rsidRPr="002853FD">
        <w:rPr>
          <w:rFonts w:ascii="Times New Roman" w:hAnsi="Times New Roman"/>
          <w:color w:val="000000"/>
          <w:sz w:val="24"/>
          <w:szCs w:val="24"/>
        </w:rPr>
        <w:t xml:space="preserve"> Impetigo</w:t>
      </w:r>
    </w:p>
    <w:p w14:paraId="6C52CABB" w14:textId="4ECD04B3" w:rsidR="0024208F" w:rsidRPr="006A3208" w:rsidRDefault="00E13A54" w:rsidP="006A3208">
      <w:pPr>
        <w:pStyle w:val="ListParagraph"/>
        <w:numPr>
          <w:ilvl w:val="0"/>
          <w:numId w:val="18"/>
        </w:numPr>
        <w:spacing w:line="480" w:lineRule="auto"/>
        <w:rPr>
          <w:rFonts w:ascii="Times New Roman" w:hAnsi="Times New Roman"/>
          <w:color w:val="000000"/>
        </w:rPr>
      </w:pPr>
      <w:r w:rsidRPr="006A3208">
        <w:rPr>
          <w:rFonts w:ascii="Times New Roman" w:hAnsi="Times New Roman"/>
          <w:color w:val="000000"/>
        </w:rPr>
        <w:t>One</w:t>
      </w:r>
      <w:r w:rsidR="0024208F" w:rsidRPr="006A3208">
        <w:rPr>
          <w:rFonts w:ascii="Times New Roman" w:hAnsi="Times New Roman"/>
          <w:color w:val="000000"/>
        </w:rPr>
        <w:t xml:space="preserve"> SP, </w:t>
      </w:r>
      <w:r w:rsidRPr="006A3208">
        <w:rPr>
          <w:rFonts w:ascii="Times New Roman" w:hAnsi="Times New Roman"/>
          <w:color w:val="000000"/>
        </w:rPr>
        <w:t>one</w:t>
      </w:r>
      <w:r w:rsidR="0024208F" w:rsidRPr="006A3208">
        <w:rPr>
          <w:rFonts w:ascii="Times New Roman" w:hAnsi="Times New Roman"/>
          <w:color w:val="000000"/>
        </w:rPr>
        <w:t xml:space="preserve"> Proctor</w:t>
      </w:r>
    </w:p>
    <w:p w14:paraId="5709CE11" w14:textId="26D6684F" w:rsidR="0024208F" w:rsidRPr="006A3208" w:rsidRDefault="0024208F" w:rsidP="006A3208">
      <w:pPr>
        <w:pStyle w:val="ListParagraph"/>
        <w:numPr>
          <w:ilvl w:val="0"/>
          <w:numId w:val="18"/>
        </w:numPr>
        <w:spacing w:line="480" w:lineRule="auto"/>
        <w:rPr>
          <w:rFonts w:ascii="Times New Roman" w:hAnsi="Times New Roman"/>
          <w:color w:val="000000"/>
        </w:rPr>
      </w:pPr>
      <w:r w:rsidRPr="006A3208">
        <w:rPr>
          <w:rFonts w:ascii="Times New Roman" w:hAnsi="Times New Roman"/>
          <w:color w:val="000000"/>
        </w:rPr>
        <w:t xml:space="preserve">Either show </w:t>
      </w:r>
      <w:r w:rsidR="008E3610" w:rsidRPr="006A3208">
        <w:rPr>
          <w:rFonts w:ascii="Times New Roman" w:hAnsi="Times New Roman"/>
          <w:color w:val="000000"/>
        </w:rPr>
        <w:t xml:space="preserve">the </w:t>
      </w:r>
      <w:r w:rsidRPr="006A3208">
        <w:rPr>
          <w:rFonts w:ascii="Times New Roman" w:hAnsi="Times New Roman"/>
          <w:color w:val="000000"/>
        </w:rPr>
        <w:t>picture</w:t>
      </w:r>
      <w:r w:rsidR="008E3610" w:rsidRPr="006A3208">
        <w:rPr>
          <w:rFonts w:ascii="Times New Roman" w:hAnsi="Times New Roman"/>
          <w:color w:val="000000"/>
        </w:rPr>
        <w:t xml:space="preserve"> of impetigo</w:t>
      </w:r>
      <w:r w:rsidRPr="006A3208">
        <w:rPr>
          <w:rFonts w:ascii="Times New Roman" w:hAnsi="Times New Roman"/>
          <w:color w:val="000000"/>
        </w:rPr>
        <w:t xml:space="preserve">, </w:t>
      </w:r>
      <w:r w:rsidR="008E3610" w:rsidRPr="006A3208">
        <w:rPr>
          <w:rFonts w:ascii="Times New Roman" w:hAnsi="Times New Roman"/>
          <w:color w:val="000000"/>
        </w:rPr>
        <w:t xml:space="preserve">or </w:t>
      </w:r>
      <w:r w:rsidRPr="006A3208">
        <w:rPr>
          <w:rFonts w:ascii="Times New Roman" w:hAnsi="Times New Roman"/>
          <w:color w:val="000000"/>
        </w:rPr>
        <w:t xml:space="preserve">recreate </w:t>
      </w:r>
      <w:r w:rsidR="008E3610" w:rsidRPr="006A3208">
        <w:rPr>
          <w:rFonts w:ascii="Times New Roman" w:hAnsi="Times New Roman"/>
          <w:color w:val="000000"/>
        </w:rPr>
        <w:t xml:space="preserve">the </w:t>
      </w:r>
      <w:r w:rsidRPr="006A3208">
        <w:rPr>
          <w:rFonts w:ascii="Times New Roman" w:hAnsi="Times New Roman"/>
          <w:color w:val="000000"/>
        </w:rPr>
        <w:t xml:space="preserve">picture with makeup, moulage, </w:t>
      </w:r>
      <w:r w:rsidR="008E3610" w:rsidRPr="006A3208">
        <w:rPr>
          <w:rFonts w:ascii="Times New Roman" w:hAnsi="Times New Roman"/>
          <w:color w:val="000000"/>
        </w:rPr>
        <w:t xml:space="preserve">a </w:t>
      </w:r>
      <w:r w:rsidRPr="006A3208">
        <w:rPr>
          <w:rFonts w:ascii="Times New Roman" w:hAnsi="Times New Roman"/>
          <w:color w:val="000000"/>
        </w:rPr>
        <w:t xml:space="preserve">sticker, </w:t>
      </w:r>
      <w:r w:rsidR="008E3610" w:rsidRPr="006A3208">
        <w:rPr>
          <w:rFonts w:ascii="Times New Roman" w:hAnsi="Times New Roman"/>
          <w:color w:val="000000"/>
        </w:rPr>
        <w:t xml:space="preserve">a </w:t>
      </w:r>
      <w:r w:rsidRPr="006A3208">
        <w:rPr>
          <w:rFonts w:ascii="Times New Roman" w:hAnsi="Times New Roman"/>
          <w:color w:val="000000"/>
        </w:rPr>
        <w:t xml:space="preserve">mark, </w:t>
      </w:r>
      <w:r w:rsidR="00E13A54" w:rsidRPr="006A3208">
        <w:rPr>
          <w:rFonts w:ascii="Times New Roman" w:hAnsi="Times New Roman"/>
          <w:color w:val="000000"/>
        </w:rPr>
        <w:t>and so on,</w:t>
      </w:r>
      <w:r w:rsidRPr="006A3208">
        <w:rPr>
          <w:rFonts w:ascii="Times New Roman" w:hAnsi="Times New Roman"/>
          <w:color w:val="000000"/>
        </w:rPr>
        <w:t xml:space="preserve"> or a combination</w:t>
      </w:r>
    </w:p>
    <w:p w14:paraId="41F08386" w14:textId="0A6C5686" w:rsidR="008E3610" w:rsidRPr="006A3208" w:rsidRDefault="008E3610" w:rsidP="006A3208">
      <w:pPr>
        <w:pStyle w:val="ListParagraph"/>
        <w:numPr>
          <w:ilvl w:val="0"/>
          <w:numId w:val="18"/>
        </w:numPr>
        <w:spacing w:line="480" w:lineRule="auto"/>
        <w:rPr>
          <w:rFonts w:ascii="Times New Roman" w:hAnsi="Times New Roman"/>
          <w:color w:val="000000"/>
        </w:rPr>
      </w:pPr>
      <w:r w:rsidRPr="006A3208">
        <w:rPr>
          <w:rFonts w:ascii="Times New Roman" w:hAnsi="Times New Roman"/>
          <w:color w:val="000000"/>
        </w:rPr>
        <w:t>Situation information to be read to the student</w:t>
      </w:r>
    </w:p>
    <w:p w14:paraId="2375549B" w14:textId="0A0DCEE4" w:rsidR="0024208F" w:rsidRDefault="0024208F" w:rsidP="005A15A6">
      <w:pPr>
        <w:spacing w:after="0" w:line="480" w:lineRule="auto"/>
        <w:rPr>
          <w:rFonts w:ascii="Times New Roman" w:hAnsi="Times New Roman"/>
          <w:noProof/>
          <w:color w:val="000000"/>
          <w:sz w:val="24"/>
          <w:szCs w:val="24"/>
        </w:rPr>
      </w:pPr>
    </w:p>
    <w:p w14:paraId="1F0666A6" w14:textId="0F8D7D1B" w:rsidR="006A3208" w:rsidRPr="006A3208" w:rsidRDefault="00A50F6D" w:rsidP="006A3208">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006A3208">
        <w:rPr>
          <w:rFonts w:ascii="Times New Roman" w:hAnsi="Times New Roman"/>
          <w:b/>
          <w:bCs/>
          <w:color w:val="000000"/>
          <w:sz w:val="24"/>
          <w:szCs w:val="24"/>
        </w:rPr>
        <w:t>qq</w:t>
      </w:r>
      <w:r w:rsidRPr="002853FD">
        <w:rPr>
          <w:rFonts w:ascii="Times New Roman" w:hAnsi="Times New Roman"/>
          <w:b/>
          <w:bCs/>
          <w:color w:val="000000"/>
          <w:sz w:val="24"/>
          <w:szCs w:val="24"/>
        </w:rPr>
        <w:t>INSERT</w:t>
      </w:r>
      <w:proofErr w:type="spellEnd"/>
      <w:r w:rsidRPr="002853FD">
        <w:rPr>
          <w:rFonts w:ascii="Times New Roman" w:hAnsi="Times New Roman"/>
          <w:b/>
          <w:bCs/>
          <w:color w:val="000000"/>
          <w:sz w:val="24"/>
          <w:szCs w:val="24"/>
        </w:rPr>
        <w:t xml:space="preserve"> </w:t>
      </w:r>
      <w:r w:rsidR="006A3208" w:rsidRPr="006A3208">
        <w:rPr>
          <w:rFonts w:ascii="Times New Roman" w:hAnsi="Times New Roman"/>
          <w:b/>
          <w:bCs/>
          <w:color w:val="000000"/>
          <w:sz w:val="24"/>
          <w:szCs w:val="24"/>
        </w:rPr>
        <w:t xml:space="preserve"> \\pubfile\PubActive\Production - Print and </w:t>
      </w:r>
      <w:proofErr w:type="spellStart"/>
      <w:r w:rsidR="006A3208" w:rsidRPr="006A3208">
        <w:rPr>
          <w:rFonts w:ascii="Times New Roman" w:hAnsi="Times New Roman"/>
          <w:b/>
          <w:bCs/>
          <w:color w:val="000000"/>
          <w:sz w:val="24"/>
          <w:szCs w:val="24"/>
        </w:rPr>
        <w:t>Ebook</w:t>
      </w:r>
      <w:proofErr w:type="spellEnd"/>
      <w:r w:rsidR="006A3208" w:rsidRPr="006A3208">
        <w:rPr>
          <w:rFonts w:ascii="Times New Roman" w:hAnsi="Times New Roman"/>
          <w:b/>
          <w:bCs/>
          <w:color w:val="000000"/>
          <w:sz w:val="24"/>
          <w:szCs w:val="24"/>
        </w:rPr>
        <w:t>\E9000\E9800\E9814_Larson\Project Elements\Photo\E9814 RGB JPEGs\1411774798.jpg</w:t>
      </w:r>
    </w:p>
    <w:p w14:paraId="4EF6E76B" w14:textId="42052570" w:rsidR="00362160" w:rsidRPr="002853FD" w:rsidRDefault="006A3208" w:rsidP="005A15A6">
      <w:pPr>
        <w:spacing w:after="0" w:line="480" w:lineRule="auto"/>
        <w:rPr>
          <w:rFonts w:ascii="Times New Roman" w:hAnsi="Times New Roman"/>
          <w:color w:val="000000"/>
          <w:sz w:val="24"/>
          <w:szCs w:val="24"/>
        </w:rPr>
      </w:pPr>
      <w:r w:rsidRPr="00FC305B">
        <w:rPr>
          <w:rFonts w:ascii="Times New Roman" w:hAnsi="Times New Roman"/>
          <w:b/>
          <w:bCs/>
          <w:color w:val="0A2F41" w:themeColor="accent1" w:themeShade="80"/>
          <w:sz w:val="24"/>
          <w:szCs w:val="24"/>
        </w:rPr>
        <w:t>FIGURE 1</w:t>
      </w:r>
      <w:r>
        <w:rPr>
          <w:rFonts w:ascii="Times New Roman" w:hAnsi="Times New Roman"/>
          <w:b/>
          <w:bCs/>
          <w:color w:val="0A2F41" w:themeColor="accent1" w:themeShade="80"/>
          <w:sz w:val="24"/>
          <w:szCs w:val="24"/>
        </w:rPr>
        <w:t>0</w:t>
      </w:r>
      <w:r w:rsidRPr="00FC305B">
        <w:rPr>
          <w:rFonts w:ascii="Times New Roman" w:hAnsi="Times New Roman"/>
          <w:b/>
          <w:bCs/>
          <w:color w:val="0A2F41" w:themeColor="accent1" w:themeShade="80"/>
          <w:sz w:val="24"/>
          <w:szCs w:val="24"/>
        </w:rPr>
        <w:t>.1</w:t>
      </w:r>
      <w:r>
        <w:rPr>
          <w:rFonts w:ascii="Times New Roman" w:hAnsi="Times New Roman"/>
          <w:color w:val="000000"/>
          <w:sz w:val="24"/>
          <w:szCs w:val="24"/>
        </w:rPr>
        <w:t xml:space="preserve"> </w:t>
      </w:r>
      <w:r w:rsidR="00362160">
        <w:rPr>
          <w:rFonts w:ascii="Times New Roman" w:hAnsi="Times New Roman"/>
          <w:color w:val="000000"/>
          <w:sz w:val="24"/>
          <w:szCs w:val="24"/>
        </w:rPr>
        <w:t>Representation of impetigo.</w:t>
      </w:r>
    </w:p>
    <w:p w14:paraId="5EBC57DD" w14:textId="553F5B54" w:rsidR="00A50F6D" w:rsidRPr="002853FD" w:rsidRDefault="00A50F6D" w:rsidP="005A15A6">
      <w:pPr>
        <w:spacing w:after="0" w:line="480" w:lineRule="auto"/>
        <w:rPr>
          <w:rFonts w:ascii="Times New Roman" w:hAnsi="Times New Roman"/>
          <w:color w:val="000000"/>
          <w:sz w:val="24"/>
          <w:szCs w:val="24"/>
        </w:rPr>
      </w:pPr>
    </w:p>
    <w:p w14:paraId="795C329E" w14:textId="3EAD2EDB" w:rsidR="00540378" w:rsidRPr="002853FD" w:rsidRDefault="00540378"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&lt;c&gt;Athletic Training Clinic, High School, Head Injury</w:t>
      </w:r>
    </w:p>
    <w:p w14:paraId="3A3ED034" w14:textId="2A1348DE" w:rsidR="0024208F" w:rsidRPr="006A3208" w:rsidRDefault="00E13A54" w:rsidP="006A3208">
      <w:pPr>
        <w:pStyle w:val="ListParagraph"/>
        <w:numPr>
          <w:ilvl w:val="0"/>
          <w:numId w:val="19"/>
        </w:numPr>
        <w:spacing w:line="480" w:lineRule="auto"/>
        <w:rPr>
          <w:rFonts w:ascii="Times New Roman" w:hAnsi="Times New Roman"/>
          <w:color w:val="000000"/>
        </w:rPr>
      </w:pPr>
      <w:r w:rsidRPr="006A3208">
        <w:rPr>
          <w:rFonts w:ascii="Times New Roman" w:hAnsi="Times New Roman"/>
          <w:color w:val="000000"/>
        </w:rPr>
        <w:t>One</w:t>
      </w:r>
      <w:r w:rsidR="0024208F" w:rsidRPr="006A3208">
        <w:rPr>
          <w:rFonts w:ascii="Times New Roman" w:hAnsi="Times New Roman"/>
          <w:color w:val="000000"/>
        </w:rPr>
        <w:t xml:space="preserve"> SP, </w:t>
      </w:r>
      <w:r w:rsidRPr="006A3208">
        <w:rPr>
          <w:rFonts w:ascii="Times New Roman" w:hAnsi="Times New Roman"/>
          <w:color w:val="000000"/>
        </w:rPr>
        <w:t>one</w:t>
      </w:r>
      <w:r w:rsidR="0024208F" w:rsidRPr="006A3208">
        <w:rPr>
          <w:rFonts w:ascii="Times New Roman" w:hAnsi="Times New Roman"/>
          <w:color w:val="000000"/>
        </w:rPr>
        <w:t xml:space="preserve"> Proctor</w:t>
      </w:r>
    </w:p>
    <w:p w14:paraId="142CF266" w14:textId="7F21058D" w:rsidR="0024208F" w:rsidRPr="006A3208" w:rsidRDefault="0024208F" w:rsidP="006A3208">
      <w:pPr>
        <w:pStyle w:val="ListParagraph"/>
        <w:numPr>
          <w:ilvl w:val="0"/>
          <w:numId w:val="19"/>
        </w:numPr>
        <w:spacing w:line="480" w:lineRule="auto"/>
        <w:rPr>
          <w:rFonts w:ascii="Times New Roman" w:hAnsi="Times New Roman"/>
          <w:color w:val="000000"/>
        </w:rPr>
      </w:pPr>
      <w:r w:rsidRPr="006A3208">
        <w:rPr>
          <w:rFonts w:ascii="Times New Roman" w:hAnsi="Times New Roman"/>
          <w:color w:val="000000"/>
        </w:rPr>
        <w:t>No moulage or other equipment</w:t>
      </w:r>
    </w:p>
    <w:p w14:paraId="27C54221" w14:textId="40DF2A51" w:rsidR="0083465D" w:rsidRPr="006A3208" w:rsidRDefault="0083465D" w:rsidP="006A3208">
      <w:pPr>
        <w:pStyle w:val="ListParagraph"/>
        <w:numPr>
          <w:ilvl w:val="0"/>
          <w:numId w:val="19"/>
        </w:numPr>
        <w:spacing w:line="480" w:lineRule="auto"/>
        <w:rPr>
          <w:rFonts w:ascii="Times New Roman" w:hAnsi="Times New Roman"/>
          <w:color w:val="000000"/>
        </w:rPr>
      </w:pPr>
      <w:r w:rsidRPr="006A3208">
        <w:rPr>
          <w:rFonts w:ascii="Times New Roman" w:hAnsi="Times New Roman"/>
          <w:color w:val="000000"/>
        </w:rPr>
        <w:t>Situation information to be read to the student</w:t>
      </w:r>
    </w:p>
    <w:p w14:paraId="2AF32D75" w14:textId="77777777" w:rsidR="00AE3622" w:rsidRPr="002853FD" w:rsidRDefault="00AE3622" w:rsidP="005A15A6">
      <w:pPr>
        <w:spacing w:after="0" w:line="480" w:lineRule="auto"/>
        <w:rPr>
          <w:rFonts w:ascii="Times New Roman" w:hAnsi="Times New Roman"/>
          <w:color w:val="000000"/>
          <w:sz w:val="24"/>
          <w:szCs w:val="24"/>
        </w:rPr>
      </w:pPr>
    </w:p>
    <w:p w14:paraId="0DCEAA99" w14:textId="7A9F8220" w:rsidR="00540378" w:rsidRPr="002853FD" w:rsidRDefault="00540378"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&lt;c&gt;Track, Sideline</w:t>
      </w:r>
      <w:r w:rsidR="008E3610" w:rsidRPr="002853FD">
        <w:rPr>
          <w:rFonts w:ascii="Times New Roman" w:hAnsi="Times New Roman"/>
          <w:color w:val="000000"/>
          <w:sz w:val="24"/>
          <w:szCs w:val="24"/>
        </w:rPr>
        <w:t>,</w:t>
      </w:r>
      <w:r w:rsidRPr="002853FD">
        <w:rPr>
          <w:rFonts w:ascii="Times New Roman" w:hAnsi="Times New Roman"/>
          <w:color w:val="000000"/>
          <w:sz w:val="24"/>
          <w:szCs w:val="24"/>
        </w:rPr>
        <w:t xml:space="preserve"> Plantar Fasciitis</w:t>
      </w:r>
    </w:p>
    <w:p w14:paraId="5E8A6E0B" w14:textId="2D04A721" w:rsidR="0024208F" w:rsidRPr="006A3208" w:rsidRDefault="00E13A54" w:rsidP="006A3208">
      <w:pPr>
        <w:pStyle w:val="ListParagraph"/>
        <w:numPr>
          <w:ilvl w:val="0"/>
          <w:numId w:val="20"/>
        </w:numPr>
        <w:spacing w:line="480" w:lineRule="auto"/>
        <w:rPr>
          <w:rFonts w:ascii="Times New Roman" w:hAnsi="Times New Roman"/>
          <w:color w:val="000000"/>
        </w:rPr>
      </w:pPr>
      <w:r w:rsidRPr="006A3208">
        <w:rPr>
          <w:rFonts w:ascii="Times New Roman" w:hAnsi="Times New Roman"/>
          <w:color w:val="000000"/>
        </w:rPr>
        <w:lastRenderedPageBreak/>
        <w:t>One</w:t>
      </w:r>
      <w:r w:rsidR="0024208F" w:rsidRPr="006A3208">
        <w:rPr>
          <w:rFonts w:ascii="Times New Roman" w:hAnsi="Times New Roman"/>
          <w:color w:val="000000"/>
        </w:rPr>
        <w:t xml:space="preserve"> SP, </w:t>
      </w:r>
      <w:r w:rsidRPr="006A3208">
        <w:rPr>
          <w:rFonts w:ascii="Times New Roman" w:hAnsi="Times New Roman"/>
          <w:color w:val="000000"/>
        </w:rPr>
        <w:t>one</w:t>
      </w:r>
      <w:r w:rsidR="0024208F" w:rsidRPr="006A3208">
        <w:rPr>
          <w:rFonts w:ascii="Times New Roman" w:hAnsi="Times New Roman"/>
          <w:color w:val="000000"/>
        </w:rPr>
        <w:t xml:space="preserve"> Proctor</w:t>
      </w:r>
    </w:p>
    <w:p w14:paraId="75E43BE0" w14:textId="3397BDE8" w:rsidR="0024208F" w:rsidRPr="006A3208" w:rsidRDefault="0024208F" w:rsidP="006A3208">
      <w:pPr>
        <w:pStyle w:val="ListParagraph"/>
        <w:numPr>
          <w:ilvl w:val="0"/>
          <w:numId w:val="20"/>
        </w:numPr>
        <w:spacing w:line="480" w:lineRule="auto"/>
        <w:rPr>
          <w:rFonts w:ascii="Times New Roman" w:hAnsi="Times New Roman"/>
          <w:color w:val="000000"/>
        </w:rPr>
      </w:pPr>
      <w:r w:rsidRPr="006A3208">
        <w:rPr>
          <w:rFonts w:ascii="Times New Roman" w:hAnsi="Times New Roman"/>
          <w:color w:val="000000"/>
        </w:rPr>
        <w:t>Running attire</w:t>
      </w:r>
      <w:r w:rsidR="00E13A54" w:rsidRPr="006A3208">
        <w:rPr>
          <w:rFonts w:ascii="Times New Roman" w:hAnsi="Times New Roman"/>
          <w:color w:val="000000"/>
        </w:rPr>
        <w:t>,</w:t>
      </w:r>
      <w:r w:rsidR="003A4B8F" w:rsidRPr="006A3208">
        <w:rPr>
          <w:rFonts w:ascii="Times New Roman" w:hAnsi="Times New Roman"/>
          <w:color w:val="000000"/>
        </w:rPr>
        <w:t xml:space="preserve"> </w:t>
      </w:r>
      <w:r w:rsidR="00E13A54" w:rsidRPr="006A3208">
        <w:rPr>
          <w:rFonts w:ascii="Times New Roman" w:hAnsi="Times New Roman"/>
          <w:color w:val="000000"/>
        </w:rPr>
        <w:t>n</w:t>
      </w:r>
      <w:r w:rsidRPr="006A3208">
        <w:rPr>
          <w:rFonts w:ascii="Times New Roman" w:hAnsi="Times New Roman"/>
          <w:color w:val="000000"/>
        </w:rPr>
        <w:t>o moulage or other equipment</w:t>
      </w:r>
    </w:p>
    <w:p w14:paraId="6ABDF147" w14:textId="5F5D4086" w:rsidR="0083465D" w:rsidRPr="006A3208" w:rsidRDefault="0083465D" w:rsidP="006A3208">
      <w:pPr>
        <w:pStyle w:val="ListParagraph"/>
        <w:numPr>
          <w:ilvl w:val="0"/>
          <w:numId w:val="20"/>
        </w:numPr>
        <w:spacing w:line="480" w:lineRule="auto"/>
        <w:rPr>
          <w:rFonts w:ascii="Times New Roman" w:hAnsi="Times New Roman"/>
          <w:color w:val="000000"/>
        </w:rPr>
      </w:pPr>
      <w:r w:rsidRPr="006A3208">
        <w:rPr>
          <w:rFonts w:ascii="Times New Roman" w:hAnsi="Times New Roman"/>
          <w:color w:val="000000"/>
        </w:rPr>
        <w:t>Situation information to be read to the student</w:t>
      </w:r>
    </w:p>
    <w:p w14:paraId="2E1340F7" w14:textId="77777777" w:rsidR="008D7E57" w:rsidRPr="002853FD" w:rsidRDefault="008D7E57"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downloadable content\</w:t>
      </w:r>
    </w:p>
    <w:p w14:paraId="33B009A4" w14:textId="77777777" w:rsidR="008D7E57" w:rsidRPr="002853FD" w:rsidRDefault="008D7E57" w:rsidP="005A15A6">
      <w:pPr>
        <w:spacing w:after="0" w:line="480" w:lineRule="auto"/>
        <w:rPr>
          <w:rFonts w:ascii="Times New Roman" w:hAnsi="Times New Roman"/>
          <w:color w:val="000000"/>
          <w:sz w:val="24"/>
        </w:rPr>
      </w:pPr>
    </w:p>
    <w:p w14:paraId="5FAAE144" w14:textId="77777777" w:rsidR="008D7E57" w:rsidRPr="002853FD" w:rsidRDefault="008D7E57" w:rsidP="005A15A6">
      <w:pPr>
        <w:spacing w:after="0" w:line="480" w:lineRule="auto"/>
        <w:rPr>
          <w:rFonts w:ascii="Times New Roman" w:eastAsia="Times New Roman" w:hAnsi="Times New Roman"/>
          <w:b/>
          <w:bCs/>
          <w:color w:val="000000"/>
          <w:sz w:val="24"/>
          <w:szCs w:val="24"/>
        </w:rPr>
      </w:pPr>
      <w:r w:rsidRPr="002853FD">
        <w:rPr>
          <w:rFonts w:ascii="Times New Roman" w:eastAsia="Times New Roman" w:hAnsi="Times New Roman"/>
          <w:b/>
          <w:bCs/>
          <w:color w:val="000000"/>
          <w:sz w:val="24"/>
          <w:szCs w:val="24"/>
        </w:rPr>
        <w:t>\</w:t>
      </w:r>
      <w:proofErr w:type="spellStart"/>
      <w:r w:rsidRPr="002853FD">
        <w:rPr>
          <w:rFonts w:ascii="Times New Roman" w:eastAsia="Times New Roman" w:hAnsi="Times New Roman"/>
          <w:b/>
          <w:bCs/>
          <w:color w:val="000000"/>
          <w:sz w:val="24"/>
          <w:szCs w:val="24"/>
        </w:rPr>
        <w:t>qqBEGIN</w:t>
      </w:r>
      <w:proofErr w:type="spellEnd"/>
      <w:r w:rsidRPr="002853FD">
        <w:rPr>
          <w:rFonts w:ascii="Times New Roman" w:eastAsia="Times New Roman" w:hAnsi="Times New Roman"/>
          <w:b/>
          <w:bCs/>
          <w:color w:val="000000"/>
          <w:sz w:val="24"/>
          <w:szCs w:val="24"/>
        </w:rPr>
        <w:t xml:space="preserve"> downloadable content. Button name: Situation and Setting</w:t>
      </w:r>
    </w:p>
    <w:p w14:paraId="3A9CF765" w14:textId="77777777" w:rsidR="000E231E" w:rsidRPr="002853FD" w:rsidRDefault="000E231E"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&lt;title&gt;Situation and Setting</w:t>
      </w:r>
    </w:p>
    <w:p w14:paraId="26311164" w14:textId="3BC80537" w:rsidR="00140231" w:rsidRPr="002853FD" w:rsidRDefault="00140231"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w:t>
      </w:r>
      <w:r w:rsidR="000E231E" w:rsidRPr="002853FD">
        <w:rPr>
          <w:rFonts w:ascii="Times New Roman" w:hAnsi="Times New Roman"/>
          <w:color w:val="000000"/>
          <w:sz w:val="24"/>
          <w:szCs w:val="24"/>
        </w:rPr>
        <w:t>b&gt;</w:t>
      </w:r>
      <w:r w:rsidRPr="002853FD">
        <w:rPr>
          <w:rFonts w:ascii="Times New Roman" w:hAnsi="Times New Roman"/>
          <w:color w:val="000000"/>
          <w:sz w:val="24"/>
          <w:szCs w:val="24"/>
        </w:rPr>
        <w:t xml:space="preserve">Simulation </w:t>
      </w:r>
      <w:r w:rsidR="00AD2752" w:rsidRPr="002853FD">
        <w:rPr>
          <w:rFonts w:ascii="Times New Roman" w:hAnsi="Times New Roman"/>
          <w:color w:val="000000"/>
          <w:sz w:val="24"/>
          <w:szCs w:val="24"/>
        </w:rPr>
        <w:t>Situation</w:t>
      </w:r>
    </w:p>
    <w:p w14:paraId="03314B64" w14:textId="2E4D9088" w:rsidR="0083465D" w:rsidRPr="002853FD" w:rsidRDefault="0083465D"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&lt;</w:t>
      </w:r>
      <w:r w:rsidR="008E3610" w:rsidRPr="002853FD">
        <w:rPr>
          <w:rFonts w:ascii="Times New Roman" w:eastAsia="Times New Roman" w:hAnsi="Times New Roman"/>
          <w:color w:val="000000"/>
          <w:kern w:val="0"/>
          <w:sz w:val="24"/>
          <w:szCs w:val="24"/>
        </w:rPr>
        <w:t xml:space="preserve">c&gt;Situation </w:t>
      </w:r>
      <w:r w:rsidRPr="00391583">
        <w:rPr>
          <w:rFonts w:ascii="Times New Roman" w:eastAsia="Times New Roman" w:hAnsi="Times New Roman"/>
          <w:color w:val="000000"/>
          <w:kern w:val="0"/>
          <w:sz w:val="24"/>
          <w:szCs w:val="24"/>
        </w:rPr>
        <w:t>1</w:t>
      </w:r>
      <w:r w:rsidR="008E3610" w:rsidRPr="002853FD">
        <w:rPr>
          <w:rFonts w:ascii="Times New Roman" w:eastAsia="Times New Roman" w:hAnsi="Times New Roman"/>
          <w:color w:val="000000"/>
          <w:kern w:val="0"/>
          <w:sz w:val="24"/>
          <w:szCs w:val="24"/>
        </w:rPr>
        <w:t>:</w:t>
      </w:r>
      <w:r w:rsidR="004F78E8" w:rsidRPr="002853FD">
        <w:rPr>
          <w:rFonts w:ascii="Times New Roman" w:eastAsia="Times New Roman" w:hAnsi="Times New Roman"/>
          <w:color w:val="000000"/>
          <w:kern w:val="0"/>
          <w:sz w:val="24"/>
          <w:szCs w:val="24"/>
        </w:rPr>
        <w:t xml:space="preserve"> </w:t>
      </w:r>
      <w:r w:rsidRPr="002853FD">
        <w:rPr>
          <w:rFonts w:ascii="Times New Roman" w:eastAsia="Times New Roman" w:hAnsi="Times New Roman"/>
          <w:color w:val="000000"/>
          <w:kern w:val="0"/>
          <w:sz w:val="24"/>
          <w:szCs w:val="24"/>
        </w:rPr>
        <w:t>Hotel Room</w:t>
      </w:r>
    </w:p>
    <w:p w14:paraId="4FF7A44A" w14:textId="567FE0D6" w:rsidR="009E2188" w:rsidRPr="002853FD" w:rsidRDefault="009E2188"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This is read by the proctor, who is playing the role of the lead HCP.</w:t>
      </w:r>
      <w:r w:rsidR="003A4B8F" w:rsidRPr="002853FD">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After reading, the proctor will allow the HCP to assess the patient for </w:t>
      </w:r>
      <w:r w:rsidR="001A236F" w:rsidRPr="00391583">
        <w:rPr>
          <w:rFonts w:ascii="Times New Roman" w:eastAsia="Times New Roman" w:hAnsi="Times New Roman"/>
          <w:color w:val="000000"/>
          <w:kern w:val="0"/>
          <w:sz w:val="24"/>
          <w:szCs w:val="24"/>
        </w:rPr>
        <w:t>four</w:t>
      </w:r>
      <w:r w:rsidRPr="00391583">
        <w:rPr>
          <w:rFonts w:ascii="Times New Roman" w:eastAsia="Times New Roman" w:hAnsi="Times New Roman"/>
          <w:color w:val="000000"/>
          <w:kern w:val="0"/>
          <w:sz w:val="24"/>
          <w:szCs w:val="24"/>
        </w:rPr>
        <w:t xml:space="preserve"> minutes</w:t>
      </w:r>
      <w:r>
        <w:rPr>
          <w:rFonts w:ascii="Times New Roman" w:eastAsia="Times New Roman" w:hAnsi="Times New Roman"/>
          <w:color w:val="000000"/>
          <w:kern w:val="0"/>
          <w:sz w:val="24"/>
          <w:szCs w:val="24"/>
        </w:rPr>
        <w:t xml:space="preserve"> before returning to the HCP and stating, “Tell me what you found out?” and asking relevant questions to understand the HCP’s history</w:t>
      </w:r>
      <w:r w:rsidR="00E13A54">
        <w:rPr>
          <w:rFonts w:ascii="Times New Roman" w:eastAsia="Times New Roman" w:hAnsi="Times New Roman"/>
          <w:color w:val="000000"/>
          <w:kern w:val="0"/>
          <w:sz w:val="24"/>
          <w:szCs w:val="24"/>
        </w:rPr>
        <w:t>-</w:t>
      </w:r>
      <w:r>
        <w:rPr>
          <w:rFonts w:ascii="Times New Roman" w:eastAsia="Times New Roman" w:hAnsi="Times New Roman"/>
          <w:color w:val="000000"/>
          <w:kern w:val="0"/>
          <w:sz w:val="24"/>
          <w:szCs w:val="24"/>
        </w:rPr>
        <w:t>taking ability and skill.</w:t>
      </w:r>
    </w:p>
    <w:p w14:paraId="23D094E7" w14:textId="77777777" w:rsidR="009E2188" w:rsidRPr="002853FD" w:rsidRDefault="009E2188" w:rsidP="005A15A6">
      <w:pPr>
        <w:spacing w:after="0" w:line="480" w:lineRule="auto"/>
        <w:rPr>
          <w:rFonts w:ascii="Times New Roman" w:eastAsia="Times New Roman" w:hAnsi="Times New Roman"/>
          <w:color w:val="000000"/>
          <w:kern w:val="0"/>
          <w:sz w:val="24"/>
          <w:szCs w:val="24"/>
        </w:rPr>
      </w:pPr>
    </w:p>
    <w:p w14:paraId="1525FA7F" w14:textId="172ECF8A" w:rsidR="0083465D" w:rsidRPr="002853FD" w:rsidRDefault="0083465D" w:rsidP="005A15A6">
      <w:pPr>
        <w:spacing w:after="0" w:line="480" w:lineRule="auto"/>
        <w:rPr>
          <w:rFonts w:ascii="Times New Roman" w:eastAsia="Times New Roman" w:hAnsi="Times New Roman"/>
          <w:color w:val="000000"/>
          <w:kern w:val="0"/>
          <w:sz w:val="24"/>
          <w:szCs w:val="24"/>
        </w:rPr>
      </w:pPr>
      <w:r>
        <w:rPr>
          <w:rFonts w:ascii="Times New Roman" w:eastAsia="Times New Roman" w:hAnsi="Times New Roman"/>
          <w:color w:val="000000"/>
          <w:kern w:val="0"/>
          <w:sz w:val="24"/>
          <w:szCs w:val="24"/>
        </w:rPr>
        <w:t xml:space="preserve">You are at a swim meet in New England, near the coast. You found out the next morning that most of the athletes went to the water for a cold plunge on a dare, after looking out the window of a seafood restaurant at which they ate. The outside air temperature during the day is </w:t>
      </w:r>
      <w:r w:rsidRPr="00391583">
        <w:rPr>
          <w:rFonts w:ascii="Times New Roman" w:eastAsia="Times New Roman" w:hAnsi="Times New Roman"/>
          <w:color w:val="000000"/>
          <w:kern w:val="0"/>
          <w:sz w:val="24"/>
          <w:szCs w:val="24"/>
        </w:rPr>
        <w:t>65</w:t>
      </w:r>
      <w:r>
        <w:rPr>
          <w:rFonts w:ascii="Times New Roman" w:eastAsia="Times New Roman" w:hAnsi="Times New Roman"/>
          <w:color w:val="000000"/>
          <w:kern w:val="0"/>
          <w:sz w:val="24"/>
          <w:szCs w:val="24"/>
        </w:rPr>
        <w:t xml:space="preserve"> degrees</w:t>
      </w:r>
      <w:r w:rsidR="00E13A54">
        <w:rPr>
          <w:rFonts w:ascii="Times New Roman" w:eastAsia="Times New Roman" w:hAnsi="Times New Roman"/>
          <w:color w:val="000000"/>
          <w:kern w:val="0"/>
          <w:sz w:val="24"/>
          <w:szCs w:val="24"/>
        </w:rPr>
        <w:t>,</w:t>
      </w:r>
      <w:r>
        <w:rPr>
          <w:rFonts w:ascii="Times New Roman" w:eastAsia="Times New Roman" w:hAnsi="Times New Roman"/>
          <w:color w:val="000000"/>
          <w:kern w:val="0"/>
          <w:sz w:val="24"/>
          <w:szCs w:val="24"/>
        </w:rPr>
        <w:t xml:space="preserve"> and the ocean is “freezing.” </w:t>
      </w:r>
      <w:r w:rsidRPr="00391583">
        <w:rPr>
          <w:rFonts w:ascii="Times New Roman" w:eastAsia="Times New Roman" w:hAnsi="Times New Roman"/>
          <w:color w:val="000000"/>
          <w:kern w:val="0"/>
          <w:sz w:val="24"/>
          <w:szCs w:val="24"/>
        </w:rPr>
        <w:t>One</w:t>
      </w:r>
      <w:r>
        <w:rPr>
          <w:rFonts w:ascii="Times New Roman" w:eastAsia="Times New Roman" w:hAnsi="Times New Roman"/>
          <w:color w:val="000000"/>
          <w:kern w:val="0"/>
          <w:sz w:val="24"/>
          <w:szCs w:val="24"/>
        </w:rPr>
        <w:t xml:space="preserve"> of the athletes </w:t>
      </w:r>
      <w:proofErr w:type="gramStart"/>
      <w:r>
        <w:rPr>
          <w:rFonts w:ascii="Times New Roman" w:eastAsia="Times New Roman" w:hAnsi="Times New Roman"/>
          <w:color w:val="000000"/>
          <w:kern w:val="0"/>
          <w:sz w:val="24"/>
          <w:szCs w:val="24"/>
        </w:rPr>
        <w:t>is</w:t>
      </w:r>
      <w:proofErr w:type="gramEnd"/>
      <w:r>
        <w:rPr>
          <w:rFonts w:ascii="Times New Roman" w:eastAsia="Times New Roman" w:hAnsi="Times New Roman"/>
          <w:color w:val="000000"/>
          <w:kern w:val="0"/>
          <w:sz w:val="24"/>
          <w:szCs w:val="24"/>
        </w:rPr>
        <w:t xml:space="preserve"> ill this morning. Another athlete tells you that the sick athlete was up all</w:t>
      </w:r>
      <w:r w:rsidR="00E13A54" w:rsidRPr="00391583">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night vomiting and woke up sick in the morning with diarrhea as well. That morning, the head HCP looked into the room, saw the athlete sleeping, and agreed with the coach to let the athlete sleep. After a few hours of practice that morning, the </w:t>
      </w:r>
      <w:r w:rsidR="00E13A54">
        <w:rPr>
          <w:rFonts w:ascii="Times New Roman" w:eastAsia="Times New Roman" w:hAnsi="Times New Roman"/>
          <w:color w:val="000000"/>
          <w:kern w:val="0"/>
          <w:sz w:val="24"/>
          <w:szCs w:val="24"/>
        </w:rPr>
        <w:t>h</w:t>
      </w:r>
      <w:r>
        <w:rPr>
          <w:rFonts w:ascii="Times New Roman" w:eastAsia="Times New Roman" w:hAnsi="Times New Roman"/>
          <w:color w:val="000000"/>
          <w:kern w:val="0"/>
          <w:sz w:val="24"/>
          <w:szCs w:val="24"/>
        </w:rPr>
        <w:t>ead HCP says:</w:t>
      </w:r>
    </w:p>
    <w:p w14:paraId="364DD9D7" w14:textId="77777777" w:rsidR="00CD692F" w:rsidRPr="002853FD" w:rsidRDefault="00CD692F" w:rsidP="005A15A6">
      <w:pPr>
        <w:spacing w:after="0" w:line="480" w:lineRule="auto"/>
        <w:rPr>
          <w:rFonts w:ascii="Times New Roman" w:eastAsia="Times New Roman" w:hAnsi="Times New Roman"/>
          <w:color w:val="000000"/>
          <w:kern w:val="0"/>
          <w:sz w:val="24"/>
          <w:szCs w:val="24"/>
        </w:rPr>
      </w:pPr>
    </w:p>
    <w:p w14:paraId="6D079255" w14:textId="19A1D617" w:rsidR="0083465D" w:rsidRPr="002853FD" w:rsidRDefault="0083465D"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b/>
          <w:bCs/>
          <w:color w:val="000000"/>
          <w:kern w:val="0"/>
          <w:sz w:val="24"/>
          <w:szCs w:val="24"/>
        </w:rPr>
        <w:lastRenderedPageBreak/>
        <w:t>Head HCP:</w:t>
      </w:r>
      <w:r>
        <w:rPr>
          <w:rFonts w:ascii="Times New Roman" w:eastAsia="Times New Roman" w:hAnsi="Times New Roman"/>
          <w:color w:val="000000"/>
          <w:kern w:val="0"/>
          <w:sz w:val="24"/>
          <w:szCs w:val="24"/>
        </w:rPr>
        <w:t xml:space="preserve"> “I </w:t>
      </w:r>
      <w:r w:rsidRPr="00391583">
        <w:rPr>
          <w:rFonts w:ascii="Times New Roman" w:eastAsia="Times New Roman" w:hAnsi="Times New Roman"/>
          <w:color w:val="000000"/>
          <w:kern w:val="0"/>
          <w:sz w:val="24"/>
          <w:szCs w:val="24"/>
        </w:rPr>
        <w:t>am</w:t>
      </w:r>
      <w:r>
        <w:rPr>
          <w:rFonts w:ascii="Times New Roman" w:eastAsia="Times New Roman" w:hAnsi="Times New Roman"/>
          <w:color w:val="000000"/>
          <w:kern w:val="0"/>
          <w:sz w:val="24"/>
          <w:szCs w:val="24"/>
        </w:rPr>
        <w:t xml:space="preserve"> going to work on these athletes.</w:t>
      </w:r>
      <w:r w:rsidR="003A4B8F" w:rsidRPr="002853FD">
        <w:rPr>
          <w:rFonts w:ascii="Times New Roman" w:eastAsia="Times New Roman" w:hAnsi="Times New Roman"/>
          <w:color w:val="000000"/>
          <w:kern w:val="0"/>
          <w:sz w:val="24"/>
          <w:szCs w:val="24"/>
        </w:rPr>
        <w:t xml:space="preserve"> </w:t>
      </w:r>
      <w:r w:rsidRPr="002853FD">
        <w:rPr>
          <w:rFonts w:ascii="Times New Roman" w:eastAsia="Times New Roman" w:hAnsi="Times New Roman"/>
          <w:color w:val="000000"/>
          <w:kern w:val="0"/>
          <w:sz w:val="24"/>
          <w:szCs w:val="24"/>
        </w:rPr>
        <w:t>Can you go check on that athlete? Please come back with some news on what is going on.”</w:t>
      </w:r>
    </w:p>
    <w:p w14:paraId="5685C090" w14:textId="77777777" w:rsidR="0083465D" w:rsidRPr="002853FD" w:rsidRDefault="0083465D" w:rsidP="005A15A6">
      <w:pPr>
        <w:spacing w:after="0" w:line="480" w:lineRule="auto"/>
        <w:rPr>
          <w:rFonts w:ascii="Times New Roman" w:eastAsia="Times New Roman" w:hAnsi="Times New Roman"/>
          <w:color w:val="000000"/>
          <w:kern w:val="0"/>
          <w:sz w:val="24"/>
          <w:szCs w:val="24"/>
        </w:rPr>
      </w:pPr>
    </w:p>
    <w:p w14:paraId="64392D8D" w14:textId="61A053FD" w:rsidR="0083465D" w:rsidRPr="002853FD" w:rsidRDefault="008E3610"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 xml:space="preserve">&lt;c&gt;Situation </w:t>
      </w:r>
      <w:r w:rsidRPr="00391583">
        <w:rPr>
          <w:rFonts w:ascii="Times New Roman" w:eastAsia="Times New Roman" w:hAnsi="Times New Roman"/>
          <w:color w:val="000000"/>
          <w:kern w:val="0"/>
          <w:sz w:val="24"/>
          <w:szCs w:val="24"/>
        </w:rPr>
        <w:t>2</w:t>
      </w:r>
      <w:r w:rsidRPr="002853FD">
        <w:rPr>
          <w:rFonts w:ascii="Times New Roman" w:eastAsia="Times New Roman" w:hAnsi="Times New Roman"/>
          <w:color w:val="000000"/>
          <w:kern w:val="0"/>
          <w:sz w:val="24"/>
          <w:szCs w:val="24"/>
        </w:rPr>
        <w:t>:</w:t>
      </w:r>
      <w:r w:rsidR="004F78E8" w:rsidRPr="002853FD">
        <w:rPr>
          <w:rFonts w:ascii="Times New Roman" w:eastAsia="Times New Roman" w:hAnsi="Times New Roman"/>
          <w:color w:val="000000"/>
          <w:kern w:val="0"/>
          <w:sz w:val="24"/>
          <w:szCs w:val="24"/>
        </w:rPr>
        <w:t xml:space="preserve"> </w:t>
      </w:r>
      <w:r w:rsidR="0083465D" w:rsidRPr="002853FD">
        <w:rPr>
          <w:rFonts w:ascii="Times New Roman" w:eastAsia="Times New Roman" w:hAnsi="Times New Roman"/>
          <w:color w:val="000000"/>
          <w:kern w:val="0"/>
          <w:sz w:val="24"/>
          <w:szCs w:val="24"/>
        </w:rPr>
        <w:t>Pool Deck</w:t>
      </w:r>
    </w:p>
    <w:p w14:paraId="39FC774A" w14:textId="1DB133B0" w:rsidR="009E2188" w:rsidRPr="002853FD" w:rsidRDefault="009E2188"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This is read by the proctor, who is playing the role of the lead HCP.</w:t>
      </w:r>
      <w:r w:rsidR="003A4B8F" w:rsidRPr="002853FD">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After reading, the proctor will allow the HCP to assess the patient for </w:t>
      </w:r>
      <w:r w:rsidR="00770A5C" w:rsidRPr="00391583">
        <w:rPr>
          <w:rFonts w:ascii="Times New Roman" w:eastAsia="Times New Roman" w:hAnsi="Times New Roman"/>
          <w:color w:val="000000"/>
          <w:kern w:val="0"/>
          <w:sz w:val="24"/>
          <w:szCs w:val="24"/>
        </w:rPr>
        <w:t>four</w:t>
      </w:r>
      <w:r w:rsidRPr="00391583">
        <w:rPr>
          <w:rFonts w:ascii="Times New Roman" w:eastAsia="Times New Roman" w:hAnsi="Times New Roman"/>
          <w:color w:val="000000"/>
          <w:kern w:val="0"/>
          <w:sz w:val="24"/>
          <w:szCs w:val="24"/>
        </w:rPr>
        <w:t xml:space="preserve"> minutes</w:t>
      </w:r>
      <w:r>
        <w:rPr>
          <w:rFonts w:ascii="Times New Roman" w:eastAsia="Times New Roman" w:hAnsi="Times New Roman"/>
          <w:color w:val="000000"/>
          <w:kern w:val="0"/>
          <w:sz w:val="24"/>
          <w:szCs w:val="24"/>
        </w:rPr>
        <w:t xml:space="preserve"> before returning to the HCP and stating, “Tell me what you found out?” and asking relevant questions to understand the HCP’s history</w:t>
      </w:r>
      <w:r w:rsidR="00E13A54">
        <w:rPr>
          <w:rFonts w:ascii="Times New Roman" w:eastAsia="Times New Roman" w:hAnsi="Times New Roman"/>
          <w:color w:val="000000"/>
          <w:kern w:val="0"/>
          <w:sz w:val="24"/>
          <w:szCs w:val="24"/>
        </w:rPr>
        <w:t>-</w:t>
      </w:r>
      <w:r>
        <w:rPr>
          <w:rFonts w:ascii="Times New Roman" w:eastAsia="Times New Roman" w:hAnsi="Times New Roman"/>
          <w:color w:val="000000"/>
          <w:kern w:val="0"/>
          <w:sz w:val="24"/>
          <w:szCs w:val="24"/>
        </w:rPr>
        <w:t>taking ability and skill.</w:t>
      </w:r>
    </w:p>
    <w:p w14:paraId="49605534" w14:textId="77777777" w:rsidR="009E2188" w:rsidRPr="002853FD" w:rsidRDefault="009E2188" w:rsidP="005A15A6">
      <w:pPr>
        <w:spacing w:after="0" w:line="480" w:lineRule="auto"/>
        <w:rPr>
          <w:rFonts w:ascii="Times New Roman" w:eastAsia="Times New Roman" w:hAnsi="Times New Roman"/>
          <w:color w:val="000000"/>
          <w:kern w:val="0"/>
          <w:sz w:val="24"/>
          <w:szCs w:val="24"/>
        </w:rPr>
      </w:pPr>
    </w:p>
    <w:p w14:paraId="009560E1" w14:textId="65D1CE64" w:rsidR="0083465D" w:rsidRPr="002853FD" w:rsidRDefault="0083465D" w:rsidP="005A15A6">
      <w:pPr>
        <w:spacing w:after="0" w:line="480" w:lineRule="auto"/>
        <w:rPr>
          <w:rFonts w:ascii="Times New Roman" w:eastAsia="Times New Roman" w:hAnsi="Times New Roman"/>
          <w:color w:val="000000"/>
          <w:kern w:val="0"/>
          <w:sz w:val="24"/>
          <w:szCs w:val="24"/>
        </w:rPr>
      </w:pPr>
      <w:r>
        <w:rPr>
          <w:rFonts w:ascii="Times New Roman" w:eastAsia="Times New Roman" w:hAnsi="Times New Roman"/>
          <w:color w:val="000000"/>
          <w:kern w:val="0"/>
          <w:sz w:val="24"/>
          <w:szCs w:val="24"/>
        </w:rPr>
        <w:t xml:space="preserve">You are at the pool. It is </w:t>
      </w:r>
      <w:r w:rsidRPr="00391583">
        <w:rPr>
          <w:rFonts w:ascii="Times New Roman" w:eastAsia="Times New Roman" w:hAnsi="Times New Roman"/>
          <w:color w:val="000000"/>
          <w:kern w:val="0"/>
          <w:sz w:val="24"/>
          <w:szCs w:val="24"/>
        </w:rPr>
        <w:t>10</w:t>
      </w:r>
      <w:r>
        <w:rPr>
          <w:rFonts w:ascii="Times New Roman" w:eastAsia="Times New Roman" w:hAnsi="Times New Roman"/>
          <w:color w:val="000000"/>
          <w:kern w:val="0"/>
          <w:sz w:val="24"/>
          <w:szCs w:val="24"/>
        </w:rPr>
        <w:t>:</w:t>
      </w:r>
      <w:r w:rsidRPr="00391583">
        <w:rPr>
          <w:rFonts w:ascii="Times New Roman" w:eastAsia="Times New Roman" w:hAnsi="Times New Roman"/>
          <w:color w:val="000000"/>
          <w:kern w:val="0"/>
          <w:sz w:val="24"/>
          <w:szCs w:val="24"/>
        </w:rPr>
        <w:t>30</w:t>
      </w:r>
      <w:r>
        <w:rPr>
          <w:rFonts w:ascii="Times New Roman" w:eastAsia="Times New Roman" w:hAnsi="Times New Roman"/>
          <w:color w:val="000000"/>
          <w:kern w:val="0"/>
          <w:sz w:val="24"/>
          <w:szCs w:val="24"/>
        </w:rPr>
        <w:t xml:space="preserve"> </w:t>
      </w:r>
      <w:r w:rsidRPr="00391583">
        <w:rPr>
          <w:rFonts w:ascii="Times New Roman" w:eastAsia="Times New Roman" w:hAnsi="Times New Roman"/>
          <w:color w:val="000000"/>
          <w:kern w:val="0"/>
          <w:sz w:val="24"/>
          <w:szCs w:val="24"/>
        </w:rPr>
        <w:t>a</w:t>
      </w:r>
      <w:r w:rsidR="00770A5C" w:rsidRPr="00391583">
        <w:rPr>
          <w:rFonts w:ascii="Times New Roman" w:eastAsia="Times New Roman" w:hAnsi="Times New Roman"/>
          <w:color w:val="000000"/>
          <w:kern w:val="0"/>
          <w:sz w:val="24"/>
          <w:szCs w:val="24"/>
        </w:rPr>
        <w:t>.</w:t>
      </w:r>
      <w:r w:rsidRPr="00391583">
        <w:rPr>
          <w:rFonts w:ascii="Times New Roman" w:eastAsia="Times New Roman" w:hAnsi="Times New Roman"/>
          <w:color w:val="000000"/>
          <w:kern w:val="0"/>
          <w:sz w:val="24"/>
          <w:szCs w:val="24"/>
        </w:rPr>
        <w:t>m</w:t>
      </w:r>
      <w:r>
        <w:rPr>
          <w:rFonts w:ascii="Times New Roman" w:eastAsia="Times New Roman" w:hAnsi="Times New Roman"/>
          <w:color w:val="000000"/>
          <w:kern w:val="0"/>
          <w:sz w:val="24"/>
          <w:szCs w:val="24"/>
        </w:rPr>
        <w:t xml:space="preserve">. The </w:t>
      </w:r>
      <w:r w:rsidR="00E13A54">
        <w:rPr>
          <w:rFonts w:ascii="Times New Roman" w:eastAsia="Times New Roman" w:hAnsi="Times New Roman"/>
          <w:color w:val="000000"/>
          <w:kern w:val="0"/>
          <w:sz w:val="24"/>
          <w:szCs w:val="24"/>
        </w:rPr>
        <w:t>h</w:t>
      </w:r>
      <w:r>
        <w:rPr>
          <w:rFonts w:ascii="Times New Roman" w:eastAsia="Times New Roman" w:hAnsi="Times New Roman"/>
          <w:color w:val="000000"/>
          <w:kern w:val="0"/>
          <w:sz w:val="24"/>
          <w:szCs w:val="24"/>
        </w:rPr>
        <w:t>ead HCP says</w:t>
      </w:r>
      <w:r w:rsidR="0045556C">
        <w:rPr>
          <w:rFonts w:ascii="Times New Roman" w:eastAsia="Times New Roman" w:hAnsi="Times New Roman"/>
          <w:color w:val="000000"/>
          <w:kern w:val="0"/>
          <w:sz w:val="24"/>
          <w:szCs w:val="24"/>
        </w:rPr>
        <w:t>, “I</w:t>
      </w:r>
      <w:r w:rsidR="00B0231F">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need to grab something </w:t>
      </w:r>
      <w:r w:rsidR="0045556C">
        <w:rPr>
          <w:rFonts w:ascii="Times New Roman" w:eastAsia="Times New Roman" w:hAnsi="Times New Roman"/>
          <w:color w:val="000000"/>
          <w:kern w:val="0"/>
          <w:sz w:val="24"/>
          <w:szCs w:val="24"/>
        </w:rPr>
        <w:t>from my</w:t>
      </w:r>
      <w:r>
        <w:rPr>
          <w:rFonts w:ascii="Times New Roman" w:eastAsia="Times New Roman" w:hAnsi="Times New Roman"/>
          <w:color w:val="000000"/>
          <w:kern w:val="0"/>
          <w:sz w:val="24"/>
          <w:szCs w:val="24"/>
        </w:rPr>
        <w:t xml:space="preserve"> office. I will be back in </w:t>
      </w:r>
      <w:r w:rsidR="00050917" w:rsidRPr="00391583">
        <w:rPr>
          <w:rFonts w:ascii="Times New Roman" w:eastAsia="Times New Roman" w:hAnsi="Times New Roman"/>
          <w:color w:val="000000"/>
          <w:kern w:val="0"/>
          <w:sz w:val="24"/>
          <w:szCs w:val="24"/>
        </w:rPr>
        <w:t>five</w:t>
      </w:r>
      <w:r w:rsidRPr="00391583">
        <w:rPr>
          <w:rFonts w:ascii="Times New Roman" w:eastAsia="Times New Roman" w:hAnsi="Times New Roman"/>
          <w:color w:val="000000"/>
          <w:kern w:val="0"/>
          <w:sz w:val="24"/>
          <w:szCs w:val="24"/>
        </w:rPr>
        <w:t xml:space="preserve"> minutes</w:t>
      </w:r>
      <w:r>
        <w:rPr>
          <w:rFonts w:ascii="Times New Roman" w:eastAsia="Times New Roman" w:hAnsi="Times New Roman"/>
          <w:color w:val="000000"/>
          <w:kern w:val="0"/>
          <w:sz w:val="24"/>
          <w:szCs w:val="24"/>
        </w:rPr>
        <w:t>. Nothing will happen</w:t>
      </w:r>
      <w:r w:rsidR="00E13A54">
        <w:rPr>
          <w:rFonts w:ascii="Times New Roman" w:eastAsia="Times New Roman" w:hAnsi="Times New Roman"/>
          <w:color w:val="000000"/>
          <w:kern w:val="0"/>
          <w:sz w:val="24"/>
          <w:szCs w:val="24"/>
        </w:rPr>
        <w:t>,</w:t>
      </w:r>
      <w:r>
        <w:rPr>
          <w:rFonts w:ascii="Times New Roman" w:eastAsia="Times New Roman" w:hAnsi="Times New Roman"/>
          <w:color w:val="000000"/>
          <w:kern w:val="0"/>
          <w:sz w:val="24"/>
          <w:szCs w:val="24"/>
        </w:rPr>
        <w:t xml:space="preserve"> but if it does, just figure out what is going on. I will be back soon.</w:t>
      </w:r>
      <w:r w:rsidR="003A4B8F" w:rsidRPr="002853FD">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You don’t need to touch anyone or do anything, just tell me what is wrong with the athlete.” As soon as the </w:t>
      </w:r>
      <w:r w:rsidR="00E13A54">
        <w:rPr>
          <w:rFonts w:ascii="Times New Roman" w:eastAsia="Times New Roman" w:hAnsi="Times New Roman"/>
          <w:color w:val="000000"/>
          <w:kern w:val="0"/>
          <w:sz w:val="24"/>
          <w:szCs w:val="24"/>
        </w:rPr>
        <w:t>h</w:t>
      </w:r>
      <w:r>
        <w:rPr>
          <w:rFonts w:ascii="Times New Roman" w:eastAsia="Times New Roman" w:hAnsi="Times New Roman"/>
          <w:color w:val="000000"/>
          <w:kern w:val="0"/>
          <w:sz w:val="24"/>
          <w:szCs w:val="24"/>
        </w:rPr>
        <w:t xml:space="preserve">ead HCP leaves, a </w:t>
      </w:r>
      <w:r w:rsidRPr="00391583">
        <w:rPr>
          <w:rFonts w:ascii="Times New Roman" w:eastAsia="Times New Roman" w:hAnsi="Times New Roman"/>
          <w:color w:val="000000"/>
          <w:kern w:val="0"/>
          <w:sz w:val="24"/>
          <w:szCs w:val="24"/>
        </w:rPr>
        <w:t xml:space="preserve">19 </w:t>
      </w:r>
      <w:r w:rsidR="00E13A54">
        <w:rPr>
          <w:rFonts w:ascii="Times New Roman" w:eastAsia="Times New Roman" w:hAnsi="Times New Roman"/>
          <w:color w:val="000000"/>
          <w:kern w:val="0"/>
          <w:sz w:val="24"/>
          <w:szCs w:val="24"/>
        </w:rPr>
        <w:t>year old</w:t>
      </w:r>
      <w:r>
        <w:rPr>
          <w:rFonts w:ascii="Times New Roman" w:eastAsia="Times New Roman" w:hAnsi="Times New Roman"/>
          <w:color w:val="000000"/>
          <w:kern w:val="0"/>
          <w:sz w:val="24"/>
          <w:szCs w:val="24"/>
        </w:rPr>
        <w:t xml:space="preserve"> athlete comes to you in distress and </w:t>
      </w:r>
      <w:r w:rsidR="005F7ECA">
        <w:rPr>
          <w:rFonts w:ascii="Times New Roman" w:eastAsia="Times New Roman" w:hAnsi="Times New Roman"/>
          <w:color w:val="000000"/>
          <w:kern w:val="0"/>
          <w:sz w:val="24"/>
          <w:szCs w:val="24"/>
        </w:rPr>
        <w:t xml:space="preserve">is </w:t>
      </w:r>
      <w:r>
        <w:rPr>
          <w:rFonts w:ascii="Times New Roman" w:eastAsia="Times New Roman" w:hAnsi="Times New Roman"/>
          <w:color w:val="000000"/>
          <w:kern w:val="0"/>
          <w:sz w:val="24"/>
          <w:szCs w:val="24"/>
        </w:rPr>
        <w:t>struggling to breathe. “I can’t feel my left arm.</w:t>
      </w:r>
      <w:r w:rsidR="003A4B8F" w:rsidRPr="002853FD">
        <w:rPr>
          <w:rFonts w:ascii="Times New Roman" w:eastAsia="Times New Roman" w:hAnsi="Times New Roman"/>
          <w:color w:val="000000"/>
          <w:kern w:val="0"/>
          <w:sz w:val="24"/>
          <w:szCs w:val="24"/>
        </w:rPr>
        <w:t xml:space="preserve"> </w:t>
      </w:r>
      <w:r w:rsidRPr="002853FD">
        <w:rPr>
          <w:rFonts w:ascii="Times New Roman" w:eastAsia="Times New Roman" w:hAnsi="Times New Roman"/>
          <w:color w:val="000000"/>
          <w:kern w:val="0"/>
          <w:sz w:val="24"/>
          <w:szCs w:val="24"/>
        </w:rPr>
        <w:t>I can’t breathe</w:t>
      </w:r>
      <w:r w:rsidR="005F7ECA">
        <w:rPr>
          <w:rFonts w:ascii="Times New Roman" w:eastAsia="Times New Roman" w:hAnsi="Times New Roman"/>
          <w:color w:val="000000"/>
          <w:kern w:val="0"/>
          <w:sz w:val="24"/>
          <w:szCs w:val="24"/>
        </w:rPr>
        <w:t>,</w:t>
      </w:r>
      <w:r w:rsidRPr="002853FD">
        <w:rPr>
          <w:rFonts w:ascii="Times New Roman" w:eastAsia="Times New Roman" w:hAnsi="Times New Roman"/>
          <w:color w:val="000000"/>
          <w:kern w:val="0"/>
          <w:sz w:val="24"/>
          <w:szCs w:val="24"/>
        </w:rPr>
        <w:t xml:space="preserve"> and my chest hurts on the left side.”</w:t>
      </w:r>
      <w:r w:rsidR="003A4B8F" w:rsidRPr="002853FD">
        <w:rPr>
          <w:rFonts w:ascii="Times New Roman" w:eastAsia="Times New Roman" w:hAnsi="Times New Roman"/>
          <w:color w:val="000000"/>
          <w:kern w:val="0"/>
          <w:sz w:val="24"/>
          <w:szCs w:val="24"/>
        </w:rPr>
        <w:t xml:space="preserve"> </w:t>
      </w:r>
      <w:r w:rsidR="005F7ECA">
        <w:rPr>
          <w:rFonts w:ascii="Times New Roman" w:eastAsia="Times New Roman" w:hAnsi="Times New Roman"/>
          <w:color w:val="000000"/>
          <w:kern w:val="0"/>
          <w:sz w:val="24"/>
          <w:szCs w:val="24"/>
        </w:rPr>
        <w:t xml:space="preserve">The patient </w:t>
      </w:r>
      <w:r>
        <w:rPr>
          <w:rFonts w:ascii="Times New Roman" w:eastAsia="Times New Roman" w:hAnsi="Times New Roman"/>
          <w:color w:val="000000"/>
          <w:kern w:val="0"/>
          <w:sz w:val="24"/>
          <w:szCs w:val="24"/>
        </w:rPr>
        <w:t xml:space="preserve">was doing repeats. The athlete adds, “I </w:t>
      </w:r>
      <w:r w:rsidRPr="00391583">
        <w:rPr>
          <w:rFonts w:ascii="Times New Roman" w:eastAsia="Times New Roman" w:hAnsi="Times New Roman"/>
          <w:color w:val="000000"/>
          <w:kern w:val="0"/>
          <w:sz w:val="24"/>
          <w:szCs w:val="24"/>
        </w:rPr>
        <w:t>am</w:t>
      </w:r>
      <w:r>
        <w:rPr>
          <w:rFonts w:ascii="Times New Roman" w:eastAsia="Times New Roman" w:hAnsi="Times New Roman"/>
          <w:color w:val="000000"/>
          <w:kern w:val="0"/>
          <w:sz w:val="24"/>
          <w:szCs w:val="24"/>
        </w:rPr>
        <w:t xml:space="preserve"> having trouble keeping my eyes open.</w:t>
      </w:r>
      <w:r w:rsidR="003A4B8F" w:rsidRPr="002853FD">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Like</w:t>
      </w:r>
      <w:r w:rsidR="005F7ECA">
        <w:rPr>
          <w:rFonts w:ascii="Times New Roman" w:eastAsia="Times New Roman" w:hAnsi="Times New Roman"/>
          <w:color w:val="000000"/>
          <w:kern w:val="0"/>
          <w:sz w:val="24"/>
          <w:szCs w:val="24"/>
        </w:rPr>
        <w:t>,</w:t>
      </w:r>
      <w:r>
        <w:rPr>
          <w:rFonts w:ascii="Times New Roman" w:eastAsia="Times New Roman" w:hAnsi="Times New Roman"/>
          <w:color w:val="000000"/>
          <w:kern w:val="0"/>
          <w:sz w:val="24"/>
          <w:szCs w:val="24"/>
        </w:rPr>
        <w:t xml:space="preserve"> I </w:t>
      </w:r>
      <w:r w:rsidRPr="00391583">
        <w:rPr>
          <w:rFonts w:ascii="Times New Roman" w:eastAsia="Times New Roman" w:hAnsi="Times New Roman"/>
          <w:color w:val="000000"/>
          <w:kern w:val="0"/>
          <w:sz w:val="24"/>
          <w:szCs w:val="24"/>
        </w:rPr>
        <w:t>am</w:t>
      </w:r>
      <w:r>
        <w:rPr>
          <w:rFonts w:ascii="Times New Roman" w:eastAsia="Times New Roman" w:hAnsi="Times New Roman"/>
          <w:color w:val="000000"/>
          <w:kern w:val="0"/>
          <w:sz w:val="24"/>
          <w:szCs w:val="24"/>
        </w:rPr>
        <w:t xml:space="preserve"> very tired.”</w:t>
      </w:r>
    </w:p>
    <w:p w14:paraId="7DB2455E" w14:textId="77777777" w:rsidR="0083465D" w:rsidRPr="002853FD" w:rsidRDefault="0083465D" w:rsidP="005A15A6">
      <w:pPr>
        <w:spacing w:after="0" w:line="480" w:lineRule="auto"/>
        <w:rPr>
          <w:rFonts w:ascii="Times New Roman" w:eastAsia="Times New Roman" w:hAnsi="Times New Roman"/>
          <w:color w:val="000000"/>
          <w:kern w:val="0"/>
          <w:sz w:val="24"/>
          <w:szCs w:val="24"/>
        </w:rPr>
      </w:pPr>
    </w:p>
    <w:p w14:paraId="3B1C18BE" w14:textId="7B54E423" w:rsidR="0083465D" w:rsidRPr="002853FD" w:rsidRDefault="008E3610"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 xml:space="preserve">&lt;c&gt;Situation </w:t>
      </w:r>
      <w:r w:rsidRPr="00391583">
        <w:rPr>
          <w:rFonts w:ascii="Times New Roman" w:eastAsia="Times New Roman" w:hAnsi="Times New Roman"/>
          <w:color w:val="000000"/>
          <w:kern w:val="0"/>
          <w:sz w:val="24"/>
          <w:szCs w:val="24"/>
        </w:rPr>
        <w:t>3</w:t>
      </w:r>
      <w:r w:rsidRPr="002853FD">
        <w:rPr>
          <w:rFonts w:ascii="Times New Roman" w:eastAsia="Times New Roman" w:hAnsi="Times New Roman"/>
          <w:color w:val="000000"/>
          <w:kern w:val="0"/>
          <w:sz w:val="24"/>
          <w:szCs w:val="24"/>
        </w:rPr>
        <w:t>:</w:t>
      </w:r>
      <w:r w:rsidR="004F78E8" w:rsidRPr="002853FD">
        <w:rPr>
          <w:rFonts w:ascii="Times New Roman" w:eastAsia="Times New Roman" w:hAnsi="Times New Roman"/>
          <w:color w:val="000000"/>
          <w:kern w:val="0"/>
          <w:sz w:val="24"/>
          <w:szCs w:val="24"/>
        </w:rPr>
        <w:t xml:space="preserve"> </w:t>
      </w:r>
      <w:r w:rsidR="0083465D" w:rsidRPr="002853FD">
        <w:rPr>
          <w:rFonts w:ascii="Times New Roman" w:eastAsia="Times New Roman" w:hAnsi="Times New Roman"/>
          <w:color w:val="000000"/>
          <w:kern w:val="0"/>
          <w:sz w:val="24"/>
          <w:szCs w:val="24"/>
        </w:rPr>
        <w:t>Athletic Training Clinic Dance Department, College</w:t>
      </w:r>
    </w:p>
    <w:p w14:paraId="08285734" w14:textId="1FD5D302" w:rsidR="009E2188" w:rsidRPr="002853FD" w:rsidRDefault="009E2188"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This is read by the proctor, who is playing the role of the lead HCP.</w:t>
      </w:r>
      <w:r w:rsidR="003A4B8F" w:rsidRPr="002853FD">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After reading, the proctor will allow the HCP to assess the patient for </w:t>
      </w:r>
      <w:r w:rsidR="00AF102E" w:rsidRPr="00391583">
        <w:rPr>
          <w:rFonts w:ascii="Times New Roman" w:eastAsia="Times New Roman" w:hAnsi="Times New Roman"/>
          <w:color w:val="000000"/>
          <w:kern w:val="0"/>
          <w:sz w:val="24"/>
          <w:szCs w:val="24"/>
        </w:rPr>
        <w:t>four</w:t>
      </w:r>
      <w:r w:rsidRPr="00391583">
        <w:rPr>
          <w:rFonts w:ascii="Times New Roman" w:eastAsia="Times New Roman" w:hAnsi="Times New Roman"/>
          <w:color w:val="000000"/>
          <w:kern w:val="0"/>
          <w:sz w:val="24"/>
          <w:szCs w:val="24"/>
        </w:rPr>
        <w:t xml:space="preserve"> minutes</w:t>
      </w:r>
      <w:r>
        <w:rPr>
          <w:rFonts w:ascii="Times New Roman" w:eastAsia="Times New Roman" w:hAnsi="Times New Roman"/>
          <w:color w:val="000000"/>
          <w:kern w:val="0"/>
          <w:sz w:val="24"/>
          <w:szCs w:val="24"/>
        </w:rPr>
        <w:t xml:space="preserve"> before returning to the HCP and stating, “Tell me what you found out?” and asking relevant questions to understand the HCP’s history</w:t>
      </w:r>
      <w:r w:rsidR="005F7ECA">
        <w:rPr>
          <w:rFonts w:ascii="Times New Roman" w:eastAsia="Times New Roman" w:hAnsi="Times New Roman"/>
          <w:color w:val="000000"/>
          <w:kern w:val="0"/>
          <w:sz w:val="24"/>
          <w:szCs w:val="24"/>
        </w:rPr>
        <w:t>-</w:t>
      </w:r>
      <w:r>
        <w:rPr>
          <w:rFonts w:ascii="Times New Roman" w:eastAsia="Times New Roman" w:hAnsi="Times New Roman"/>
          <w:color w:val="000000"/>
          <w:kern w:val="0"/>
          <w:sz w:val="24"/>
          <w:szCs w:val="24"/>
        </w:rPr>
        <w:t>taking ability and skill.</w:t>
      </w:r>
    </w:p>
    <w:p w14:paraId="22CDD872" w14:textId="77777777" w:rsidR="009E2188" w:rsidRPr="002853FD" w:rsidRDefault="009E2188" w:rsidP="005A15A6">
      <w:pPr>
        <w:spacing w:after="0" w:line="480" w:lineRule="auto"/>
        <w:rPr>
          <w:rFonts w:ascii="Times New Roman" w:eastAsia="Times New Roman" w:hAnsi="Times New Roman"/>
          <w:color w:val="000000"/>
          <w:kern w:val="0"/>
          <w:sz w:val="24"/>
          <w:szCs w:val="24"/>
        </w:rPr>
      </w:pPr>
    </w:p>
    <w:p w14:paraId="3FEDFE20" w14:textId="3072C0ED" w:rsidR="0083465D" w:rsidRPr="002853FD" w:rsidRDefault="0083465D"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lastRenderedPageBreak/>
        <w:t>You are at the dance department clinic for the day.</w:t>
      </w:r>
      <w:r w:rsidR="003A4B8F" w:rsidRPr="002853FD">
        <w:rPr>
          <w:rFonts w:ascii="Times New Roman" w:eastAsia="Times New Roman" w:hAnsi="Times New Roman"/>
          <w:color w:val="000000"/>
          <w:kern w:val="0"/>
          <w:sz w:val="24"/>
          <w:szCs w:val="24"/>
        </w:rPr>
        <w:t xml:space="preserve"> </w:t>
      </w:r>
      <w:r w:rsidR="009E2188" w:rsidRPr="002853FD">
        <w:rPr>
          <w:rFonts w:ascii="Times New Roman" w:eastAsia="Times New Roman" w:hAnsi="Times New Roman"/>
          <w:color w:val="000000"/>
          <w:kern w:val="0"/>
          <w:sz w:val="24"/>
          <w:szCs w:val="24"/>
        </w:rPr>
        <w:t xml:space="preserve">The </w:t>
      </w:r>
      <w:proofErr w:type="gramStart"/>
      <w:r w:rsidR="005F7ECA">
        <w:rPr>
          <w:rFonts w:ascii="Times New Roman" w:eastAsia="Times New Roman" w:hAnsi="Times New Roman"/>
          <w:color w:val="000000"/>
          <w:kern w:val="0"/>
          <w:sz w:val="24"/>
          <w:szCs w:val="24"/>
        </w:rPr>
        <w:t>h</w:t>
      </w:r>
      <w:r w:rsidR="009E2188" w:rsidRPr="002853FD">
        <w:rPr>
          <w:rFonts w:ascii="Times New Roman" w:eastAsia="Times New Roman" w:hAnsi="Times New Roman"/>
          <w:color w:val="000000"/>
          <w:kern w:val="0"/>
          <w:sz w:val="24"/>
          <w:szCs w:val="24"/>
        </w:rPr>
        <w:t>ead</w:t>
      </w:r>
      <w:proofErr w:type="gramEnd"/>
      <w:r w:rsidR="009E2188" w:rsidRPr="002853FD">
        <w:rPr>
          <w:rFonts w:ascii="Times New Roman" w:eastAsia="Times New Roman" w:hAnsi="Times New Roman"/>
          <w:color w:val="000000"/>
          <w:kern w:val="0"/>
          <w:sz w:val="24"/>
          <w:szCs w:val="24"/>
        </w:rPr>
        <w:t xml:space="preserve"> HCP went to the basement to get some additional supplies for the clinic.</w:t>
      </w:r>
      <w:r w:rsidR="003A4B8F" w:rsidRPr="002853FD">
        <w:rPr>
          <w:rFonts w:ascii="Times New Roman" w:eastAsia="Times New Roman" w:hAnsi="Times New Roman"/>
          <w:color w:val="000000"/>
          <w:kern w:val="0"/>
          <w:sz w:val="24"/>
          <w:szCs w:val="24"/>
        </w:rPr>
        <w:t xml:space="preserve"> </w:t>
      </w:r>
      <w:r w:rsidR="009E2188" w:rsidRPr="002853FD">
        <w:rPr>
          <w:rFonts w:ascii="Times New Roman" w:eastAsia="Times New Roman" w:hAnsi="Times New Roman"/>
          <w:color w:val="000000"/>
          <w:kern w:val="0"/>
          <w:sz w:val="24"/>
          <w:szCs w:val="24"/>
        </w:rPr>
        <w:t>While the HCP is gone, a</w:t>
      </w:r>
      <w:r w:rsidRPr="002853FD">
        <w:rPr>
          <w:rFonts w:ascii="Times New Roman" w:eastAsia="Times New Roman" w:hAnsi="Times New Roman"/>
          <w:color w:val="000000"/>
          <w:kern w:val="0"/>
          <w:sz w:val="24"/>
          <w:szCs w:val="24"/>
        </w:rPr>
        <w:t xml:space="preserve"> dancer comes to you complaining of a floor burn that they think happened yesterday but cannot recall </w:t>
      </w:r>
      <w:r w:rsidR="00CA3882">
        <w:rPr>
          <w:rFonts w:ascii="Times New Roman" w:eastAsia="Times New Roman" w:hAnsi="Times New Roman"/>
          <w:color w:val="000000"/>
          <w:kern w:val="0"/>
          <w:sz w:val="24"/>
          <w:szCs w:val="24"/>
        </w:rPr>
        <w:t>sustaining</w:t>
      </w:r>
      <w:r w:rsidRPr="002853FD">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Dance rehearsal starts in about </w:t>
      </w:r>
      <w:r w:rsidR="00224D5A" w:rsidRPr="00391583">
        <w:rPr>
          <w:rFonts w:ascii="Times New Roman" w:eastAsia="Times New Roman" w:hAnsi="Times New Roman"/>
          <w:color w:val="000000"/>
          <w:kern w:val="0"/>
          <w:sz w:val="24"/>
          <w:szCs w:val="24"/>
        </w:rPr>
        <w:t>five</w:t>
      </w:r>
      <w:r w:rsidRPr="00391583">
        <w:rPr>
          <w:rFonts w:ascii="Times New Roman" w:eastAsia="Times New Roman" w:hAnsi="Times New Roman"/>
          <w:color w:val="000000"/>
          <w:kern w:val="0"/>
          <w:sz w:val="24"/>
          <w:szCs w:val="24"/>
        </w:rPr>
        <w:t xml:space="preserve"> minutes</w:t>
      </w:r>
      <w:r w:rsidR="00CA3882" w:rsidRPr="00391583">
        <w:rPr>
          <w:rFonts w:ascii="Times New Roman" w:eastAsia="Times New Roman" w:hAnsi="Times New Roman"/>
          <w:color w:val="000000"/>
          <w:kern w:val="0"/>
          <w:sz w:val="24"/>
          <w:szCs w:val="24"/>
        </w:rPr>
        <w:t>,</w:t>
      </w:r>
      <w:r>
        <w:rPr>
          <w:rFonts w:ascii="Times New Roman" w:eastAsia="Times New Roman" w:hAnsi="Times New Roman"/>
          <w:color w:val="000000"/>
          <w:kern w:val="0"/>
          <w:sz w:val="24"/>
          <w:szCs w:val="24"/>
        </w:rPr>
        <w:t xml:space="preserve"> and they wanted to see you before returning to rehearsal.</w:t>
      </w:r>
    </w:p>
    <w:p w14:paraId="283AE7F2" w14:textId="77777777" w:rsidR="0083465D" w:rsidRPr="002853FD" w:rsidRDefault="0083465D" w:rsidP="005A15A6">
      <w:pPr>
        <w:spacing w:after="0" w:line="480" w:lineRule="auto"/>
        <w:rPr>
          <w:rFonts w:ascii="Times New Roman" w:eastAsia="Times New Roman" w:hAnsi="Times New Roman"/>
          <w:color w:val="000000"/>
          <w:kern w:val="0"/>
          <w:sz w:val="24"/>
          <w:szCs w:val="24"/>
        </w:rPr>
      </w:pPr>
    </w:p>
    <w:p w14:paraId="76E0EBFA" w14:textId="4272E4F7" w:rsidR="0083465D" w:rsidRPr="002853FD" w:rsidRDefault="008E3610"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 xml:space="preserve">&lt;c&gt;Situation </w:t>
      </w:r>
      <w:r w:rsidRPr="00391583">
        <w:rPr>
          <w:rFonts w:ascii="Times New Roman" w:eastAsia="Times New Roman" w:hAnsi="Times New Roman"/>
          <w:color w:val="000000"/>
          <w:kern w:val="0"/>
          <w:sz w:val="24"/>
          <w:szCs w:val="24"/>
        </w:rPr>
        <w:t>4</w:t>
      </w:r>
      <w:r w:rsidRPr="002853FD">
        <w:rPr>
          <w:rFonts w:ascii="Times New Roman" w:eastAsia="Times New Roman" w:hAnsi="Times New Roman"/>
          <w:color w:val="000000"/>
          <w:kern w:val="0"/>
          <w:sz w:val="24"/>
          <w:szCs w:val="24"/>
        </w:rPr>
        <w:t>:</w:t>
      </w:r>
      <w:r w:rsidR="004F78E8" w:rsidRPr="002853FD">
        <w:rPr>
          <w:rFonts w:ascii="Times New Roman" w:eastAsia="Times New Roman" w:hAnsi="Times New Roman"/>
          <w:color w:val="000000"/>
          <w:kern w:val="0"/>
          <w:sz w:val="24"/>
          <w:szCs w:val="24"/>
        </w:rPr>
        <w:t xml:space="preserve"> </w:t>
      </w:r>
      <w:r w:rsidR="0083465D" w:rsidRPr="002853FD">
        <w:rPr>
          <w:rFonts w:ascii="Times New Roman" w:eastAsia="Times New Roman" w:hAnsi="Times New Roman"/>
          <w:color w:val="000000"/>
          <w:kern w:val="0"/>
          <w:sz w:val="24"/>
          <w:szCs w:val="24"/>
        </w:rPr>
        <w:t>Athletic Training Clinic, High School</w:t>
      </w:r>
    </w:p>
    <w:p w14:paraId="176A59AE" w14:textId="2A63BDA1" w:rsidR="009E2188" w:rsidRPr="002853FD" w:rsidRDefault="009E2188"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This is read by the proctor, who is playing the role of the lead HCP.</w:t>
      </w:r>
      <w:r w:rsidR="003A4B8F" w:rsidRPr="002853FD">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After reading, the proctor will allow the HCP to assess the patient for </w:t>
      </w:r>
      <w:r w:rsidR="00224D5A" w:rsidRPr="00391583">
        <w:rPr>
          <w:rFonts w:ascii="Times New Roman" w:eastAsia="Times New Roman" w:hAnsi="Times New Roman"/>
          <w:color w:val="000000"/>
          <w:kern w:val="0"/>
          <w:sz w:val="24"/>
          <w:szCs w:val="24"/>
        </w:rPr>
        <w:t>four</w:t>
      </w:r>
      <w:r w:rsidRPr="00391583">
        <w:rPr>
          <w:rFonts w:ascii="Times New Roman" w:eastAsia="Times New Roman" w:hAnsi="Times New Roman"/>
          <w:color w:val="000000"/>
          <w:kern w:val="0"/>
          <w:sz w:val="24"/>
          <w:szCs w:val="24"/>
        </w:rPr>
        <w:t xml:space="preserve"> minutes</w:t>
      </w:r>
      <w:r>
        <w:rPr>
          <w:rFonts w:ascii="Times New Roman" w:eastAsia="Times New Roman" w:hAnsi="Times New Roman"/>
          <w:color w:val="000000"/>
          <w:kern w:val="0"/>
          <w:sz w:val="24"/>
          <w:szCs w:val="24"/>
        </w:rPr>
        <w:t xml:space="preserve"> before returning to the HCP and stating, </w:t>
      </w:r>
      <w:r w:rsidRPr="002853FD">
        <w:rPr>
          <w:rFonts w:ascii="Times New Roman" w:eastAsia="Times New Roman" w:hAnsi="Times New Roman"/>
          <w:color w:val="000000"/>
          <w:kern w:val="0"/>
          <w:sz w:val="24"/>
          <w:szCs w:val="24"/>
        </w:rPr>
        <w:t>“Tell me what you found out?” and asking relevant questions to understand the HCP’s history</w:t>
      </w:r>
      <w:r w:rsidR="00CA3882">
        <w:rPr>
          <w:rFonts w:ascii="Times New Roman" w:eastAsia="Times New Roman" w:hAnsi="Times New Roman"/>
          <w:color w:val="000000"/>
          <w:kern w:val="0"/>
          <w:sz w:val="24"/>
          <w:szCs w:val="24"/>
        </w:rPr>
        <w:t>-</w:t>
      </w:r>
      <w:r w:rsidRPr="002853FD">
        <w:rPr>
          <w:rFonts w:ascii="Times New Roman" w:eastAsia="Times New Roman" w:hAnsi="Times New Roman"/>
          <w:color w:val="000000"/>
          <w:kern w:val="0"/>
          <w:sz w:val="24"/>
          <w:szCs w:val="24"/>
        </w:rPr>
        <w:t>taking ability and skill.</w:t>
      </w:r>
    </w:p>
    <w:p w14:paraId="44609BFA" w14:textId="77777777" w:rsidR="009E2188" w:rsidRPr="002853FD" w:rsidRDefault="009E2188" w:rsidP="005A15A6">
      <w:pPr>
        <w:spacing w:after="0" w:line="480" w:lineRule="auto"/>
        <w:rPr>
          <w:rFonts w:ascii="Times New Roman" w:eastAsia="Times New Roman" w:hAnsi="Times New Roman"/>
          <w:color w:val="000000"/>
          <w:kern w:val="0"/>
          <w:sz w:val="24"/>
          <w:szCs w:val="24"/>
        </w:rPr>
      </w:pPr>
    </w:p>
    <w:p w14:paraId="2DC9D773" w14:textId="702A68C2" w:rsidR="0083465D" w:rsidRPr="002853FD" w:rsidRDefault="0083465D"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 xml:space="preserve">An athlete comes to see you in the </w:t>
      </w:r>
      <w:r w:rsidR="00CA3882">
        <w:rPr>
          <w:rFonts w:ascii="Times New Roman" w:eastAsia="Times New Roman" w:hAnsi="Times New Roman"/>
          <w:color w:val="000000"/>
          <w:kern w:val="0"/>
          <w:sz w:val="24"/>
          <w:szCs w:val="24"/>
        </w:rPr>
        <w:t>h</w:t>
      </w:r>
      <w:r w:rsidRPr="002853FD">
        <w:rPr>
          <w:rFonts w:ascii="Times New Roman" w:eastAsia="Times New Roman" w:hAnsi="Times New Roman"/>
          <w:color w:val="000000"/>
          <w:kern w:val="0"/>
          <w:sz w:val="24"/>
          <w:szCs w:val="24"/>
        </w:rPr>
        <w:t xml:space="preserve">igh </w:t>
      </w:r>
      <w:r w:rsidR="00CA3882">
        <w:rPr>
          <w:rFonts w:ascii="Times New Roman" w:eastAsia="Times New Roman" w:hAnsi="Times New Roman"/>
          <w:color w:val="000000"/>
          <w:kern w:val="0"/>
          <w:sz w:val="24"/>
          <w:szCs w:val="24"/>
        </w:rPr>
        <w:t>s</w:t>
      </w:r>
      <w:r w:rsidRPr="002853FD">
        <w:rPr>
          <w:rFonts w:ascii="Times New Roman" w:eastAsia="Times New Roman" w:hAnsi="Times New Roman"/>
          <w:color w:val="000000"/>
          <w:kern w:val="0"/>
          <w:sz w:val="24"/>
          <w:szCs w:val="24"/>
        </w:rPr>
        <w:t xml:space="preserve">chool </w:t>
      </w:r>
      <w:r w:rsidR="00CA3882">
        <w:rPr>
          <w:rFonts w:ascii="Times New Roman" w:eastAsia="Times New Roman" w:hAnsi="Times New Roman"/>
          <w:color w:val="000000"/>
          <w:kern w:val="0"/>
          <w:sz w:val="24"/>
          <w:szCs w:val="24"/>
        </w:rPr>
        <w:t>a</w:t>
      </w:r>
      <w:r w:rsidRPr="002853FD">
        <w:rPr>
          <w:rFonts w:ascii="Times New Roman" w:eastAsia="Times New Roman" w:hAnsi="Times New Roman"/>
          <w:color w:val="000000"/>
          <w:kern w:val="0"/>
          <w:sz w:val="24"/>
          <w:szCs w:val="24"/>
        </w:rPr>
        <w:t xml:space="preserve">thletic </w:t>
      </w:r>
      <w:r w:rsidR="00CA3882">
        <w:rPr>
          <w:rFonts w:ascii="Times New Roman" w:eastAsia="Times New Roman" w:hAnsi="Times New Roman"/>
          <w:color w:val="000000"/>
          <w:kern w:val="0"/>
          <w:sz w:val="24"/>
          <w:szCs w:val="24"/>
        </w:rPr>
        <w:t>t</w:t>
      </w:r>
      <w:r w:rsidRPr="002853FD">
        <w:rPr>
          <w:rFonts w:ascii="Times New Roman" w:eastAsia="Times New Roman" w:hAnsi="Times New Roman"/>
          <w:color w:val="000000"/>
          <w:kern w:val="0"/>
          <w:sz w:val="24"/>
          <w:szCs w:val="24"/>
        </w:rPr>
        <w:t>raining clinic just after lunch.</w:t>
      </w:r>
      <w:r w:rsidR="009E2188" w:rsidRPr="002853FD">
        <w:rPr>
          <w:rFonts w:ascii="Times New Roman" w:eastAsia="Times New Roman" w:hAnsi="Times New Roman"/>
          <w:color w:val="000000"/>
          <w:kern w:val="0"/>
          <w:sz w:val="24"/>
          <w:szCs w:val="24"/>
        </w:rPr>
        <w:t xml:space="preserve"> You returned prior to the </w:t>
      </w:r>
      <w:r w:rsidR="00CA3882">
        <w:rPr>
          <w:rFonts w:ascii="Times New Roman" w:eastAsia="Times New Roman" w:hAnsi="Times New Roman"/>
          <w:color w:val="000000"/>
          <w:kern w:val="0"/>
          <w:sz w:val="24"/>
          <w:szCs w:val="24"/>
        </w:rPr>
        <w:t>h</w:t>
      </w:r>
      <w:r w:rsidR="009E2188" w:rsidRPr="002853FD">
        <w:rPr>
          <w:rFonts w:ascii="Times New Roman" w:eastAsia="Times New Roman" w:hAnsi="Times New Roman"/>
          <w:color w:val="000000"/>
          <w:kern w:val="0"/>
          <w:sz w:val="24"/>
          <w:szCs w:val="24"/>
        </w:rPr>
        <w:t>ead HCP</w:t>
      </w:r>
      <w:r w:rsidR="00CA3882">
        <w:rPr>
          <w:rFonts w:ascii="Times New Roman" w:eastAsia="Times New Roman" w:hAnsi="Times New Roman"/>
          <w:color w:val="000000"/>
          <w:kern w:val="0"/>
          <w:sz w:val="24"/>
          <w:szCs w:val="24"/>
        </w:rPr>
        <w:t>,</w:t>
      </w:r>
      <w:r w:rsidR="009E2188" w:rsidRPr="002853FD">
        <w:rPr>
          <w:rFonts w:ascii="Times New Roman" w:eastAsia="Times New Roman" w:hAnsi="Times New Roman"/>
          <w:color w:val="000000"/>
          <w:kern w:val="0"/>
          <w:sz w:val="24"/>
          <w:szCs w:val="24"/>
        </w:rPr>
        <w:t xml:space="preserve"> so you decide to gather a patient history</w:t>
      </w:r>
      <w:r w:rsidR="00CA3882">
        <w:rPr>
          <w:rFonts w:ascii="Times New Roman" w:eastAsia="Times New Roman" w:hAnsi="Times New Roman"/>
          <w:color w:val="000000"/>
          <w:kern w:val="0"/>
          <w:sz w:val="24"/>
          <w:szCs w:val="24"/>
        </w:rPr>
        <w:t>,</w:t>
      </w:r>
      <w:r w:rsidR="009E2188" w:rsidRPr="002853FD">
        <w:rPr>
          <w:rFonts w:ascii="Times New Roman" w:eastAsia="Times New Roman" w:hAnsi="Times New Roman"/>
          <w:color w:val="000000"/>
          <w:kern w:val="0"/>
          <w:sz w:val="24"/>
          <w:szCs w:val="24"/>
        </w:rPr>
        <w:t xml:space="preserve"> but you know you are not </w:t>
      </w:r>
      <w:proofErr w:type="gramStart"/>
      <w:r w:rsidR="009E2188" w:rsidRPr="002853FD">
        <w:rPr>
          <w:rFonts w:ascii="Times New Roman" w:eastAsia="Times New Roman" w:hAnsi="Times New Roman"/>
          <w:color w:val="000000"/>
          <w:kern w:val="0"/>
          <w:sz w:val="24"/>
          <w:szCs w:val="24"/>
        </w:rPr>
        <w:t>to do</w:t>
      </w:r>
      <w:proofErr w:type="gramEnd"/>
      <w:r w:rsidR="009E2188" w:rsidRPr="002853FD">
        <w:rPr>
          <w:rFonts w:ascii="Times New Roman" w:eastAsia="Times New Roman" w:hAnsi="Times New Roman"/>
          <w:color w:val="000000"/>
          <w:kern w:val="0"/>
          <w:sz w:val="24"/>
          <w:szCs w:val="24"/>
        </w:rPr>
        <w:t xml:space="preserve"> anything without the </w:t>
      </w:r>
      <w:r w:rsidR="00C534FC">
        <w:rPr>
          <w:rFonts w:ascii="Times New Roman" w:eastAsia="Times New Roman" w:hAnsi="Times New Roman"/>
          <w:color w:val="000000"/>
          <w:kern w:val="0"/>
          <w:sz w:val="24"/>
          <w:szCs w:val="24"/>
        </w:rPr>
        <w:t>h</w:t>
      </w:r>
      <w:r w:rsidR="009E2188" w:rsidRPr="002853FD">
        <w:rPr>
          <w:rFonts w:ascii="Times New Roman" w:eastAsia="Times New Roman" w:hAnsi="Times New Roman"/>
          <w:color w:val="000000"/>
          <w:kern w:val="0"/>
          <w:sz w:val="24"/>
          <w:szCs w:val="24"/>
        </w:rPr>
        <w:t>ead HCP present. So, you decide to just gather a history.</w:t>
      </w:r>
    </w:p>
    <w:p w14:paraId="335B1365" w14:textId="77777777" w:rsidR="0083465D" w:rsidRPr="002853FD" w:rsidRDefault="0083465D" w:rsidP="005A15A6">
      <w:pPr>
        <w:spacing w:after="0" w:line="480" w:lineRule="auto"/>
        <w:rPr>
          <w:rFonts w:ascii="Times New Roman" w:eastAsia="Times New Roman" w:hAnsi="Times New Roman"/>
          <w:color w:val="000000"/>
          <w:kern w:val="0"/>
          <w:sz w:val="24"/>
          <w:szCs w:val="24"/>
        </w:rPr>
      </w:pPr>
    </w:p>
    <w:p w14:paraId="4803E182" w14:textId="7D8E7719" w:rsidR="0083465D" w:rsidRPr="002853FD" w:rsidRDefault="008E3610"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 xml:space="preserve">&lt;c&gt;Situation </w:t>
      </w:r>
      <w:r w:rsidRPr="00391583">
        <w:rPr>
          <w:rFonts w:ascii="Times New Roman" w:eastAsia="Times New Roman" w:hAnsi="Times New Roman"/>
          <w:color w:val="000000"/>
          <w:kern w:val="0"/>
          <w:sz w:val="24"/>
          <w:szCs w:val="24"/>
        </w:rPr>
        <w:t>5</w:t>
      </w:r>
      <w:r w:rsidRPr="002853FD">
        <w:rPr>
          <w:rFonts w:ascii="Times New Roman" w:eastAsia="Times New Roman" w:hAnsi="Times New Roman"/>
          <w:color w:val="000000"/>
          <w:kern w:val="0"/>
          <w:sz w:val="24"/>
          <w:szCs w:val="24"/>
        </w:rPr>
        <w:t>:</w:t>
      </w:r>
      <w:r w:rsidR="004F78E8" w:rsidRPr="002853FD">
        <w:rPr>
          <w:rFonts w:ascii="Times New Roman" w:eastAsia="Times New Roman" w:hAnsi="Times New Roman"/>
          <w:color w:val="000000"/>
          <w:kern w:val="0"/>
          <w:sz w:val="24"/>
          <w:szCs w:val="24"/>
        </w:rPr>
        <w:t xml:space="preserve"> </w:t>
      </w:r>
      <w:r w:rsidR="0083465D" w:rsidRPr="002853FD">
        <w:rPr>
          <w:rFonts w:ascii="Times New Roman" w:eastAsia="Times New Roman" w:hAnsi="Times New Roman"/>
          <w:color w:val="000000"/>
          <w:kern w:val="0"/>
          <w:sz w:val="24"/>
          <w:szCs w:val="24"/>
        </w:rPr>
        <w:t>Track, Sideline</w:t>
      </w:r>
    </w:p>
    <w:p w14:paraId="10A5CC72" w14:textId="2CB9BECB" w:rsidR="009E2188" w:rsidRPr="002853FD" w:rsidRDefault="009E2188"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t>This is read by the proctor, who is playing the role of the lead HCP.</w:t>
      </w:r>
      <w:r w:rsidR="003A4B8F" w:rsidRPr="002853FD">
        <w:rPr>
          <w:rFonts w:ascii="Times New Roman" w:eastAsia="Times New Roman" w:hAnsi="Times New Roman"/>
          <w:color w:val="000000"/>
          <w:kern w:val="0"/>
          <w:sz w:val="24"/>
          <w:szCs w:val="24"/>
        </w:rPr>
        <w:t xml:space="preserve"> </w:t>
      </w:r>
      <w:r>
        <w:rPr>
          <w:rFonts w:ascii="Times New Roman" w:eastAsia="Times New Roman" w:hAnsi="Times New Roman"/>
          <w:color w:val="000000"/>
          <w:kern w:val="0"/>
          <w:sz w:val="24"/>
          <w:szCs w:val="24"/>
        </w:rPr>
        <w:t xml:space="preserve">After reading, the proctor will allow the HCP to assess the patient for </w:t>
      </w:r>
      <w:r w:rsidR="004E7CC5" w:rsidRPr="00391583">
        <w:rPr>
          <w:rFonts w:ascii="Times New Roman" w:eastAsia="Times New Roman" w:hAnsi="Times New Roman"/>
          <w:color w:val="000000"/>
          <w:kern w:val="0"/>
          <w:sz w:val="24"/>
          <w:szCs w:val="24"/>
        </w:rPr>
        <w:t>four</w:t>
      </w:r>
      <w:r w:rsidRPr="00391583">
        <w:rPr>
          <w:rFonts w:ascii="Times New Roman" w:eastAsia="Times New Roman" w:hAnsi="Times New Roman"/>
          <w:color w:val="000000"/>
          <w:kern w:val="0"/>
          <w:sz w:val="24"/>
          <w:szCs w:val="24"/>
        </w:rPr>
        <w:t xml:space="preserve"> minutes</w:t>
      </w:r>
      <w:r>
        <w:rPr>
          <w:rFonts w:ascii="Times New Roman" w:eastAsia="Times New Roman" w:hAnsi="Times New Roman"/>
          <w:color w:val="000000"/>
          <w:kern w:val="0"/>
          <w:sz w:val="24"/>
          <w:szCs w:val="24"/>
        </w:rPr>
        <w:t xml:space="preserve"> before returning to the HCP and stating, “Tell me what you found out?” and asking relevant questions to understand the HCP’s history</w:t>
      </w:r>
      <w:r w:rsidR="00CA3882">
        <w:rPr>
          <w:rFonts w:ascii="Times New Roman" w:eastAsia="Times New Roman" w:hAnsi="Times New Roman"/>
          <w:color w:val="000000"/>
          <w:kern w:val="0"/>
          <w:sz w:val="24"/>
          <w:szCs w:val="24"/>
        </w:rPr>
        <w:t>-</w:t>
      </w:r>
      <w:r>
        <w:rPr>
          <w:rFonts w:ascii="Times New Roman" w:eastAsia="Times New Roman" w:hAnsi="Times New Roman"/>
          <w:color w:val="000000"/>
          <w:kern w:val="0"/>
          <w:sz w:val="24"/>
          <w:szCs w:val="24"/>
        </w:rPr>
        <w:t>taking ability and skill.</w:t>
      </w:r>
    </w:p>
    <w:p w14:paraId="3EA95C7A" w14:textId="77777777" w:rsidR="009E2188" w:rsidRPr="002853FD" w:rsidRDefault="009E2188" w:rsidP="005A15A6">
      <w:pPr>
        <w:spacing w:after="0" w:line="480" w:lineRule="auto"/>
        <w:rPr>
          <w:rFonts w:ascii="Times New Roman" w:eastAsia="Times New Roman" w:hAnsi="Times New Roman"/>
          <w:color w:val="000000"/>
          <w:kern w:val="0"/>
          <w:sz w:val="24"/>
          <w:szCs w:val="24"/>
        </w:rPr>
      </w:pPr>
    </w:p>
    <w:p w14:paraId="57EF0D92" w14:textId="62EE5C6F" w:rsidR="0083465D" w:rsidRPr="002853FD" w:rsidRDefault="0083465D" w:rsidP="005A15A6">
      <w:pPr>
        <w:spacing w:after="0" w:line="480" w:lineRule="auto"/>
        <w:rPr>
          <w:rFonts w:ascii="Times New Roman" w:eastAsia="Times New Roman" w:hAnsi="Times New Roman"/>
          <w:color w:val="000000"/>
          <w:kern w:val="0"/>
          <w:sz w:val="24"/>
          <w:szCs w:val="24"/>
        </w:rPr>
      </w:pPr>
      <w:r w:rsidRPr="002853FD">
        <w:rPr>
          <w:rFonts w:ascii="Times New Roman" w:eastAsia="Times New Roman" w:hAnsi="Times New Roman"/>
          <w:color w:val="000000"/>
          <w:kern w:val="0"/>
          <w:sz w:val="24"/>
          <w:szCs w:val="24"/>
        </w:rPr>
        <w:lastRenderedPageBreak/>
        <w:t>A track athlete comes to you and asks, “I need my heel taped. It hurts so much.”</w:t>
      </w:r>
      <w:r w:rsidR="009E2188" w:rsidRPr="002853FD">
        <w:rPr>
          <w:rFonts w:ascii="Times New Roman" w:eastAsia="Times New Roman" w:hAnsi="Times New Roman"/>
          <w:color w:val="000000"/>
          <w:kern w:val="0"/>
          <w:sz w:val="24"/>
          <w:szCs w:val="24"/>
        </w:rPr>
        <w:t xml:space="preserve"> The </w:t>
      </w:r>
      <w:r w:rsidR="00CA3882">
        <w:rPr>
          <w:rFonts w:ascii="Times New Roman" w:eastAsia="Times New Roman" w:hAnsi="Times New Roman"/>
          <w:color w:val="000000"/>
          <w:kern w:val="0"/>
          <w:sz w:val="24"/>
          <w:szCs w:val="24"/>
        </w:rPr>
        <w:t>h</w:t>
      </w:r>
      <w:r w:rsidR="009E2188" w:rsidRPr="002853FD">
        <w:rPr>
          <w:rFonts w:ascii="Times New Roman" w:eastAsia="Times New Roman" w:hAnsi="Times New Roman"/>
          <w:color w:val="000000"/>
          <w:kern w:val="0"/>
          <w:sz w:val="24"/>
          <w:szCs w:val="24"/>
        </w:rPr>
        <w:t>ead HCP says, “Figure out what is going on</w:t>
      </w:r>
      <w:r w:rsidR="00CA3882">
        <w:rPr>
          <w:rFonts w:ascii="Times New Roman" w:eastAsia="Times New Roman" w:hAnsi="Times New Roman"/>
          <w:color w:val="000000"/>
          <w:kern w:val="0"/>
          <w:sz w:val="24"/>
          <w:szCs w:val="24"/>
        </w:rPr>
        <w:t>,</w:t>
      </w:r>
      <w:r w:rsidR="009E2188" w:rsidRPr="002853FD">
        <w:rPr>
          <w:rFonts w:ascii="Times New Roman" w:eastAsia="Times New Roman" w:hAnsi="Times New Roman"/>
          <w:color w:val="000000"/>
          <w:kern w:val="0"/>
          <w:sz w:val="24"/>
          <w:szCs w:val="24"/>
        </w:rPr>
        <w:t xml:space="preserve"> </w:t>
      </w:r>
      <w:r w:rsidR="0045556C">
        <w:rPr>
          <w:rFonts w:ascii="Times New Roman" w:eastAsia="Times New Roman" w:hAnsi="Times New Roman"/>
          <w:color w:val="000000"/>
          <w:kern w:val="0"/>
          <w:sz w:val="24"/>
          <w:szCs w:val="24"/>
        </w:rPr>
        <w:t>but don’t do anything yet.</w:t>
      </w:r>
      <w:r w:rsidR="009E2188" w:rsidRPr="002853FD">
        <w:rPr>
          <w:rFonts w:ascii="Times New Roman" w:eastAsia="Times New Roman" w:hAnsi="Times New Roman"/>
          <w:color w:val="000000"/>
          <w:kern w:val="0"/>
          <w:sz w:val="24"/>
          <w:szCs w:val="24"/>
        </w:rPr>
        <w:t xml:space="preserve"> I will come over and help in a few minutes, after I finish with this athlete.”</w:t>
      </w:r>
    </w:p>
    <w:p w14:paraId="463E5225" w14:textId="77777777" w:rsidR="0083465D" w:rsidRPr="002853FD" w:rsidRDefault="0083465D" w:rsidP="005A15A6">
      <w:pPr>
        <w:spacing w:after="0" w:line="480" w:lineRule="auto"/>
        <w:rPr>
          <w:rFonts w:ascii="Times New Roman" w:hAnsi="Times New Roman"/>
          <w:color w:val="000000"/>
          <w:sz w:val="24"/>
          <w:szCs w:val="24"/>
        </w:rPr>
      </w:pPr>
    </w:p>
    <w:p w14:paraId="209083F7" w14:textId="520F3C80" w:rsidR="2F1FA6CA" w:rsidRPr="002853FD" w:rsidRDefault="2F1FA6CA"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&lt;b&gt;Setting</w:t>
      </w:r>
    </w:p>
    <w:p w14:paraId="58AB45AF" w14:textId="4BFD2222" w:rsidR="1D437CD7" w:rsidRPr="006A3208" w:rsidRDefault="006A3208" w:rsidP="006A3208">
      <w:pPr>
        <w:spacing w:after="0" w:line="480" w:lineRule="auto"/>
        <w:rPr>
          <w:rFonts w:ascii="Times New Roman" w:hAnsi="Times New Roman"/>
          <w:color w:val="000000"/>
          <w:sz w:val="24"/>
          <w:szCs w:val="24"/>
        </w:rPr>
      </w:pPr>
      <w:r w:rsidRPr="006A3208">
        <w:rPr>
          <w:rFonts w:ascii="Times New Roman" w:hAnsi="Times New Roman"/>
          <w:color w:val="000000"/>
          <w:sz w:val="24"/>
          <w:szCs w:val="24"/>
        </w:rPr>
        <w:t xml:space="preserve">For this simulation, </w:t>
      </w:r>
      <w:r>
        <w:rPr>
          <w:rFonts w:ascii="Times New Roman" w:hAnsi="Times New Roman"/>
          <w:color w:val="000000"/>
          <w:sz w:val="24"/>
          <w:szCs w:val="24"/>
        </w:rPr>
        <w:t>students</w:t>
      </w:r>
      <w:r w:rsidRPr="006A3208">
        <w:rPr>
          <w:rFonts w:ascii="Times New Roman" w:hAnsi="Times New Roman"/>
          <w:color w:val="000000"/>
          <w:sz w:val="24"/>
          <w:szCs w:val="24"/>
        </w:rPr>
        <w:t xml:space="preserve"> will have numerous settings. They include a high school and college athletic training clinic, a hotel room, a pool deck, and the track. </w:t>
      </w:r>
      <w:r>
        <w:rPr>
          <w:rFonts w:ascii="Times New Roman" w:hAnsi="Times New Roman"/>
          <w:color w:val="000000"/>
          <w:sz w:val="24"/>
          <w:szCs w:val="24"/>
        </w:rPr>
        <w:t xml:space="preserve">Students </w:t>
      </w:r>
      <w:r w:rsidRPr="006A3208">
        <w:rPr>
          <w:rFonts w:ascii="Times New Roman" w:hAnsi="Times New Roman"/>
          <w:color w:val="000000"/>
          <w:sz w:val="24"/>
          <w:szCs w:val="24"/>
        </w:rPr>
        <w:t>will be given specific information prior to each interaction.</w:t>
      </w:r>
    </w:p>
    <w:p w14:paraId="01DF8B3F" w14:textId="77777777" w:rsidR="1D437CD7" w:rsidRPr="002853FD" w:rsidRDefault="1D437CD7"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downloadable content\</w:t>
      </w:r>
    </w:p>
    <w:p w14:paraId="53EBF8DA" w14:textId="77777777" w:rsidR="00250595" w:rsidRPr="002853FD" w:rsidRDefault="00250595" w:rsidP="005A15A6">
      <w:pPr>
        <w:spacing w:after="0" w:line="480" w:lineRule="auto"/>
        <w:rPr>
          <w:rFonts w:ascii="Times New Roman" w:hAnsi="Times New Roman"/>
          <w:color w:val="000000"/>
          <w:sz w:val="24"/>
          <w:szCs w:val="24"/>
        </w:rPr>
      </w:pPr>
    </w:p>
    <w:p w14:paraId="55A02593" w14:textId="587F42D6" w:rsidR="008D7E57" w:rsidRPr="002853FD" w:rsidRDefault="008D7E57"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qqBEGIN</w:t>
      </w:r>
      <w:proofErr w:type="spellEnd"/>
      <w:r w:rsidRPr="002853FD">
        <w:rPr>
          <w:rFonts w:ascii="Times New Roman" w:hAnsi="Times New Roman"/>
          <w:b/>
          <w:bCs/>
          <w:color w:val="000000"/>
          <w:sz w:val="24"/>
          <w:szCs w:val="24"/>
        </w:rPr>
        <w:t xml:space="preserve"> downloadable content\</w:t>
      </w:r>
      <w:r w:rsidR="00CA3882">
        <w:rPr>
          <w:rFonts w:ascii="Times New Roman" w:hAnsi="Times New Roman"/>
          <w:b/>
          <w:bCs/>
          <w:color w:val="000000"/>
          <w:sz w:val="24"/>
          <w:szCs w:val="24"/>
        </w:rPr>
        <w:t xml:space="preserve">Button name: </w:t>
      </w:r>
      <w:r w:rsidR="00CA3882" w:rsidRPr="00B0231F">
        <w:rPr>
          <w:rFonts w:ascii="Times New Roman" w:hAnsi="Times New Roman"/>
          <w:b/>
          <w:bCs/>
          <w:color w:val="000000"/>
          <w:sz w:val="24"/>
          <w:szCs w:val="24"/>
        </w:rPr>
        <w:t>Instructions for SP 1: Hotel Room, GI</w:t>
      </w:r>
    </w:p>
    <w:p w14:paraId="24781E5F" w14:textId="340A00F8" w:rsidR="00304E23" w:rsidRPr="002853FD" w:rsidRDefault="00304E23"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w:t>
      </w:r>
      <w:r w:rsidR="00DC75C0" w:rsidRPr="002853FD">
        <w:rPr>
          <w:rFonts w:ascii="Times New Roman" w:hAnsi="Times New Roman"/>
          <w:color w:val="000000"/>
          <w:sz w:val="24"/>
          <w:szCs w:val="24"/>
        </w:rPr>
        <w:t>title&gt;</w:t>
      </w:r>
      <w:r w:rsidR="00D41E5E" w:rsidRPr="002853FD">
        <w:rPr>
          <w:rFonts w:ascii="Times New Roman" w:hAnsi="Times New Roman"/>
          <w:color w:val="000000"/>
          <w:sz w:val="24"/>
          <w:szCs w:val="24"/>
        </w:rPr>
        <w:t xml:space="preserve">Instructions for </w:t>
      </w:r>
      <w:r>
        <w:rPr>
          <w:rFonts w:ascii="Times New Roman" w:hAnsi="Times New Roman"/>
          <w:color w:val="000000"/>
          <w:sz w:val="24"/>
          <w:szCs w:val="24"/>
        </w:rPr>
        <w:t xml:space="preserve">SP </w:t>
      </w:r>
      <w:r w:rsidRPr="00391583">
        <w:rPr>
          <w:rFonts w:ascii="Times New Roman" w:hAnsi="Times New Roman"/>
          <w:color w:val="000000"/>
          <w:sz w:val="24"/>
          <w:szCs w:val="24"/>
        </w:rPr>
        <w:t>1</w:t>
      </w:r>
      <w:r>
        <w:rPr>
          <w:rFonts w:ascii="Times New Roman" w:hAnsi="Times New Roman"/>
          <w:color w:val="000000"/>
          <w:sz w:val="24"/>
          <w:szCs w:val="24"/>
        </w:rPr>
        <w:t xml:space="preserve">: </w:t>
      </w:r>
      <w:r w:rsidR="005102D7" w:rsidRPr="002853FD">
        <w:rPr>
          <w:rFonts w:ascii="Times New Roman" w:hAnsi="Times New Roman"/>
          <w:color w:val="000000"/>
          <w:sz w:val="24"/>
          <w:szCs w:val="24"/>
        </w:rPr>
        <w:t>Hotel Room, GI</w:t>
      </w:r>
    </w:p>
    <w:p w14:paraId="4A7B8B64" w14:textId="6D5D0B61" w:rsidR="005102D7" w:rsidRPr="002853FD" w:rsidRDefault="005102D7" w:rsidP="005A15A6">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You are at a swim meet in New England, near the coast. After looking out the window of a seafood restaurant at which you and the team ate, you dared each other to take a cold plunge in the water. The outside air temperature during the day is </w:t>
      </w:r>
      <w:r w:rsidRPr="00391583">
        <w:rPr>
          <w:rFonts w:ascii="Times New Roman" w:hAnsi="Times New Roman"/>
          <w:color w:val="000000"/>
          <w:sz w:val="24"/>
          <w:szCs w:val="24"/>
        </w:rPr>
        <w:t>65</w:t>
      </w:r>
      <w:r>
        <w:rPr>
          <w:rFonts w:ascii="Times New Roman" w:hAnsi="Times New Roman"/>
          <w:color w:val="000000"/>
          <w:sz w:val="24"/>
          <w:szCs w:val="24"/>
        </w:rPr>
        <w:t xml:space="preserve"> degrees</w:t>
      </w:r>
      <w:r w:rsidR="00CA3882">
        <w:rPr>
          <w:rFonts w:ascii="Times New Roman" w:hAnsi="Times New Roman"/>
          <w:color w:val="000000"/>
          <w:sz w:val="24"/>
          <w:szCs w:val="24"/>
        </w:rPr>
        <w:t>,</w:t>
      </w:r>
      <w:r>
        <w:rPr>
          <w:rFonts w:ascii="Times New Roman" w:hAnsi="Times New Roman"/>
          <w:color w:val="000000"/>
          <w:sz w:val="24"/>
          <w:szCs w:val="24"/>
        </w:rPr>
        <w:t xml:space="preserve"> and the ocean is “freezing.” You became ill that evening. You were up all</w:t>
      </w:r>
      <w:r w:rsidR="00CA3882" w:rsidRPr="00391583">
        <w:rPr>
          <w:rFonts w:ascii="Times New Roman" w:hAnsi="Times New Roman"/>
          <w:color w:val="000000"/>
          <w:sz w:val="24"/>
          <w:szCs w:val="24"/>
        </w:rPr>
        <w:t xml:space="preserve"> </w:t>
      </w:r>
      <w:r>
        <w:rPr>
          <w:rFonts w:ascii="Times New Roman" w:hAnsi="Times New Roman"/>
          <w:color w:val="000000"/>
          <w:sz w:val="24"/>
          <w:szCs w:val="24"/>
        </w:rPr>
        <w:t xml:space="preserve">night vomiting </w:t>
      </w:r>
      <w:proofErr w:type="gramStart"/>
      <w:r>
        <w:rPr>
          <w:rFonts w:ascii="Times New Roman" w:hAnsi="Times New Roman"/>
          <w:color w:val="000000"/>
          <w:sz w:val="24"/>
          <w:szCs w:val="24"/>
        </w:rPr>
        <w:t>and with</w:t>
      </w:r>
      <w:proofErr w:type="gramEnd"/>
      <w:r>
        <w:rPr>
          <w:rFonts w:ascii="Times New Roman" w:hAnsi="Times New Roman"/>
          <w:color w:val="000000"/>
          <w:sz w:val="24"/>
          <w:szCs w:val="24"/>
        </w:rPr>
        <w:t xml:space="preserve"> diarrhea. You were fast asleep when practice started and asked another athlete to just tell the AT and coach you needed to sleep a bit more. You thought you would feel better after sleeping more. </w:t>
      </w:r>
      <w:r w:rsidRPr="00391583">
        <w:rPr>
          <w:rFonts w:ascii="Times New Roman" w:hAnsi="Times New Roman"/>
          <w:color w:val="000000"/>
          <w:sz w:val="24"/>
          <w:szCs w:val="24"/>
        </w:rPr>
        <w:t>One</w:t>
      </w:r>
      <w:r>
        <w:rPr>
          <w:rFonts w:ascii="Times New Roman" w:hAnsi="Times New Roman"/>
          <w:color w:val="000000"/>
          <w:sz w:val="24"/>
          <w:szCs w:val="24"/>
        </w:rPr>
        <w:t xml:space="preserve"> of the ATs returns to your room later that day</w:t>
      </w:r>
      <w:r w:rsidR="00CA3882">
        <w:rPr>
          <w:rFonts w:ascii="Times New Roman" w:hAnsi="Times New Roman"/>
          <w:color w:val="000000"/>
          <w:sz w:val="24"/>
          <w:szCs w:val="24"/>
        </w:rPr>
        <w:t>,</w:t>
      </w:r>
      <w:r>
        <w:rPr>
          <w:rFonts w:ascii="Times New Roman" w:hAnsi="Times New Roman"/>
          <w:color w:val="000000"/>
          <w:sz w:val="24"/>
          <w:szCs w:val="24"/>
        </w:rPr>
        <w:t xml:space="preserve"> and you don’t feel any better.</w:t>
      </w:r>
    </w:p>
    <w:p w14:paraId="3000D711" w14:textId="77777777" w:rsidR="006B3408" w:rsidRPr="002853FD" w:rsidRDefault="006B3408" w:rsidP="005A15A6">
      <w:pPr>
        <w:spacing w:after="0" w:line="480" w:lineRule="auto"/>
        <w:rPr>
          <w:rFonts w:ascii="Times New Roman" w:hAnsi="Times New Roman"/>
          <w:color w:val="000000"/>
          <w:sz w:val="24"/>
          <w:szCs w:val="24"/>
        </w:rPr>
      </w:pPr>
    </w:p>
    <w:p w14:paraId="4ED45951" w14:textId="258A6826" w:rsidR="005102D7" w:rsidRDefault="005102D7" w:rsidP="005A15A6">
      <w:pPr>
        <w:spacing w:after="0" w:line="480" w:lineRule="auto"/>
        <w:rPr>
          <w:ins w:id="16" w:author="Anna Seaman" w:date="2026-08-12T13:08:00Z" w16du:dateUtc="2026-08-12T18:08:00Z"/>
          <w:rFonts w:ascii="Times New Roman" w:hAnsi="Times New Roman"/>
          <w:color w:val="000000"/>
          <w:sz w:val="24"/>
          <w:szCs w:val="24"/>
        </w:rPr>
      </w:pPr>
      <w:r w:rsidRPr="002853FD">
        <w:rPr>
          <w:rFonts w:ascii="Times New Roman" w:hAnsi="Times New Roman"/>
          <w:b/>
          <w:bCs/>
          <w:color w:val="000000"/>
          <w:sz w:val="24"/>
          <w:szCs w:val="24"/>
        </w:rPr>
        <w:t xml:space="preserve">Opening </w:t>
      </w:r>
      <w:r w:rsidR="00CA3882">
        <w:rPr>
          <w:rFonts w:ascii="Times New Roman" w:hAnsi="Times New Roman"/>
          <w:b/>
          <w:bCs/>
          <w:color w:val="000000"/>
          <w:sz w:val="24"/>
          <w:szCs w:val="24"/>
        </w:rPr>
        <w:t>s</w:t>
      </w:r>
      <w:r w:rsidRPr="002853FD">
        <w:rPr>
          <w:rFonts w:ascii="Times New Roman" w:hAnsi="Times New Roman"/>
          <w:b/>
          <w:bCs/>
          <w:color w:val="000000"/>
          <w:sz w:val="24"/>
          <w:szCs w:val="24"/>
        </w:rPr>
        <w:t>tatement:</w:t>
      </w:r>
      <w:r>
        <w:rPr>
          <w:rFonts w:ascii="Times New Roman" w:hAnsi="Times New Roman"/>
          <w:color w:val="000000"/>
          <w:sz w:val="24"/>
          <w:szCs w:val="24"/>
        </w:rPr>
        <w:t xml:space="preserve"> “I </w:t>
      </w:r>
      <w:r w:rsidRPr="00391583">
        <w:rPr>
          <w:rFonts w:ascii="Times New Roman" w:hAnsi="Times New Roman"/>
          <w:color w:val="000000"/>
          <w:sz w:val="24"/>
          <w:szCs w:val="24"/>
        </w:rPr>
        <w:t>am</w:t>
      </w:r>
      <w:r>
        <w:rPr>
          <w:rFonts w:ascii="Times New Roman" w:hAnsi="Times New Roman"/>
          <w:color w:val="000000"/>
          <w:sz w:val="24"/>
          <w:szCs w:val="24"/>
        </w:rPr>
        <w:t xml:space="preserve"> not feeling well.</w:t>
      </w:r>
      <w:r w:rsidR="003A4B8F" w:rsidRPr="002853FD">
        <w:rPr>
          <w:rFonts w:ascii="Times New Roman" w:hAnsi="Times New Roman"/>
          <w:color w:val="000000"/>
          <w:sz w:val="24"/>
          <w:szCs w:val="24"/>
        </w:rPr>
        <w:t xml:space="preserve"> </w:t>
      </w:r>
      <w:r>
        <w:rPr>
          <w:rFonts w:ascii="Times New Roman" w:hAnsi="Times New Roman"/>
          <w:color w:val="000000"/>
          <w:sz w:val="24"/>
          <w:szCs w:val="24"/>
        </w:rPr>
        <w:t xml:space="preserve">Still throwing up and stuff. I </w:t>
      </w:r>
      <w:r w:rsidRPr="00391583">
        <w:rPr>
          <w:rFonts w:ascii="Times New Roman" w:hAnsi="Times New Roman"/>
          <w:color w:val="000000"/>
          <w:sz w:val="24"/>
          <w:szCs w:val="24"/>
        </w:rPr>
        <w:t>am</w:t>
      </w:r>
      <w:r>
        <w:rPr>
          <w:rFonts w:ascii="Times New Roman" w:hAnsi="Times New Roman"/>
          <w:color w:val="000000"/>
          <w:sz w:val="24"/>
          <w:szCs w:val="24"/>
        </w:rPr>
        <w:t xml:space="preserve"> not very well.”</w:t>
      </w:r>
    </w:p>
    <w:p w14:paraId="3AD332CE" w14:textId="77777777" w:rsidR="001E0A4F" w:rsidRPr="002853FD" w:rsidRDefault="001E0A4F" w:rsidP="005A15A6">
      <w:pPr>
        <w:spacing w:after="0" w:line="480" w:lineRule="auto"/>
        <w:rPr>
          <w:rFonts w:ascii="Times New Roman" w:hAnsi="Times New Roman"/>
          <w:color w:val="000000"/>
          <w:sz w:val="24"/>
          <w:szCs w:val="24"/>
        </w:rPr>
      </w:pPr>
    </w:p>
    <w:p w14:paraId="3CA5EFAA" w14:textId="6F17D3B8" w:rsidR="005102D7" w:rsidRPr="002853FD" w:rsidRDefault="005102D7" w:rsidP="005A15A6">
      <w:pPr>
        <w:spacing w:after="0" w:line="480" w:lineRule="auto"/>
        <w:rPr>
          <w:rFonts w:ascii="Times New Roman" w:hAnsi="Times New Roman"/>
          <w:color w:val="000000"/>
          <w:sz w:val="24"/>
          <w:szCs w:val="24"/>
        </w:rPr>
      </w:pPr>
      <w:r w:rsidRPr="00B0231F">
        <w:rPr>
          <w:rFonts w:ascii="Times New Roman" w:hAnsi="Times New Roman"/>
          <w:b/>
          <w:bCs/>
          <w:color w:val="000000"/>
          <w:sz w:val="24"/>
          <w:szCs w:val="24"/>
        </w:rPr>
        <w:lastRenderedPageBreak/>
        <w:t xml:space="preserve">Physical </w:t>
      </w:r>
      <w:r w:rsidR="00CA3882">
        <w:rPr>
          <w:rFonts w:ascii="Times New Roman" w:hAnsi="Times New Roman"/>
          <w:b/>
          <w:bCs/>
          <w:color w:val="000000"/>
          <w:sz w:val="24"/>
          <w:szCs w:val="24"/>
        </w:rPr>
        <w:t>e</w:t>
      </w:r>
      <w:r w:rsidRPr="00B0231F">
        <w:rPr>
          <w:rFonts w:ascii="Times New Roman" w:hAnsi="Times New Roman"/>
          <w:b/>
          <w:bCs/>
          <w:color w:val="000000"/>
          <w:sz w:val="24"/>
          <w:szCs w:val="24"/>
        </w:rPr>
        <w:t xml:space="preserve">xam and </w:t>
      </w:r>
      <w:r w:rsidR="00CA3882">
        <w:rPr>
          <w:rFonts w:ascii="Times New Roman" w:hAnsi="Times New Roman"/>
          <w:b/>
          <w:bCs/>
          <w:color w:val="000000"/>
          <w:sz w:val="24"/>
          <w:szCs w:val="24"/>
        </w:rPr>
        <w:t>a</w:t>
      </w:r>
      <w:r w:rsidRPr="00B0231F">
        <w:rPr>
          <w:rFonts w:ascii="Times New Roman" w:hAnsi="Times New Roman"/>
          <w:b/>
          <w:bCs/>
          <w:color w:val="000000"/>
          <w:sz w:val="24"/>
          <w:szCs w:val="24"/>
        </w:rPr>
        <w:t>ppearance:</w:t>
      </w:r>
      <w:r w:rsidR="004277E7" w:rsidRPr="002853FD">
        <w:rPr>
          <w:rFonts w:ascii="Times New Roman" w:hAnsi="Times New Roman"/>
          <w:color w:val="000000"/>
          <w:sz w:val="24"/>
          <w:szCs w:val="24"/>
        </w:rPr>
        <w:t xml:space="preserve"> You look pale and sick. </w:t>
      </w:r>
      <w:r w:rsidRPr="002853FD">
        <w:rPr>
          <w:rFonts w:ascii="Times New Roman" w:hAnsi="Times New Roman"/>
          <w:color w:val="000000"/>
          <w:sz w:val="24"/>
          <w:szCs w:val="24"/>
        </w:rPr>
        <w:t>“I just haven’t been able to keep anything down.”</w:t>
      </w:r>
    </w:p>
    <w:p w14:paraId="44E82BFE" w14:textId="2B650635" w:rsidR="005102D7" w:rsidRPr="002853FD" w:rsidRDefault="7464A50C"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Abdomen:</w:t>
      </w:r>
      <w:r w:rsidRPr="002853FD">
        <w:rPr>
          <w:rFonts w:ascii="Times New Roman" w:hAnsi="Times New Roman"/>
          <w:color w:val="000000"/>
          <w:sz w:val="24"/>
          <w:szCs w:val="24"/>
        </w:rPr>
        <w:t xml:space="preserve"> You are experiencing abdominal cramping. Stomach hurts to touch.</w:t>
      </w:r>
    </w:p>
    <w:p w14:paraId="218E9822" w14:textId="38CEEC4C" w:rsidR="005102D7" w:rsidRPr="002853FD" w:rsidRDefault="00CA3882" w:rsidP="005A15A6">
      <w:pPr>
        <w:spacing w:after="0" w:line="480" w:lineRule="auto"/>
        <w:rPr>
          <w:rFonts w:ascii="Times New Roman" w:hAnsi="Times New Roman"/>
          <w:color w:val="000000"/>
          <w:sz w:val="24"/>
          <w:szCs w:val="24"/>
        </w:rPr>
      </w:pPr>
      <w:r w:rsidRPr="00B0231F">
        <w:rPr>
          <w:rFonts w:ascii="Times New Roman" w:hAnsi="Times New Roman"/>
          <w:b/>
          <w:bCs/>
          <w:color w:val="000000"/>
          <w:sz w:val="24"/>
          <w:szCs w:val="24"/>
        </w:rPr>
        <w:t>Vital signs:</w:t>
      </w:r>
      <w:r>
        <w:rPr>
          <w:rFonts w:ascii="Times New Roman" w:hAnsi="Times New Roman"/>
          <w:color w:val="000000"/>
          <w:sz w:val="24"/>
          <w:szCs w:val="24"/>
        </w:rPr>
        <w:t xml:space="preserve"> Heart rate (</w:t>
      </w:r>
      <w:r w:rsidR="005102D7" w:rsidRPr="002853FD">
        <w:rPr>
          <w:rFonts w:ascii="Times New Roman" w:hAnsi="Times New Roman"/>
          <w:color w:val="000000"/>
          <w:sz w:val="24"/>
          <w:szCs w:val="24"/>
        </w:rPr>
        <w:t>HR</w:t>
      </w:r>
      <w:r>
        <w:rPr>
          <w:rFonts w:ascii="Times New Roman" w:hAnsi="Times New Roman"/>
          <w:color w:val="000000"/>
          <w:sz w:val="24"/>
          <w:szCs w:val="24"/>
        </w:rPr>
        <w:t>)</w:t>
      </w:r>
      <w:r w:rsidR="005102D7" w:rsidRPr="002853FD">
        <w:rPr>
          <w:rFonts w:ascii="Times New Roman" w:hAnsi="Times New Roman"/>
          <w:color w:val="000000"/>
          <w:sz w:val="24"/>
          <w:szCs w:val="24"/>
        </w:rPr>
        <w:t xml:space="preserve"> </w:t>
      </w:r>
      <w:r w:rsidR="009F07C0" w:rsidRPr="002853FD">
        <w:rPr>
          <w:rFonts w:ascii="Times New Roman" w:hAnsi="Times New Roman"/>
          <w:color w:val="000000"/>
          <w:sz w:val="24"/>
          <w:szCs w:val="24"/>
        </w:rPr>
        <w:t>feels fast</w:t>
      </w:r>
      <w:r w:rsidR="005102D7">
        <w:rPr>
          <w:rFonts w:ascii="Times New Roman" w:hAnsi="Times New Roman"/>
          <w:color w:val="000000"/>
          <w:sz w:val="24"/>
          <w:szCs w:val="24"/>
        </w:rPr>
        <w:t xml:space="preserve">, low blood pressure, poor </w:t>
      </w:r>
      <w:r w:rsidR="005102D7" w:rsidRPr="00391583">
        <w:rPr>
          <w:rFonts w:ascii="Times New Roman" w:hAnsi="Times New Roman"/>
          <w:color w:val="000000"/>
          <w:sz w:val="24"/>
          <w:szCs w:val="24"/>
        </w:rPr>
        <w:t>perfusion</w:t>
      </w:r>
      <w:r w:rsidR="005102D7">
        <w:rPr>
          <w:rFonts w:ascii="Times New Roman" w:hAnsi="Times New Roman"/>
          <w:color w:val="000000"/>
          <w:sz w:val="24"/>
          <w:szCs w:val="24"/>
        </w:rPr>
        <w:t xml:space="preserve"> (actual </w:t>
      </w:r>
      <w:r>
        <w:rPr>
          <w:rFonts w:ascii="Times New Roman" w:hAnsi="Times New Roman"/>
          <w:color w:val="000000"/>
          <w:sz w:val="24"/>
          <w:szCs w:val="24"/>
        </w:rPr>
        <w:t>blood pressure [</w:t>
      </w:r>
      <w:r w:rsidR="005102D7" w:rsidRPr="002853FD">
        <w:rPr>
          <w:rFonts w:ascii="Times New Roman" w:hAnsi="Times New Roman"/>
          <w:color w:val="000000"/>
          <w:sz w:val="24"/>
          <w:szCs w:val="24"/>
        </w:rPr>
        <w:t>BP</w:t>
      </w:r>
      <w:r>
        <w:rPr>
          <w:rFonts w:ascii="Times New Roman" w:hAnsi="Times New Roman"/>
          <w:color w:val="000000"/>
          <w:sz w:val="24"/>
          <w:szCs w:val="24"/>
        </w:rPr>
        <w:t>]</w:t>
      </w:r>
      <w:r w:rsidR="005102D7" w:rsidRPr="002853FD">
        <w:rPr>
          <w:rFonts w:ascii="Times New Roman" w:hAnsi="Times New Roman"/>
          <w:color w:val="000000"/>
          <w:sz w:val="24"/>
          <w:szCs w:val="24"/>
        </w:rPr>
        <w:t xml:space="preserve"> </w:t>
      </w:r>
      <w:r w:rsidR="005102D7" w:rsidRPr="00391583">
        <w:rPr>
          <w:rFonts w:ascii="Times New Roman" w:hAnsi="Times New Roman"/>
          <w:color w:val="000000"/>
          <w:sz w:val="24"/>
          <w:szCs w:val="24"/>
        </w:rPr>
        <w:t>66</w:t>
      </w:r>
      <w:r w:rsidR="005102D7" w:rsidRPr="002853FD">
        <w:rPr>
          <w:rFonts w:ascii="Times New Roman" w:hAnsi="Times New Roman"/>
          <w:color w:val="000000"/>
          <w:sz w:val="24"/>
          <w:szCs w:val="24"/>
        </w:rPr>
        <w:t>/</w:t>
      </w:r>
      <w:r w:rsidR="005102D7" w:rsidRPr="00391583">
        <w:rPr>
          <w:rFonts w:ascii="Times New Roman" w:hAnsi="Times New Roman"/>
          <w:color w:val="000000"/>
          <w:sz w:val="24"/>
          <w:szCs w:val="24"/>
        </w:rPr>
        <w:t>50</w:t>
      </w:r>
      <w:r w:rsidR="006E4329" w:rsidRPr="002853FD">
        <w:rPr>
          <w:rFonts w:ascii="Times New Roman" w:hAnsi="Times New Roman"/>
          <w:color w:val="000000"/>
          <w:sz w:val="24"/>
          <w:szCs w:val="24"/>
        </w:rPr>
        <w:t>), you are very sluggish</w:t>
      </w:r>
    </w:p>
    <w:p w14:paraId="766F132F" w14:textId="0022266B" w:rsidR="005102D7" w:rsidRPr="002853FD" w:rsidRDefault="005102D7"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Temp</w:t>
      </w:r>
      <w:r w:rsidR="006E4329" w:rsidRPr="002853FD">
        <w:rPr>
          <w:rFonts w:ascii="Times New Roman" w:hAnsi="Times New Roman"/>
          <w:b/>
          <w:bCs/>
          <w:color w:val="000000"/>
          <w:sz w:val="24"/>
          <w:szCs w:val="24"/>
        </w:rPr>
        <w:t>:</w:t>
      </w:r>
      <w:r w:rsidR="006E4329" w:rsidRPr="002853FD">
        <w:rPr>
          <w:rFonts w:ascii="Times New Roman" w:hAnsi="Times New Roman"/>
          <w:color w:val="000000"/>
          <w:sz w:val="24"/>
          <w:szCs w:val="24"/>
        </w:rPr>
        <w:t xml:space="preserve"> </w:t>
      </w:r>
      <w:r w:rsidR="00CA3882">
        <w:rPr>
          <w:rFonts w:ascii="Times New Roman" w:hAnsi="Times New Roman"/>
          <w:color w:val="000000"/>
          <w:sz w:val="24"/>
          <w:szCs w:val="24"/>
        </w:rPr>
        <w:t>Y</w:t>
      </w:r>
      <w:r w:rsidR="009F07C0" w:rsidRPr="002853FD">
        <w:rPr>
          <w:rFonts w:ascii="Times New Roman" w:hAnsi="Times New Roman"/>
          <w:color w:val="000000"/>
          <w:sz w:val="24"/>
          <w:szCs w:val="24"/>
        </w:rPr>
        <w:t>ou do not feel hot</w:t>
      </w:r>
      <w:r w:rsidR="006E4329" w:rsidRPr="002853FD">
        <w:rPr>
          <w:rFonts w:ascii="Times New Roman" w:hAnsi="Times New Roman"/>
          <w:color w:val="000000"/>
          <w:sz w:val="24"/>
          <w:szCs w:val="24"/>
        </w:rPr>
        <w:t>.</w:t>
      </w:r>
    </w:p>
    <w:p w14:paraId="59E8A714" w14:textId="64757CD0" w:rsidR="004277E7" w:rsidRPr="002853FD" w:rsidRDefault="7464A50C"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 xml:space="preserve">Last </w:t>
      </w:r>
      <w:r w:rsidR="00CA3882">
        <w:rPr>
          <w:rFonts w:ascii="Times New Roman" w:hAnsi="Times New Roman"/>
          <w:b/>
          <w:bCs/>
          <w:color w:val="000000"/>
          <w:sz w:val="24"/>
          <w:szCs w:val="24"/>
        </w:rPr>
        <w:t>o</w:t>
      </w:r>
      <w:r w:rsidRPr="002853FD">
        <w:rPr>
          <w:rFonts w:ascii="Times New Roman" w:hAnsi="Times New Roman"/>
          <w:b/>
          <w:bCs/>
          <w:color w:val="000000"/>
          <w:sz w:val="24"/>
          <w:szCs w:val="24"/>
        </w:rPr>
        <w:t xml:space="preserve">ral </w:t>
      </w:r>
      <w:r w:rsidR="00CA3882">
        <w:rPr>
          <w:rFonts w:ascii="Times New Roman" w:hAnsi="Times New Roman"/>
          <w:b/>
          <w:bCs/>
          <w:color w:val="000000"/>
          <w:sz w:val="24"/>
          <w:szCs w:val="24"/>
        </w:rPr>
        <w:t>i</w:t>
      </w:r>
      <w:r w:rsidRPr="002853FD">
        <w:rPr>
          <w:rFonts w:ascii="Times New Roman" w:hAnsi="Times New Roman"/>
          <w:b/>
          <w:bCs/>
          <w:color w:val="000000"/>
          <w:sz w:val="24"/>
          <w:szCs w:val="24"/>
        </w:rPr>
        <w:t>ntake:</w:t>
      </w:r>
      <w:r w:rsidRPr="002853FD">
        <w:rPr>
          <w:rFonts w:ascii="Times New Roman" w:hAnsi="Times New Roman"/>
          <w:color w:val="000000"/>
          <w:sz w:val="24"/>
          <w:szCs w:val="24"/>
        </w:rPr>
        <w:t xml:space="preserve"> Ate seafood. Oysters and shrimp. </w:t>
      </w:r>
      <w:r w:rsidR="002D622A" w:rsidRPr="00391583">
        <w:rPr>
          <w:rFonts w:ascii="Times New Roman" w:hAnsi="Times New Roman"/>
          <w:color w:val="000000"/>
          <w:sz w:val="24"/>
          <w:szCs w:val="24"/>
        </w:rPr>
        <w:t>“I think they were cooked</w:t>
      </w:r>
      <w:r w:rsidR="00CA3882" w:rsidRPr="00391583">
        <w:rPr>
          <w:rFonts w:ascii="Times New Roman" w:hAnsi="Times New Roman"/>
          <w:color w:val="000000"/>
          <w:sz w:val="24"/>
          <w:szCs w:val="24"/>
        </w:rPr>
        <w:t>,</w:t>
      </w:r>
      <w:r w:rsidR="002D622A" w:rsidRPr="00391583">
        <w:rPr>
          <w:rFonts w:ascii="Times New Roman" w:hAnsi="Times New Roman"/>
          <w:color w:val="000000"/>
          <w:sz w:val="24"/>
          <w:szCs w:val="24"/>
        </w:rPr>
        <w:t xml:space="preserve"> but I haven’t had them before.</w:t>
      </w:r>
      <w:r w:rsidRPr="002853FD">
        <w:rPr>
          <w:rFonts w:ascii="Times New Roman" w:hAnsi="Times New Roman"/>
          <w:color w:val="000000"/>
          <w:sz w:val="24"/>
          <w:szCs w:val="24"/>
        </w:rPr>
        <w:t xml:space="preserve"> </w:t>
      </w:r>
      <w:r w:rsidR="002D622A" w:rsidRPr="002853FD">
        <w:rPr>
          <w:rFonts w:ascii="Times New Roman" w:hAnsi="Times New Roman"/>
          <w:color w:val="000000"/>
          <w:sz w:val="24"/>
          <w:szCs w:val="24"/>
        </w:rPr>
        <w:t xml:space="preserve">I </w:t>
      </w:r>
      <w:r w:rsidRPr="00391583">
        <w:rPr>
          <w:rFonts w:ascii="Times New Roman" w:hAnsi="Times New Roman"/>
          <w:color w:val="000000"/>
          <w:sz w:val="24"/>
          <w:szCs w:val="24"/>
        </w:rPr>
        <w:t>am</w:t>
      </w:r>
      <w:r w:rsidRPr="002853FD">
        <w:rPr>
          <w:rFonts w:ascii="Times New Roman" w:hAnsi="Times New Roman"/>
          <w:color w:val="000000"/>
          <w:sz w:val="24"/>
          <w:szCs w:val="24"/>
        </w:rPr>
        <w:t xml:space="preserve"> from Nevada.</w:t>
      </w:r>
      <w:r w:rsidR="00CA3882">
        <w:rPr>
          <w:rFonts w:ascii="Times New Roman" w:hAnsi="Times New Roman"/>
          <w:color w:val="000000"/>
          <w:sz w:val="24"/>
          <w:szCs w:val="24"/>
        </w:rPr>
        <w:t>”</w:t>
      </w:r>
    </w:p>
    <w:p w14:paraId="0B0FE820" w14:textId="79C996ED" w:rsidR="006B3408" w:rsidRDefault="00CA3882" w:rsidP="005A15A6">
      <w:pPr>
        <w:spacing w:after="0" w:line="480" w:lineRule="auto"/>
        <w:rPr>
          <w:ins w:id="17" w:author="Anna Seaman" w:date="2026-08-12T13:08:00Z" w16du:dateUtc="2026-08-12T18:08:00Z"/>
          <w:rFonts w:ascii="Times New Roman" w:hAnsi="Times New Roman"/>
          <w:color w:val="000000"/>
          <w:sz w:val="24"/>
          <w:szCs w:val="24"/>
        </w:rPr>
      </w:pPr>
      <w:r w:rsidRPr="00B0231F">
        <w:rPr>
          <w:rFonts w:ascii="Times New Roman" w:hAnsi="Times New Roman"/>
          <w:b/>
          <w:bCs/>
          <w:color w:val="000000"/>
          <w:sz w:val="24"/>
          <w:szCs w:val="24"/>
        </w:rPr>
        <w:t>Allergies and past medical history:</w:t>
      </w:r>
      <w:r>
        <w:rPr>
          <w:rFonts w:ascii="Times New Roman" w:hAnsi="Times New Roman"/>
          <w:color w:val="000000"/>
          <w:sz w:val="24"/>
          <w:szCs w:val="24"/>
        </w:rPr>
        <w:t xml:space="preserve"> </w:t>
      </w:r>
      <w:r w:rsidR="009F07C0" w:rsidRPr="002853FD">
        <w:rPr>
          <w:rFonts w:ascii="Times New Roman" w:hAnsi="Times New Roman"/>
          <w:color w:val="000000"/>
          <w:sz w:val="24"/>
          <w:szCs w:val="24"/>
        </w:rPr>
        <w:t xml:space="preserve">No </w:t>
      </w:r>
      <w:r>
        <w:rPr>
          <w:rFonts w:ascii="Times New Roman" w:hAnsi="Times New Roman"/>
          <w:color w:val="000000"/>
          <w:sz w:val="24"/>
          <w:szCs w:val="24"/>
        </w:rPr>
        <w:t>a</w:t>
      </w:r>
      <w:r w:rsidR="009F07C0" w:rsidRPr="002853FD">
        <w:rPr>
          <w:rFonts w:ascii="Times New Roman" w:hAnsi="Times New Roman"/>
          <w:color w:val="000000"/>
          <w:sz w:val="24"/>
          <w:szCs w:val="24"/>
        </w:rPr>
        <w:t xml:space="preserve">llergies, </w:t>
      </w:r>
      <w:r>
        <w:rPr>
          <w:rFonts w:ascii="Times New Roman" w:hAnsi="Times New Roman"/>
          <w:color w:val="000000"/>
          <w:sz w:val="24"/>
          <w:szCs w:val="24"/>
        </w:rPr>
        <w:t>n</w:t>
      </w:r>
      <w:r w:rsidR="009F07C0" w:rsidRPr="002853FD">
        <w:rPr>
          <w:rFonts w:ascii="Times New Roman" w:hAnsi="Times New Roman"/>
          <w:color w:val="000000"/>
          <w:sz w:val="24"/>
          <w:szCs w:val="24"/>
        </w:rPr>
        <w:t xml:space="preserve">o </w:t>
      </w:r>
      <w:r>
        <w:rPr>
          <w:rFonts w:ascii="Times New Roman" w:hAnsi="Times New Roman"/>
          <w:color w:val="000000"/>
          <w:sz w:val="24"/>
          <w:szCs w:val="24"/>
        </w:rPr>
        <w:t>m</w:t>
      </w:r>
      <w:r w:rsidR="009F07C0" w:rsidRPr="002853FD">
        <w:rPr>
          <w:rFonts w:ascii="Times New Roman" w:hAnsi="Times New Roman"/>
          <w:color w:val="000000"/>
          <w:sz w:val="24"/>
          <w:szCs w:val="24"/>
        </w:rPr>
        <w:t xml:space="preserve">edical </w:t>
      </w:r>
      <w:r>
        <w:rPr>
          <w:rFonts w:ascii="Times New Roman" w:hAnsi="Times New Roman"/>
          <w:color w:val="000000"/>
          <w:sz w:val="24"/>
          <w:szCs w:val="24"/>
        </w:rPr>
        <w:t>h</w:t>
      </w:r>
      <w:r w:rsidR="009F07C0" w:rsidRPr="002853FD">
        <w:rPr>
          <w:rFonts w:ascii="Times New Roman" w:hAnsi="Times New Roman"/>
          <w:color w:val="000000"/>
          <w:sz w:val="24"/>
          <w:szCs w:val="24"/>
        </w:rPr>
        <w:t>istory</w:t>
      </w:r>
      <w:r w:rsidR="006E4329" w:rsidRPr="002853FD">
        <w:rPr>
          <w:rFonts w:ascii="Times New Roman" w:hAnsi="Times New Roman"/>
          <w:color w:val="000000"/>
          <w:sz w:val="24"/>
          <w:szCs w:val="24"/>
        </w:rPr>
        <w:t xml:space="preserve">, </w:t>
      </w:r>
      <w:r>
        <w:rPr>
          <w:rFonts w:ascii="Times New Roman" w:hAnsi="Times New Roman"/>
          <w:color w:val="000000"/>
          <w:sz w:val="24"/>
          <w:szCs w:val="24"/>
        </w:rPr>
        <w:t>n</w:t>
      </w:r>
      <w:r w:rsidR="006E4329" w:rsidRPr="002853FD">
        <w:rPr>
          <w:rFonts w:ascii="Times New Roman" w:hAnsi="Times New Roman"/>
          <w:color w:val="000000"/>
          <w:sz w:val="24"/>
          <w:szCs w:val="24"/>
        </w:rPr>
        <w:t xml:space="preserve">o </w:t>
      </w:r>
      <w:r>
        <w:rPr>
          <w:rFonts w:ascii="Times New Roman" w:hAnsi="Times New Roman"/>
          <w:color w:val="000000"/>
          <w:sz w:val="24"/>
          <w:szCs w:val="24"/>
        </w:rPr>
        <w:t>b</w:t>
      </w:r>
      <w:r w:rsidR="006E4329" w:rsidRPr="002853FD">
        <w:rPr>
          <w:rFonts w:ascii="Times New Roman" w:hAnsi="Times New Roman"/>
          <w:color w:val="000000"/>
          <w:sz w:val="24"/>
          <w:szCs w:val="24"/>
        </w:rPr>
        <w:t xml:space="preserve">lood </w:t>
      </w:r>
      <w:r>
        <w:rPr>
          <w:rFonts w:ascii="Times New Roman" w:hAnsi="Times New Roman"/>
          <w:color w:val="000000"/>
          <w:sz w:val="24"/>
          <w:szCs w:val="24"/>
        </w:rPr>
        <w:t>s</w:t>
      </w:r>
      <w:r w:rsidR="006E4329" w:rsidRPr="002853FD">
        <w:rPr>
          <w:rFonts w:ascii="Times New Roman" w:hAnsi="Times New Roman"/>
          <w:color w:val="000000"/>
          <w:sz w:val="24"/>
          <w:szCs w:val="24"/>
        </w:rPr>
        <w:t>ugar issues</w:t>
      </w:r>
    </w:p>
    <w:p w14:paraId="1686EB34" w14:textId="77777777" w:rsidR="001E0A4F" w:rsidRPr="001E0A4F" w:rsidRDefault="001E0A4F" w:rsidP="005A15A6">
      <w:pPr>
        <w:spacing w:after="0" w:line="480" w:lineRule="auto"/>
        <w:rPr>
          <w:rFonts w:ascii="Times New Roman" w:hAnsi="Times New Roman"/>
          <w:color w:val="000000"/>
          <w:sz w:val="24"/>
          <w:szCs w:val="24"/>
          <w:rPrChange w:id="18" w:author="Anna Seaman" w:date="2026-08-12T13:08:00Z" w16du:dateUtc="2026-08-12T18:08:00Z">
            <w:rPr>
              <w:rFonts w:ascii="Times New Roman" w:hAnsi="Times New Roman"/>
              <w:b/>
              <w:bCs/>
              <w:color w:val="000000"/>
              <w:sz w:val="24"/>
              <w:szCs w:val="24"/>
            </w:rPr>
          </w:rPrChange>
        </w:rPr>
      </w:pPr>
    </w:p>
    <w:p w14:paraId="6F495201" w14:textId="49134B24" w:rsidR="009F07C0" w:rsidRPr="002853FD" w:rsidRDefault="009F07C0"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Diagnosis:</w:t>
      </w:r>
      <w:r w:rsidRPr="002853FD">
        <w:rPr>
          <w:rFonts w:ascii="Times New Roman" w:hAnsi="Times New Roman"/>
          <w:color w:val="000000"/>
          <w:sz w:val="24"/>
          <w:szCs w:val="24"/>
        </w:rPr>
        <w:t xml:space="preserve"> You have a foodborne illness that caused dehydration, acute renal failure, and the initial stages of shock. This can occur with undercooked or raw seafood.</w:t>
      </w:r>
    </w:p>
    <w:p w14:paraId="4CCB5A03" w14:textId="77777777" w:rsidR="006B3408" w:rsidRPr="002853FD" w:rsidRDefault="006B3408" w:rsidP="005A15A6">
      <w:pPr>
        <w:spacing w:after="0" w:line="480" w:lineRule="auto"/>
        <w:rPr>
          <w:rFonts w:ascii="Times New Roman" w:hAnsi="Times New Roman"/>
          <w:color w:val="000000"/>
          <w:sz w:val="24"/>
          <w:szCs w:val="24"/>
        </w:rPr>
      </w:pPr>
    </w:p>
    <w:p w14:paraId="79846D26" w14:textId="7366E0CF"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&lt;b&gt;Safety</w:t>
      </w:r>
    </w:p>
    <w:p w14:paraId="28213F32" w14:textId="5CFA81A3"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The phrase “Time</w:t>
      </w:r>
      <w:r w:rsidR="00AE762F">
        <w:rPr>
          <w:rFonts w:ascii="Times New Roman" w:hAnsi="Times New Roman"/>
          <w:color w:val="000000"/>
          <w:sz w:val="24"/>
          <w:szCs w:val="24"/>
        </w:rPr>
        <w:t>-</w:t>
      </w:r>
      <w:r w:rsidRPr="002853FD">
        <w:rPr>
          <w:rFonts w:ascii="Times New Roman" w:hAnsi="Times New Roman"/>
          <w:color w:val="000000"/>
          <w:sz w:val="24"/>
          <w:szCs w:val="24"/>
        </w:rPr>
        <w:t>out</w:t>
      </w:r>
      <w:r w:rsidR="00AE762F">
        <w:rPr>
          <w:rFonts w:ascii="Times New Roman" w:hAnsi="Times New Roman"/>
          <w:color w:val="000000"/>
          <w:sz w:val="24"/>
          <w:szCs w:val="24"/>
        </w:rPr>
        <w:t>;</w:t>
      </w:r>
      <w:r w:rsidRPr="002853FD">
        <w:rPr>
          <w:rFonts w:ascii="Times New Roman" w:hAnsi="Times New Roman"/>
          <w:color w:val="000000"/>
          <w:sz w:val="24"/>
          <w:szCs w:val="24"/>
        </w:rPr>
        <w:t xml:space="preserve"> </w:t>
      </w:r>
      <w:r w:rsidR="00AE762F">
        <w:rPr>
          <w:rFonts w:ascii="Times New Roman" w:hAnsi="Times New Roman"/>
          <w:color w:val="000000"/>
          <w:sz w:val="24"/>
          <w:szCs w:val="24"/>
        </w:rPr>
        <w:t>t</w:t>
      </w:r>
      <w:r w:rsidRPr="002853FD">
        <w:rPr>
          <w:rFonts w:ascii="Times New Roman" w:hAnsi="Times New Roman"/>
          <w:color w:val="000000"/>
          <w:sz w:val="24"/>
          <w:szCs w:val="24"/>
        </w:rPr>
        <w:t>ime</w:t>
      </w:r>
      <w:r w:rsidR="00AE762F">
        <w:rPr>
          <w:rFonts w:ascii="Times New Roman" w:hAnsi="Times New Roman"/>
          <w:color w:val="000000"/>
          <w:sz w:val="24"/>
          <w:szCs w:val="24"/>
        </w:rPr>
        <w:t>-</w:t>
      </w:r>
      <w:r w:rsidRPr="002853FD">
        <w:rPr>
          <w:rFonts w:ascii="Times New Roman" w:hAnsi="Times New Roman"/>
          <w:color w:val="000000"/>
          <w:sz w:val="24"/>
          <w:szCs w:val="24"/>
        </w:rPr>
        <w:t xml:space="preserve">out” is used to immediately stop a simulation. As </w:t>
      </w:r>
      <w:proofErr w:type="gramStart"/>
      <w:r w:rsidRPr="002853FD">
        <w:rPr>
          <w:rFonts w:ascii="Times New Roman" w:hAnsi="Times New Roman"/>
          <w:color w:val="000000"/>
          <w:sz w:val="24"/>
          <w:szCs w:val="24"/>
        </w:rPr>
        <w:t>the</w:t>
      </w:r>
      <w:proofErr w:type="gramEnd"/>
      <w:r w:rsidRPr="002853FD">
        <w:rPr>
          <w:rFonts w:ascii="Times New Roman" w:hAnsi="Times New Roman"/>
          <w:color w:val="000000"/>
          <w:sz w:val="24"/>
          <w:szCs w:val="24"/>
        </w:rPr>
        <w:t xml:space="preserve"> standardized patient</w:t>
      </w:r>
      <w:r w:rsidR="00AE762F">
        <w:rPr>
          <w:rFonts w:ascii="Times New Roman" w:hAnsi="Times New Roman"/>
          <w:color w:val="000000"/>
          <w:sz w:val="24"/>
          <w:szCs w:val="24"/>
        </w:rPr>
        <w:t>,</w:t>
      </w:r>
      <w:r w:rsidRPr="002853FD">
        <w:rPr>
          <w:rFonts w:ascii="Times New Roman" w:hAnsi="Times New Roman"/>
          <w:color w:val="000000"/>
          <w:sz w:val="24"/>
          <w:szCs w:val="24"/>
        </w:rPr>
        <w:t xml:space="preserve"> you can say this at any time. It is particularly designed to </w:t>
      </w:r>
      <w:r w:rsidR="00AE762F">
        <w:rPr>
          <w:rFonts w:ascii="Times New Roman" w:hAnsi="Times New Roman"/>
          <w:color w:val="000000"/>
          <w:sz w:val="24"/>
          <w:szCs w:val="24"/>
        </w:rPr>
        <w:t>en</w:t>
      </w:r>
      <w:r w:rsidRPr="002853FD">
        <w:rPr>
          <w:rFonts w:ascii="Times New Roman" w:hAnsi="Times New Roman"/>
          <w:color w:val="000000"/>
          <w:sz w:val="24"/>
          <w:szCs w:val="24"/>
        </w:rPr>
        <w:t>sure you</w:t>
      </w:r>
      <w:r w:rsidR="00AE762F">
        <w:rPr>
          <w:rFonts w:ascii="Times New Roman" w:hAnsi="Times New Roman"/>
          <w:color w:val="000000"/>
          <w:sz w:val="24"/>
          <w:szCs w:val="24"/>
        </w:rPr>
        <w:t>r</w:t>
      </w:r>
      <w:r w:rsidRPr="002853FD">
        <w:rPr>
          <w:rFonts w:ascii="Times New Roman" w:hAnsi="Times New Roman"/>
          <w:color w:val="000000"/>
          <w:sz w:val="24"/>
          <w:szCs w:val="24"/>
        </w:rPr>
        <w:t xml:space="preserve"> safe</w:t>
      </w:r>
      <w:r w:rsidR="00AE762F">
        <w:rPr>
          <w:rFonts w:ascii="Times New Roman" w:hAnsi="Times New Roman"/>
          <w:color w:val="000000"/>
          <w:sz w:val="24"/>
          <w:szCs w:val="24"/>
        </w:rPr>
        <w:t>ty</w:t>
      </w:r>
      <w:r w:rsidRPr="002853FD">
        <w:rPr>
          <w:rFonts w:ascii="Times New Roman" w:hAnsi="Times New Roman"/>
          <w:color w:val="000000"/>
          <w:sz w:val="24"/>
          <w:szCs w:val="24"/>
        </w:rPr>
        <w:t xml:space="preserve"> and </w:t>
      </w:r>
      <w:r w:rsidR="00AE762F">
        <w:rPr>
          <w:rFonts w:ascii="Times New Roman" w:hAnsi="Times New Roman"/>
          <w:color w:val="000000"/>
          <w:sz w:val="24"/>
          <w:szCs w:val="24"/>
        </w:rPr>
        <w:t xml:space="preserve">help you </w:t>
      </w:r>
      <w:r w:rsidRPr="002853FD">
        <w:rPr>
          <w:rFonts w:ascii="Times New Roman" w:hAnsi="Times New Roman"/>
          <w:color w:val="000000"/>
          <w:sz w:val="24"/>
          <w:szCs w:val="24"/>
        </w:rPr>
        <w:t>feel safe.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All participants are taught this phrase. It means the same for everyone. If it is said, the simulation will immediately stop.</w:t>
      </w:r>
    </w:p>
    <w:p w14:paraId="0692E6A0" w14:textId="77777777" w:rsidR="006352E6" w:rsidRPr="002853FD"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downloadable content\</w:t>
      </w:r>
    </w:p>
    <w:p w14:paraId="4CA6409F" w14:textId="77777777" w:rsidR="006352E6" w:rsidRPr="002853FD" w:rsidRDefault="006352E6" w:rsidP="005A15A6">
      <w:pPr>
        <w:spacing w:after="0" w:line="480" w:lineRule="auto"/>
        <w:rPr>
          <w:rFonts w:ascii="Times New Roman" w:hAnsi="Times New Roman"/>
          <w:color w:val="000000"/>
          <w:sz w:val="24"/>
        </w:rPr>
      </w:pPr>
    </w:p>
    <w:p w14:paraId="2109EBF4" w14:textId="1374BFC1" w:rsidR="006352E6" w:rsidRPr="002853FD"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qqBEGIN</w:t>
      </w:r>
      <w:proofErr w:type="spellEnd"/>
      <w:r w:rsidRPr="002853FD">
        <w:rPr>
          <w:rFonts w:ascii="Times New Roman" w:hAnsi="Times New Roman"/>
          <w:b/>
          <w:bCs/>
          <w:color w:val="000000"/>
          <w:sz w:val="24"/>
          <w:szCs w:val="24"/>
        </w:rPr>
        <w:t xml:space="preserve"> downloadable content\</w:t>
      </w:r>
      <w:r w:rsidR="00AE762F">
        <w:rPr>
          <w:rFonts w:ascii="Times New Roman" w:hAnsi="Times New Roman"/>
          <w:b/>
          <w:bCs/>
          <w:color w:val="000000"/>
          <w:sz w:val="24"/>
          <w:szCs w:val="24"/>
        </w:rPr>
        <w:t xml:space="preserve">Button name: </w:t>
      </w:r>
      <w:r w:rsidR="00AE762F" w:rsidRPr="00B0231F">
        <w:rPr>
          <w:rFonts w:ascii="Times New Roman" w:hAnsi="Times New Roman"/>
          <w:b/>
          <w:bCs/>
          <w:color w:val="000000"/>
          <w:sz w:val="24"/>
          <w:szCs w:val="24"/>
        </w:rPr>
        <w:t>Instructions for SP 2: Sideline, Pool Deck</w:t>
      </w:r>
    </w:p>
    <w:p w14:paraId="2644788A" w14:textId="7ED3F53E" w:rsidR="00304E23" w:rsidRPr="002853FD" w:rsidRDefault="00DC75C0"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&lt;title&gt;</w:t>
      </w:r>
      <w:r>
        <w:rPr>
          <w:rFonts w:ascii="Times New Roman" w:hAnsi="Times New Roman"/>
          <w:color w:val="000000"/>
          <w:sz w:val="24"/>
          <w:szCs w:val="24"/>
        </w:rPr>
        <w:t xml:space="preserve">Instructions for SP </w:t>
      </w:r>
      <w:r w:rsidRPr="00391583">
        <w:rPr>
          <w:rFonts w:ascii="Times New Roman" w:hAnsi="Times New Roman"/>
          <w:color w:val="000000"/>
          <w:sz w:val="24"/>
          <w:szCs w:val="24"/>
        </w:rPr>
        <w:t>2</w:t>
      </w:r>
      <w:r>
        <w:rPr>
          <w:rFonts w:ascii="Times New Roman" w:hAnsi="Times New Roman"/>
          <w:color w:val="000000"/>
          <w:sz w:val="24"/>
          <w:szCs w:val="24"/>
        </w:rPr>
        <w:t xml:space="preserve">: </w:t>
      </w:r>
      <w:r w:rsidR="00F61700" w:rsidRPr="002853FD">
        <w:rPr>
          <w:rFonts w:ascii="Times New Roman" w:hAnsi="Times New Roman"/>
          <w:color w:val="000000"/>
          <w:sz w:val="24"/>
          <w:szCs w:val="24"/>
        </w:rPr>
        <w:t>Sideline, Pool</w:t>
      </w:r>
      <w:r w:rsidR="004A3FE4" w:rsidRPr="002853FD">
        <w:rPr>
          <w:rFonts w:ascii="Times New Roman" w:hAnsi="Times New Roman"/>
          <w:color w:val="000000"/>
          <w:sz w:val="24"/>
          <w:szCs w:val="24"/>
        </w:rPr>
        <w:t xml:space="preserve"> Deck</w:t>
      </w:r>
    </w:p>
    <w:p w14:paraId="162B578F" w14:textId="114C22B5" w:rsidR="0060769A" w:rsidRPr="002853FD" w:rsidRDefault="00C4665C" w:rsidP="005A15A6">
      <w:pPr>
        <w:spacing w:after="0" w:line="480" w:lineRule="auto"/>
        <w:rPr>
          <w:rFonts w:ascii="Times New Roman" w:hAnsi="Times New Roman"/>
          <w:color w:val="000000"/>
          <w:sz w:val="24"/>
          <w:szCs w:val="24"/>
        </w:rPr>
      </w:pPr>
      <w:r>
        <w:rPr>
          <w:rFonts w:ascii="Times New Roman" w:hAnsi="Times New Roman"/>
          <w:color w:val="000000"/>
          <w:sz w:val="24"/>
          <w:szCs w:val="24"/>
        </w:rPr>
        <w:lastRenderedPageBreak/>
        <w:t xml:space="preserve">It is </w:t>
      </w:r>
      <w:r w:rsidRPr="00391583">
        <w:rPr>
          <w:rFonts w:ascii="Times New Roman" w:hAnsi="Times New Roman"/>
          <w:color w:val="000000"/>
          <w:sz w:val="24"/>
          <w:szCs w:val="24"/>
        </w:rPr>
        <w:t>10</w:t>
      </w:r>
      <w:r>
        <w:rPr>
          <w:rFonts w:ascii="Times New Roman" w:hAnsi="Times New Roman"/>
          <w:color w:val="000000"/>
          <w:sz w:val="24"/>
          <w:szCs w:val="24"/>
        </w:rPr>
        <w:t>:</w:t>
      </w:r>
      <w:r w:rsidRPr="00391583">
        <w:rPr>
          <w:rFonts w:ascii="Times New Roman" w:hAnsi="Times New Roman"/>
          <w:color w:val="000000"/>
          <w:sz w:val="24"/>
          <w:szCs w:val="24"/>
        </w:rPr>
        <w:t>30</w:t>
      </w:r>
      <w:r>
        <w:rPr>
          <w:rFonts w:ascii="Times New Roman" w:hAnsi="Times New Roman"/>
          <w:color w:val="000000"/>
          <w:sz w:val="24"/>
          <w:szCs w:val="24"/>
        </w:rPr>
        <w:t xml:space="preserve"> </w:t>
      </w:r>
      <w:r w:rsidRPr="00391583">
        <w:rPr>
          <w:rFonts w:ascii="Times New Roman" w:hAnsi="Times New Roman"/>
          <w:color w:val="000000"/>
          <w:sz w:val="24"/>
          <w:szCs w:val="24"/>
        </w:rPr>
        <w:t>a</w:t>
      </w:r>
      <w:r w:rsidR="00000B08" w:rsidRPr="00391583">
        <w:rPr>
          <w:rFonts w:ascii="Times New Roman" w:hAnsi="Times New Roman"/>
          <w:color w:val="000000"/>
          <w:sz w:val="24"/>
          <w:szCs w:val="24"/>
        </w:rPr>
        <w:t>.</w:t>
      </w:r>
      <w:r w:rsidRPr="00391583">
        <w:rPr>
          <w:rFonts w:ascii="Times New Roman" w:hAnsi="Times New Roman"/>
          <w:color w:val="000000"/>
          <w:sz w:val="24"/>
          <w:szCs w:val="24"/>
        </w:rPr>
        <w:t>m</w:t>
      </w:r>
      <w:r>
        <w:rPr>
          <w:rFonts w:ascii="Times New Roman" w:hAnsi="Times New Roman"/>
          <w:color w:val="000000"/>
          <w:sz w:val="24"/>
          <w:szCs w:val="24"/>
        </w:rPr>
        <w:t xml:space="preserve">. You were doing repeats in the pool and </w:t>
      </w:r>
      <w:r w:rsidR="00265FE7">
        <w:rPr>
          <w:rFonts w:ascii="Times New Roman" w:hAnsi="Times New Roman"/>
          <w:color w:val="000000"/>
          <w:sz w:val="24"/>
          <w:szCs w:val="24"/>
        </w:rPr>
        <w:t xml:space="preserve">got </w:t>
      </w:r>
      <w:r>
        <w:rPr>
          <w:rFonts w:ascii="Times New Roman" w:hAnsi="Times New Roman"/>
          <w:color w:val="000000"/>
          <w:sz w:val="24"/>
          <w:szCs w:val="24"/>
        </w:rPr>
        <w:t>out of the pool in distress and struggling to breathe.</w:t>
      </w:r>
    </w:p>
    <w:p w14:paraId="60F7D52F" w14:textId="77777777" w:rsidR="000A6179" w:rsidRPr="002853FD" w:rsidRDefault="000A6179" w:rsidP="005A15A6">
      <w:pPr>
        <w:spacing w:after="0" w:line="480" w:lineRule="auto"/>
        <w:rPr>
          <w:rFonts w:ascii="Times New Roman" w:hAnsi="Times New Roman"/>
          <w:color w:val="000000"/>
          <w:sz w:val="24"/>
          <w:szCs w:val="24"/>
        </w:rPr>
      </w:pPr>
    </w:p>
    <w:p w14:paraId="7285D6AD" w14:textId="30DC4116" w:rsidR="00C4665C" w:rsidRDefault="0060769A" w:rsidP="005A15A6">
      <w:pPr>
        <w:spacing w:after="0" w:line="480" w:lineRule="auto"/>
        <w:rPr>
          <w:ins w:id="19" w:author="Anna Seaman" w:date="2026-08-12T13:09:00Z" w16du:dateUtc="2026-08-12T18:09:00Z"/>
          <w:rFonts w:ascii="Times New Roman" w:hAnsi="Times New Roman"/>
          <w:color w:val="000000"/>
          <w:sz w:val="24"/>
          <w:szCs w:val="24"/>
        </w:rPr>
      </w:pPr>
      <w:r w:rsidRPr="002853FD">
        <w:rPr>
          <w:rFonts w:ascii="Times New Roman" w:hAnsi="Times New Roman"/>
          <w:b/>
          <w:bCs/>
          <w:color w:val="000000"/>
          <w:sz w:val="24"/>
          <w:szCs w:val="24"/>
        </w:rPr>
        <w:t xml:space="preserve">Opening </w:t>
      </w:r>
      <w:r w:rsidR="00265FE7">
        <w:rPr>
          <w:rFonts w:ascii="Times New Roman" w:hAnsi="Times New Roman"/>
          <w:b/>
          <w:bCs/>
          <w:color w:val="000000"/>
          <w:sz w:val="24"/>
          <w:szCs w:val="24"/>
        </w:rPr>
        <w:t>s</w:t>
      </w:r>
      <w:r w:rsidRPr="002853FD">
        <w:rPr>
          <w:rFonts w:ascii="Times New Roman" w:hAnsi="Times New Roman"/>
          <w:b/>
          <w:bCs/>
          <w:color w:val="000000"/>
          <w:sz w:val="24"/>
          <w:szCs w:val="24"/>
        </w:rPr>
        <w:t>tatement:</w:t>
      </w:r>
      <w:r w:rsidRPr="002853FD">
        <w:rPr>
          <w:rFonts w:ascii="Times New Roman" w:hAnsi="Times New Roman"/>
          <w:color w:val="000000"/>
          <w:sz w:val="24"/>
          <w:szCs w:val="24"/>
        </w:rPr>
        <w:t xml:space="preserve"> </w:t>
      </w:r>
      <w:r w:rsidR="00C4665C" w:rsidRPr="002853FD">
        <w:rPr>
          <w:rFonts w:ascii="Times New Roman" w:hAnsi="Times New Roman"/>
          <w:color w:val="000000"/>
          <w:sz w:val="24"/>
          <w:szCs w:val="24"/>
        </w:rPr>
        <w:t>“I can’t feel my left arm.</w:t>
      </w:r>
      <w:r w:rsidR="003A4B8F" w:rsidRPr="002853FD">
        <w:rPr>
          <w:rFonts w:ascii="Times New Roman" w:hAnsi="Times New Roman"/>
          <w:color w:val="000000"/>
          <w:sz w:val="24"/>
          <w:szCs w:val="24"/>
        </w:rPr>
        <w:t xml:space="preserve"> </w:t>
      </w:r>
      <w:r>
        <w:rPr>
          <w:rFonts w:ascii="Times New Roman" w:hAnsi="Times New Roman"/>
          <w:color w:val="000000"/>
          <w:sz w:val="24"/>
          <w:szCs w:val="24"/>
        </w:rPr>
        <w:t>I can’t breathe</w:t>
      </w:r>
      <w:r w:rsidR="00265FE7">
        <w:rPr>
          <w:rFonts w:ascii="Times New Roman" w:hAnsi="Times New Roman"/>
          <w:color w:val="000000"/>
          <w:sz w:val="24"/>
          <w:szCs w:val="24"/>
        </w:rPr>
        <w:t>,</w:t>
      </w:r>
      <w:r>
        <w:rPr>
          <w:rFonts w:ascii="Times New Roman" w:hAnsi="Times New Roman"/>
          <w:color w:val="000000"/>
          <w:sz w:val="24"/>
          <w:szCs w:val="24"/>
        </w:rPr>
        <w:t xml:space="preserve"> and my chest hurts on the left side.” You add, “I </w:t>
      </w:r>
      <w:r w:rsidRPr="00391583">
        <w:rPr>
          <w:rFonts w:ascii="Times New Roman" w:hAnsi="Times New Roman"/>
          <w:color w:val="000000"/>
          <w:sz w:val="24"/>
          <w:szCs w:val="24"/>
        </w:rPr>
        <w:t>am</w:t>
      </w:r>
      <w:r>
        <w:rPr>
          <w:rFonts w:ascii="Times New Roman" w:hAnsi="Times New Roman"/>
          <w:color w:val="000000"/>
          <w:sz w:val="24"/>
          <w:szCs w:val="24"/>
        </w:rPr>
        <w:t xml:space="preserve"> having trouble keeping my eyes open.</w:t>
      </w:r>
      <w:r w:rsidR="003A4B8F" w:rsidRPr="002853FD">
        <w:rPr>
          <w:rFonts w:ascii="Times New Roman" w:hAnsi="Times New Roman"/>
          <w:color w:val="000000"/>
          <w:sz w:val="24"/>
          <w:szCs w:val="24"/>
        </w:rPr>
        <w:t xml:space="preserve"> </w:t>
      </w:r>
      <w:r>
        <w:rPr>
          <w:rFonts w:ascii="Times New Roman" w:hAnsi="Times New Roman"/>
          <w:color w:val="000000"/>
          <w:sz w:val="24"/>
          <w:szCs w:val="24"/>
        </w:rPr>
        <w:t>Like</w:t>
      </w:r>
      <w:r w:rsidR="00265FE7">
        <w:rPr>
          <w:rFonts w:ascii="Times New Roman" w:hAnsi="Times New Roman"/>
          <w:color w:val="000000"/>
          <w:sz w:val="24"/>
          <w:szCs w:val="24"/>
        </w:rPr>
        <w:t>,</w:t>
      </w:r>
      <w:r>
        <w:rPr>
          <w:rFonts w:ascii="Times New Roman" w:hAnsi="Times New Roman"/>
          <w:color w:val="000000"/>
          <w:sz w:val="24"/>
          <w:szCs w:val="24"/>
        </w:rPr>
        <w:t xml:space="preserve"> I </w:t>
      </w:r>
      <w:r w:rsidRPr="00391583">
        <w:rPr>
          <w:rFonts w:ascii="Times New Roman" w:hAnsi="Times New Roman"/>
          <w:color w:val="000000"/>
          <w:sz w:val="24"/>
          <w:szCs w:val="24"/>
        </w:rPr>
        <w:t>am</w:t>
      </w:r>
      <w:r>
        <w:rPr>
          <w:rFonts w:ascii="Times New Roman" w:hAnsi="Times New Roman"/>
          <w:color w:val="000000"/>
          <w:sz w:val="24"/>
          <w:szCs w:val="24"/>
        </w:rPr>
        <w:t xml:space="preserve"> very tired.”</w:t>
      </w:r>
    </w:p>
    <w:p w14:paraId="126AB1BE" w14:textId="77777777" w:rsidR="001E0A4F" w:rsidRPr="002853FD" w:rsidRDefault="001E0A4F" w:rsidP="005A15A6">
      <w:pPr>
        <w:spacing w:after="0" w:line="480" w:lineRule="auto"/>
        <w:rPr>
          <w:rFonts w:ascii="Times New Roman" w:hAnsi="Times New Roman"/>
          <w:color w:val="000000"/>
          <w:sz w:val="24"/>
          <w:szCs w:val="24"/>
        </w:rPr>
      </w:pPr>
    </w:p>
    <w:p w14:paraId="6C6CC974" w14:textId="709DBCF8" w:rsidR="00D67945" w:rsidRPr="001E0A4F" w:rsidRDefault="00C4665C" w:rsidP="005A15A6">
      <w:pPr>
        <w:spacing w:after="0" w:line="480" w:lineRule="auto"/>
        <w:rPr>
          <w:rFonts w:ascii="Times New Roman" w:hAnsi="Times New Roman"/>
          <w:b/>
          <w:bCs/>
          <w:color w:val="000000"/>
          <w:sz w:val="24"/>
          <w:szCs w:val="24"/>
          <w:rPrChange w:id="20" w:author="Anna Seaman" w:date="2026-08-12T13:12:00Z" w16du:dateUtc="2026-08-12T18:12:00Z">
            <w:rPr>
              <w:rFonts w:ascii="Times New Roman" w:hAnsi="Times New Roman"/>
              <w:color w:val="000000"/>
              <w:sz w:val="24"/>
              <w:szCs w:val="24"/>
            </w:rPr>
          </w:rPrChange>
        </w:rPr>
      </w:pPr>
      <w:r w:rsidRPr="001E0A4F">
        <w:rPr>
          <w:rFonts w:ascii="Times New Roman" w:hAnsi="Times New Roman"/>
          <w:b/>
          <w:bCs/>
          <w:color w:val="000000"/>
          <w:sz w:val="24"/>
          <w:szCs w:val="24"/>
        </w:rPr>
        <w:t xml:space="preserve">Medical </w:t>
      </w:r>
      <w:r w:rsidR="00265FE7" w:rsidRPr="001E0A4F">
        <w:rPr>
          <w:rFonts w:ascii="Times New Roman" w:hAnsi="Times New Roman"/>
          <w:b/>
          <w:bCs/>
          <w:color w:val="000000"/>
          <w:sz w:val="24"/>
          <w:szCs w:val="24"/>
        </w:rPr>
        <w:t>h</w:t>
      </w:r>
      <w:r w:rsidRPr="001E0A4F">
        <w:rPr>
          <w:rFonts w:ascii="Times New Roman" w:hAnsi="Times New Roman"/>
          <w:b/>
          <w:bCs/>
          <w:color w:val="000000"/>
          <w:sz w:val="24"/>
          <w:szCs w:val="24"/>
        </w:rPr>
        <w:t>istory</w:t>
      </w:r>
    </w:p>
    <w:p w14:paraId="701A8256" w14:textId="247452D9" w:rsidR="00C4665C" w:rsidRPr="006A3208" w:rsidRDefault="00C4665C" w:rsidP="006A3208">
      <w:pPr>
        <w:pStyle w:val="ListParagraph"/>
        <w:numPr>
          <w:ilvl w:val="0"/>
          <w:numId w:val="21"/>
        </w:numPr>
        <w:spacing w:line="480" w:lineRule="auto"/>
        <w:rPr>
          <w:rFonts w:ascii="Times New Roman" w:hAnsi="Times New Roman"/>
          <w:color w:val="000000"/>
        </w:rPr>
      </w:pPr>
      <w:r w:rsidRPr="006A3208">
        <w:rPr>
          <w:rFonts w:ascii="Times New Roman" w:hAnsi="Times New Roman"/>
          <w:color w:val="000000"/>
        </w:rPr>
        <w:t xml:space="preserve">You had a similar </w:t>
      </w:r>
      <w:proofErr w:type="gramStart"/>
      <w:r w:rsidRPr="006A3208">
        <w:rPr>
          <w:rFonts w:ascii="Times New Roman" w:hAnsi="Times New Roman"/>
          <w:color w:val="000000"/>
        </w:rPr>
        <w:t>episode previously</w:t>
      </w:r>
      <w:proofErr w:type="gramEnd"/>
      <w:r w:rsidRPr="006A3208">
        <w:rPr>
          <w:rFonts w:ascii="Times New Roman" w:hAnsi="Times New Roman"/>
          <w:color w:val="000000"/>
        </w:rPr>
        <w:t xml:space="preserve"> this summer. The other AT knows about it but is not here right now.</w:t>
      </w:r>
    </w:p>
    <w:p w14:paraId="59024CCB" w14:textId="2E60B105" w:rsidR="00C4665C" w:rsidRPr="006A3208" w:rsidRDefault="00C4665C" w:rsidP="006A3208">
      <w:pPr>
        <w:pStyle w:val="ListParagraph"/>
        <w:numPr>
          <w:ilvl w:val="0"/>
          <w:numId w:val="21"/>
        </w:numPr>
        <w:spacing w:line="480" w:lineRule="auto"/>
        <w:rPr>
          <w:rFonts w:ascii="Times New Roman" w:hAnsi="Times New Roman"/>
          <w:color w:val="000000"/>
        </w:rPr>
      </w:pPr>
      <w:r w:rsidRPr="006A3208">
        <w:rPr>
          <w:rFonts w:ascii="Times New Roman" w:hAnsi="Times New Roman"/>
          <w:color w:val="000000"/>
        </w:rPr>
        <w:t>B</w:t>
      </w:r>
      <w:r w:rsidR="003A2CD2" w:rsidRPr="006A3208">
        <w:rPr>
          <w:rFonts w:ascii="Times New Roman" w:hAnsi="Times New Roman"/>
          <w:color w:val="000000"/>
        </w:rPr>
        <w:t>reathing is s</w:t>
      </w:r>
      <w:r w:rsidRPr="006A3208">
        <w:rPr>
          <w:rFonts w:ascii="Times New Roman" w:hAnsi="Times New Roman"/>
          <w:color w:val="000000"/>
        </w:rPr>
        <w:t xml:space="preserve">hallow and fast, </w:t>
      </w:r>
      <w:r w:rsidR="00265FE7" w:rsidRPr="006A3208">
        <w:rPr>
          <w:rFonts w:ascii="Times New Roman" w:hAnsi="Times New Roman"/>
          <w:color w:val="000000"/>
        </w:rPr>
        <w:t xml:space="preserve">and </w:t>
      </w:r>
      <w:r w:rsidR="003A2CD2" w:rsidRPr="006A3208">
        <w:rPr>
          <w:rFonts w:ascii="Times New Roman" w:hAnsi="Times New Roman"/>
          <w:color w:val="000000"/>
        </w:rPr>
        <w:t>you feel short of breath (SOB)</w:t>
      </w:r>
      <w:r w:rsidR="00C534FC" w:rsidRPr="006A3208">
        <w:rPr>
          <w:rFonts w:ascii="Times New Roman" w:hAnsi="Times New Roman"/>
          <w:color w:val="000000"/>
        </w:rPr>
        <w:t>.</w:t>
      </w:r>
    </w:p>
    <w:p w14:paraId="4848F6CA" w14:textId="4E73E562" w:rsidR="00C4665C" w:rsidRPr="006A3208" w:rsidRDefault="003A2CD2" w:rsidP="006A3208">
      <w:pPr>
        <w:pStyle w:val="ListParagraph"/>
        <w:numPr>
          <w:ilvl w:val="0"/>
          <w:numId w:val="21"/>
        </w:numPr>
        <w:spacing w:line="480" w:lineRule="auto"/>
        <w:rPr>
          <w:rFonts w:ascii="Times New Roman" w:hAnsi="Times New Roman"/>
          <w:color w:val="000000"/>
        </w:rPr>
      </w:pPr>
      <w:r w:rsidRPr="006A3208">
        <w:rPr>
          <w:rFonts w:ascii="Times New Roman" w:hAnsi="Times New Roman"/>
          <w:color w:val="000000"/>
        </w:rPr>
        <w:t>Pulse is f</w:t>
      </w:r>
      <w:r w:rsidR="00C4665C" w:rsidRPr="006A3208">
        <w:rPr>
          <w:rFonts w:ascii="Times New Roman" w:hAnsi="Times New Roman"/>
          <w:color w:val="000000"/>
        </w:rPr>
        <w:t>ast, irregular (</w:t>
      </w:r>
      <w:r w:rsidRPr="006A3208">
        <w:rPr>
          <w:rFonts w:ascii="Times New Roman" w:hAnsi="Times New Roman"/>
          <w:color w:val="000000"/>
        </w:rPr>
        <w:t xml:space="preserve">irregularity noticed </w:t>
      </w:r>
      <w:r w:rsidR="00C4665C" w:rsidRPr="006A3208">
        <w:rPr>
          <w:rFonts w:ascii="Times New Roman" w:hAnsi="Times New Roman"/>
          <w:color w:val="000000"/>
        </w:rPr>
        <w:t xml:space="preserve">if </w:t>
      </w:r>
      <w:r w:rsidRPr="006A3208">
        <w:rPr>
          <w:rFonts w:ascii="Times New Roman" w:hAnsi="Times New Roman"/>
          <w:color w:val="000000"/>
        </w:rPr>
        <w:t>palpated</w:t>
      </w:r>
      <w:r w:rsidR="00C4665C" w:rsidRPr="006A3208">
        <w:rPr>
          <w:rFonts w:ascii="Times New Roman" w:hAnsi="Times New Roman"/>
          <w:color w:val="000000"/>
        </w:rPr>
        <w:t xml:space="preserve"> for </w:t>
      </w:r>
      <w:r w:rsidRPr="006A3208">
        <w:rPr>
          <w:rFonts w:ascii="Times New Roman" w:hAnsi="Times New Roman"/>
          <w:color w:val="000000"/>
        </w:rPr>
        <w:t>15 seconds or witnessed on pulse oximeter for 5 seconds)</w:t>
      </w:r>
      <w:r w:rsidR="00C534FC" w:rsidRPr="006A3208">
        <w:rPr>
          <w:rFonts w:ascii="Times New Roman" w:hAnsi="Times New Roman"/>
          <w:color w:val="000000"/>
        </w:rPr>
        <w:t>.</w:t>
      </w:r>
    </w:p>
    <w:p w14:paraId="32308491" w14:textId="4F33AEE7" w:rsidR="00C4665C" w:rsidRPr="006A3208" w:rsidRDefault="00C4665C" w:rsidP="006A3208">
      <w:pPr>
        <w:pStyle w:val="ListParagraph"/>
        <w:numPr>
          <w:ilvl w:val="0"/>
          <w:numId w:val="21"/>
        </w:numPr>
        <w:spacing w:line="480" w:lineRule="auto"/>
        <w:rPr>
          <w:rFonts w:ascii="Times New Roman" w:hAnsi="Times New Roman"/>
          <w:color w:val="000000"/>
        </w:rPr>
      </w:pPr>
      <w:r w:rsidRPr="006A3208">
        <w:rPr>
          <w:rFonts w:ascii="Times New Roman" w:hAnsi="Times New Roman"/>
          <w:color w:val="000000"/>
        </w:rPr>
        <w:t>Walking slowly, cautiously</w:t>
      </w:r>
      <w:r w:rsidR="00C534FC" w:rsidRPr="006A3208">
        <w:rPr>
          <w:rFonts w:ascii="Times New Roman" w:hAnsi="Times New Roman"/>
          <w:color w:val="000000"/>
        </w:rPr>
        <w:t>.</w:t>
      </w:r>
    </w:p>
    <w:p w14:paraId="4BD57CEA" w14:textId="43A6E9A6" w:rsidR="00C4665C" w:rsidRPr="006A3208" w:rsidRDefault="7464A50C" w:rsidP="006A3208">
      <w:pPr>
        <w:pStyle w:val="ListParagraph"/>
        <w:numPr>
          <w:ilvl w:val="0"/>
          <w:numId w:val="21"/>
        </w:numPr>
        <w:spacing w:line="480" w:lineRule="auto"/>
        <w:rPr>
          <w:rFonts w:ascii="Times New Roman" w:hAnsi="Times New Roman"/>
          <w:color w:val="000000"/>
        </w:rPr>
      </w:pPr>
      <w:r w:rsidRPr="006A3208">
        <w:rPr>
          <w:rFonts w:ascii="Times New Roman" w:hAnsi="Times New Roman"/>
          <w:color w:val="000000"/>
        </w:rPr>
        <w:t>Chest pain starts at 7/10 and then slowly decreases to 0.</w:t>
      </w:r>
      <w:r w:rsidR="003A4B8F" w:rsidRPr="006A3208">
        <w:rPr>
          <w:rFonts w:ascii="Times New Roman" w:hAnsi="Times New Roman"/>
          <w:color w:val="000000"/>
        </w:rPr>
        <w:t xml:space="preserve"> </w:t>
      </w:r>
      <w:r w:rsidRPr="006A3208">
        <w:rPr>
          <w:rFonts w:ascii="Times New Roman" w:hAnsi="Times New Roman"/>
          <w:color w:val="000000"/>
        </w:rPr>
        <w:t>7</w:t>
      </w:r>
      <w:r w:rsidR="009B7C25" w:rsidRPr="006A3208">
        <w:rPr>
          <w:rFonts w:ascii="Times New Roman" w:hAnsi="Times New Roman"/>
          <w:color w:val="000000"/>
        </w:rPr>
        <w:t>—</w:t>
      </w:r>
      <w:r w:rsidRPr="006A3208">
        <w:rPr>
          <w:rFonts w:ascii="Times New Roman" w:hAnsi="Times New Roman"/>
          <w:color w:val="000000"/>
        </w:rPr>
        <w:t>Initial, 5 after two minutes, 0</w:t>
      </w:r>
      <w:r w:rsidR="009B7C25" w:rsidRPr="006A3208">
        <w:rPr>
          <w:rFonts w:ascii="Times New Roman" w:hAnsi="Times New Roman"/>
          <w:color w:val="000000"/>
        </w:rPr>
        <w:t>—</w:t>
      </w:r>
      <w:r w:rsidRPr="006A3208">
        <w:rPr>
          <w:rFonts w:ascii="Times New Roman" w:hAnsi="Times New Roman"/>
          <w:color w:val="000000"/>
        </w:rPr>
        <w:t xml:space="preserve">near the end or </w:t>
      </w:r>
      <w:r w:rsidR="004773FB" w:rsidRPr="006A3208">
        <w:rPr>
          <w:rFonts w:ascii="Times New Roman" w:hAnsi="Times New Roman"/>
          <w:color w:val="000000"/>
        </w:rPr>
        <w:t xml:space="preserve">at </w:t>
      </w:r>
      <w:r w:rsidR="009B7C25" w:rsidRPr="006A3208">
        <w:rPr>
          <w:rFonts w:ascii="Times New Roman" w:hAnsi="Times New Roman"/>
          <w:color w:val="000000"/>
        </w:rPr>
        <w:t>four</w:t>
      </w:r>
      <w:r w:rsidRPr="006A3208">
        <w:rPr>
          <w:rFonts w:ascii="Times New Roman" w:hAnsi="Times New Roman"/>
          <w:color w:val="000000"/>
        </w:rPr>
        <w:t xml:space="preserve"> minutes.</w:t>
      </w:r>
    </w:p>
    <w:p w14:paraId="5825E995" w14:textId="2A1AC3EB" w:rsidR="00C4665C" w:rsidRPr="006A3208" w:rsidRDefault="7464A50C" w:rsidP="006A3208">
      <w:pPr>
        <w:pStyle w:val="ListParagraph"/>
        <w:numPr>
          <w:ilvl w:val="0"/>
          <w:numId w:val="21"/>
        </w:numPr>
        <w:spacing w:line="480" w:lineRule="auto"/>
        <w:rPr>
          <w:rFonts w:ascii="Times New Roman" w:hAnsi="Times New Roman"/>
          <w:color w:val="000000"/>
        </w:rPr>
      </w:pPr>
      <w:r w:rsidRPr="006A3208">
        <w:rPr>
          <w:rFonts w:ascii="Times New Roman" w:hAnsi="Times New Roman"/>
          <w:color w:val="000000"/>
        </w:rPr>
        <w:t>All vitals are provided. The HCP will not be able to take vitals (they are not allowed to touch the patient)</w:t>
      </w:r>
      <w:r w:rsidR="00265FE7" w:rsidRPr="006A3208">
        <w:rPr>
          <w:rFonts w:ascii="Times New Roman" w:hAnsi="Times New Roman"/>
          <w:color w:val="000000"/>
        </w:rPr>
        <w:t>,</w:t>
      </w:r>
      <w:r w:rsidRPr="006A3208">
        <w:rPr>
          <w:rFonts w:ascii="Times New Roman" w:hAnsi="Times New Roman"/>
          <w:color w:val="000000"/>
        </w:rPr>
        <w:t xml:space="preserve"> but </w:t>
      </w:r>
      <w:r w:rsidR="00D67945" w:rsidRPr="006A3208">
        <w:rPr>
          <w:rFonts w:ascii="Times New Roman" w:hAnsi="Times New Roman"/>
          <w:color w:val="000000"/>
        </w:rPr>
        <w:t xml:space="preserve">the following table </w:t>
      </w:r>
      <w:r w:rsidRPr="006A3208">
        <w:rPr>
          <w:rFonts w:ascii="Times New Roman" w:hAnsi="Times New Roman"/>
          <w:color w:val="000000"/>
        </w:rPr>
        <w:t>gives you an idea of how you feel and what is going on.</w:t>
      </w:r>
    </w:p>
    <w:p w14:paraId="7291C947" w14:textId="77777777" w:rsidR="000A6179" w:rsidRPr="002853FD" w:rsidRDefault="000A6179" w:rsidP="005A15A6">
      <w:pPr>
        <w:pStyle w:val="ListParagraph"/>
        <w:spacing w:line="480" w:lineRule="auto"/>
        <w:ind w:left="0"/>
        <w:rPr>
          <w:rFonts w:ascii="Times New Roman" w:hAnsi="Times New Roman"/>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3060"/>
        <w:gridCol w:w="2619"/>
        <w:gridCol w:w="2619"/>
      </w:tblGrid>
      <w:tr w:rsidR="005A15A6" w:rsidRPr="002853FD" w14:paraId="2FFECDCC" w14:textId="77777777" w:rsidTr="00D4769A">
        <w:tc>
          <w:tcPr>
            <w:tcW w:w="1278" w:type="dxa"/>
            <w:shd w:val="clear" w:color="auto" w:fill="A73023"/>
          </w:tcPr>
          <w:p w14:paraId="178A4EC7" w14:textId="012EA870" w:rsidR="00080F41" w:rsidRPr="006A3208" w:rsidRDefault="006A3208" w:rsidP="006A3208">
            <w:pPr>
              <w:spacing w:after="0" w:line="480" w:lineRule="auto"/>
              <w:jc w:val="center"/>
              <w:rPr>
                <w:rFonts w:ascii="Times New Roman" w:hAnsi="Times New Roman"/>
                <w:b/>
                <w:bCs/>
                <w:color w:val="FFFFFF" w:themeColor="background1"/>
                <w:sz w:val="24"/>
                <w:szCs w:val="24"/>
              </w:rPr>
            </w:pPr>
            <w:r w:rsidRPr="006A3208">
              <w:rPr>
                <w:rFonts w:ascii="Times New Roman" w:hAnsi="Times New Roman"/>
                <w:b/>
                <w:bCs/>
                <w:color w:val="FFFFFF" w:themeColor="background1"/>
                <w:sz w:val="24"/>
                <w:szCs w:val="24"/>
              </w:rPr>
              <w:t>VITAL</w:t>
            </w:r>
          </w:p>
        </w:tc>
        <w:tc>
          <w:tcPr>
            <w:tcW w:w="3060" w:type="dxa"/>
            <w:shd w:val="clear" w:color="auto" w:fill="A73023"/>
          </w:tcPr>
          <w:p w14:paraId="2FFCF480" w14:textId="0DA16803" w:rsidR="00080F41" w:rsidRPr="006A3208" w:rsidRDefault="006A3208" w:rsidP="006A3208">
            <w:pPr>
              <w:pStyle w:val="NormalWeb"/>
              <w:spacing w:before="0" w:beforeAutospacing="0" w:after="0" w:afterAutospacing="0" w:line="480" w:lineRule="auto"/>
              <w:jc w:val="center"/>
              <w:rPr>
                <w:b/>
                <w:bCs/>
                <w:color w:val="FFFFFF" w:themeColor="background1"/>
              </w:rPr>
            </w:pPr>
            <w:r w:rsidRPr="006A3208">
              <w:rPr>
                <w:b/>
                <w:bCs/>
                <w:color w:val="FFFFFF" w:themeColor="background1"/>
              </w:rPr>
              <w:t>INITIAL</w:t>
            </w:r>
          </w:p>
        </w:tc>
        <w:tc>
          <w:tcPr>
            <w:tcW w:w="2619" w:type="dxa"/>
            <w:shd w:val="clear" w:color="auto" w:fill="A73023"/>
          </w:tcPr>
          <w:p w14:paraId="163C9291" w14:textId="7E35BFDB" w:rsidR="00080F41" w:rsidRPr="006A3208" w:rsidRDefault="006A3208" w:rsidP="006A3208">
            <w:pPr>
              <w:spacing w:after="0" w:line="480" w:lineRule="auto"/>
              <w:jc w:val="center"/>
              <w:rPr>
                <w:rFonts w:ascii="Times New Roman" w:hAnsi="Times New Roman"/>
                <w:b/>
                <w:bCs/>
                <w:color w:val="FFFFFF" w:themeColor="background1"/>
                <w:sz w:val="24"/>
                <w:szCs w:val="24"/>
              </w:rPr>
            </w:pPr>
            <w:r w:rsidRPr="006A3208">
              <w:rPr>
                <w:rFonts w:ascii="Times New Roman" w:hAnsi="Times New Roman"/>
                <w:b/>
                <w:bCs/>
                <w:color w:val="FFFFFF" w:themeColor="background1"/>
                <w:sz w:val="24"/>
                <w:szCs w:val="24"/>
              </w:rPr>
              <w:t>TWO MINUTES</w:t>
            </w:r>
          </w:p>
        </w:tc>
        <w:tc>
          <w:tcPr>
            <w:tcW w:w="2619" w:type="dxa"/>
            <w:shd w:val="clear" w:color="auto" w:fill="A73023"/>
          </w:tcPr>
          <w:p w14:paraId="2CCF83C4" w14:textId="10E8191F" w:rsidR="00080F41" w:rsidRPr="006A3208" w:rsidRDefault="006A3208" w:rsidP="006A3208">
            <w:pPr>
              <w:spacing w:after="0" w:line="480" w:lineRule="auto"/>
              <w:jc w:val="center"/>
              <w:rPr>
                <w:rFonts w:ascii="Times New Roman" w:hAnsi="Times New Roman"/>
                <w:b/>
                <w:bCs/>
                <w:color w:val="FFFFFF" w:themeColor="background1"/>
                <w:sz w:val="24"/>
                <w:szCs w:val="24"/>
              </w:rPr>
            </w:pPr>
            <w:r w:rsidRPr="006A3208">
              <w:rPr>
                <w:rFonts w:ascii="Times New Roman" w:hAnsi="Times New Roman"/>
                <w:b/>
                <w:bCs/>
                <w:color w:val="FFFFFF" w:themeColor="background1"/>
                <w:sz w:val="24"/>
                <w:szCs w:val="24"/>
              </w:rPr>
              <w:t>END OR 4 MINUTES</w:t>
            </w:r>
          </w:p>
        </w:tc>
      </w:tr>
      <w:tr w:rsidR="005A15A6" w:rsidRPr="002853FD" w14:paraId="775C25A7" w14:textId="77777777" w:rsidTr="00D4769A">
        <w:tc>
          <w:tcPr>
            <w:tcW w:w="1278" w:type="dxa"/>
          </w:tcPr>
          <w:p w14:paraId="49F07A4C" w14:textId="45CC6AED"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Lung</w:t>
            </w:r>
          </w:p>
        </w:tc>
        <w:tc>
          <w:tcPr>
            <w:tcW w:w="3060" w:type="dxa"/>
          </w:tcPr>
          <w:p w14:paraId="29907F7E" w14:textId="4E2ED452" w:rsidR="00080F41" w:rsidRPr="002853FD" w:rsidRDefault="00080F41" w:rsidP="002B2FC3">
            <w:pPr>
              <w:pStyle w:val="NormalWeb"/>
              <w:spacing w:before="0" w:beforeAutospacing="0" w:after="0" w:afterAutospacing="0" w:line="480" w:lineRule="auto"/>
              <w:ind w:left="144" w:hanging="144"/>
              <w:rPr>
                <w:color w:val="000000"/>
              </w:rPr>
            </w:pPr>
            <w:r w:rsidRPr="002853FD">
              <w:rPr>
                <w:color w:val="000000"/>
              </w:rPr>
              <w:t>Clear, equal, bilateral</w:t>
            </w:r>
          </w:p>
        </w:tc>
        <w:tc>
          <w:tcPr>
            <w:tcW w:w="2619" w:type="dxa"/>
          </w:tcPr>
          <w:p w14:paraId="2777BBFF" w14:textId="75943FE7"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Clear, equal, bilateral</w:t>
            </w:r>
          </w:p>
        </w:tc>
        <w:tc>
          <w:tcPr>
            <w:tcW w:w="2619" w:type="dxa"/>
          </w:tcPr>
          <w:p w14:paraId="3773FA75" w14:textId="53647342"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Clear, equal, bilateral</w:t>
            </w:r>
          </w:p>
        </w:tc>
      </w:tr>
      <w:tr w:rsidR="005A15A6" w:rsidRPr="002853FD" w14:paraId="5111440D" w14:textId="77777777" w:rsidTr="00D4769A">
        <w:tc>
          <w:tcPr>
            <w:tcW w:w="1278" w:type="dxa"/>
          </w:tcPr>
          <w:p w14:paraId="2B33B7C2" w14:textId="4FA68BDC"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Pain</w:t>
            </w:r>
          </w:p>
        </w:tc>
        <w:tc>
          <w:tcPr>
            <w:tcW w:w="3060" w:type="dxa"/>
          </w:tcPr>
          <w:p w14:paraId="7A1D4E23" w14:textId="43504B71" w:rsidR="00080F41" w:rsidRPr="002853FD" w:rsidRDefault="00080F41" w:rsidP="002B2FC3">
            <w:pPr>
              <w:pStyle w:val="NormalWeb"/>
              <w:spacing w:before="0" w:beforeAutospacing="0" w:after="0" w:afterAutospacing="0" w:line="480" w:lineRule="auto"/>
              <w:ind w:left="144" w:hanging="144"/>
              <w:rPr>
                <w:color w:val="000000"/>
              </w:rPr>
            </w:pPr>
            <w:r w:rsidRPr="00391583">
              <w:rPr>
                <w:color w:val="000000"/>
              </w:rPr>
              <w:t>7</w:t>
            </w:r>
            <w:r>
              <w:rPr>
                <w:color w:val="000000"/>
              </w:rPr>
              <w:t>/</w:t>
            </w:r>
            <w:r w:rsidRPr="00391583">
              <w:rPr>
                <w:color w:val="000000"/>
              </w:rPr>
              <w:t>10</w:t>
            </w:r>
          </w:p>
        </w:tc>
        <w:tc>
          <w:tcPr>
            <w:tcW w:w="2619" w:type="dxa"/>
          </w:tcPr>
          <w:p w14:paraId="514B8B8D" w14:textId="7A6B03B1" w:rsidR="00080F41" w:rsidRPr="002853FD" w:rsidRDefault="00080F41" w:rsidP="002B2FC3">
            <w:pPr>
              <w:spacing w:after="0" w:line="480" w:lineRule="auto"/>
              <w:ind w:left="144" w:hanging="144"/>
              <w:rPr>
                <w:rFonts w:ascii="Times New Roman" w:hAnsi="Times New Roman"/>
                <w:color w:val="000000"/>
                <w:sz w:val="24"/>
                <w:szCs w:val="24"/>
              </w:rPr>
            </w:pPr>
            <w:r w:rsidRPr="00391583">
              <w:rPr>
                <w:rFonts w:ascii="Times New Roman" w:hAnsi="Times New Roman"/>
                <w:color w:val="000000"/>
                <w:sz w:val="24"/>
                <w:szCs w:val="24"/>
              </w:rPr>
              <w:t>5</w:t>
            </w:r>
            <w:r>
              <w:rPr>
                <w:rFonts w:ascii="Times New Roman" w:hAnsi="Times New Roman"/>
                <w:color w:val="000000"/>
                <w:sz w:val="24"/>
                <w:szCs w:val="24"/>
              </w:rPr>
              <w:t>/</w:t>
            </w:r>
            <w:r w:rsidRPr="00391583">
              <w:rPr>
                <w:rFonts w:ascii="Times New Roman" w:hAnsi="Times New Roman"/>
                <w:color w:val="000000"/>
                <w:sz w:val="24"/>
                <w:szCs w:val="24"/>
              </w:rPr>
              <w:t>10</w:t>
            </w:r>
          </w:p>
        </w:tc>
        <w:tc>
          <w:tcPr>
            <w:tcW w:w="2619" w:type="dxa"/>
          </w:tcPr>
          <w:p w14:paraId="5A357D35" w14:textId="76798EBD" w:rsidR="00080F41" w:rsidRPr="002853FD" w:rsidRDefault="00080F41" w:rsidP="002B2FC3">
            <w:pPr>
              <w:spacing w:after="0" w:line="480" w:lineRule="auto"/>
              <w:ind w:left="144" w:hanging="144"/>
              <w:rPr>
                <w:rFonts w:ascii="Times New Roman" w:hAnsi="Times New Roman"/>
                <w:color w:val="000000"/>
                <w:sz w:val="24"/>
                <w:szCs w:val="24"/>
              </w:rPr>
            </w:pPr>
            <w:r w:rsidRPr="00391583">
              <w:rPr>
                <w:rFonts w:ascii="Times New Roman" w:hAnsi="Times New Roman"/>
                <w:color w:val="000000"/>
                <w:sz w:val="24"/>
                <w:szCs w:val="24"/>
              </w:rPr>
              <w:t>0</w:t>
            </w:r>
            <w:r>
              <w:rPr>
                <w:rFonts w:ascii="Times New Roman" w:hAnsi="Times New Roman"/>
                <w:color w:val="000000"/>
                <w:sz w:val="24"/>
                <w:szCs w:val="24"/>
              </w:rPr>
              <w:t>/</w:t>
            </w:r>
            <w:r w:rsidRPr="00391583">
              <w:rPr>
                <w:rFonts w:ascii="Times New Roman" w:hAnsi="Times New Roman"/>
                <w:color w:val="000000"/>
                <w:sz w:val="24"/>
                <w:szCs w:val="24"/>
              </w:rPr>
              <w:t>10</w:t>
            </w:r>
          </w:p>
        </w:tc>
      </w:tr>
      <w:tr w:rsidR="005A15A6" w:rsidRPr="002853FD" w14:paraId="61586DD5" w14:textId="77777777" w:rsidTr="00D4769A">
        <w:tc>
          <w:tcPr>
            <w:tcW w:w="1278" w:type="dxa"/>
          </w:tcPr>
          <w:p w14:paraId="11ADD0E4" w14:textId="3065E903"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CTC</w:t>
            </w:r>
          </w:p>
        </w:tc>
        <w:tc>
          <w:tcPr>
            <w:tcW w:w="3060" w:type="dxa"/>
          </w:tcPr>
          <w:p w14:paraId="5433666F" w14:textId="50A8F7C6" w:rsidR="00080F41" w:rsidRPr="002853FD" w:rsidRDefault="00080F41" w:rsidP="002B2FC3">
            <w:pPr>
              <w:pStyle w:val="NormalWeb"/>
              <w:spacing w:before="0" w:beforeAutospacing="0" w:after="0" w:afterAutospacing="0" w:line="480" w:lineRule="auto"/>
              <w:ind w:left="144" w:hanging="144"/>
              <w:rPr>
                <w:color w:val="000000"/>
              </w:rPr>
            </w:pPr>
            <w:r w:rsidRPr="002853FD">
              <w:rPr>
                <w:color w:val="000000"/>
              </w:rPr>
              <w:t>Warm, normal</w:t>
            </w:r>
          </w:p>
        </w:tc>
        <w:tc>
          <w:tcPr>
            <w:tcW w:w="2619" w:type="dxa"/>
          </w:tcPr>
          <w:p w14:paraId="52EDA596" w14:textId="7D363F0B"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Normal</w:t>
            </w:r>
          </w:p>
        </w:tc>
        <w:tc>
          <w:tcPr>
            <w:tcW w:w="2619" w:type="dxa"/>
          </w:tcPr>
          <w:p w14:paraId="01F64F9A" w14:textId="251D7A37"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Normal</w:t>
            </w:r>
          </w:p>
        </w:tc>
      </w:tr>
      <w:tr w:rsidR="005A15A6" w:rsidRPr="002853FD" w14:paraId="7A2A0EE6" w14:textId="77777777" w:rsidTr="00D4769A">
        <w:tc>
          <w:tcPr>
            <w:tcW w:w="1278" w:type="dxa"/>
          </w:tcPr>
          <w:p w14:paraId="2C8DD0C7" w14:textId="76E65523"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lastRenderedPageBreak/>
              <w:t>Other</w:t>
            </w:r>
          </w:p>
        </w:tc>
        <w:tc>
          <w:tcPr>
            <w:tcW w:w="3060" w:type="dxa"/>
          </w:tcPr>
          <w:p w14:paraId="578F2CD8" w14:textId="6533FCF6" w:rsidR="00080F41" w:rsidRPr="002853FD" w:rsidRDefault="00080F41" w:rsidP="002B2FC3">
            <w:pPr>
              <w:pStyle w:val="NormalWeb"/>
              <w:spacing w:before="0" w:beforeAutospacing="0" w:after="0" w:afterAutospacing="0" w:line="480" w:lineRule="auto"/>
              <w:ind w:left="144" w:hanging="144"/>
              <w:rPr>
                <w:color w:val="000000"/>
              </w:rPr>
            </w:pPr>
            <w:r w:rsidRPr="002853FD">
              <w:rPr>
                <w:color w:val="000000"/>
              </w:rPr>
              <w:t>Heart is beating irregularly</w:t>
            </w:r>
          </w:p>
        </w:tc>
        <w:tc>
          <w:tcPr>
            <w:tcW w:w="2619" w:type="dxa"/>
          </w:tcPr>
          <w:p w14:paraId="2AB85068" w14:textId="76A182EE"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Still irregular</w:t>
            </w:r>
          </w:p>
        </w:tc>
        <w:tc>
          <w:tcPr>
            <w:tcW w:w="2619" w:type="dxa"/>
          </w:tcPr>
          <w:p w14:paraId="7BF17BDF" w14:textId="2D28E4D1"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Regular</w:t>
            </w:r>
          </w:p>
        </w:tc>
      </w:tr>
      <w:tr w:rsidR="005A15A6" w:rsidRPr="002853FD" w14:paraId="2B929576" w14:textId="77777777" w:rsidTr="00D4769A">
        <w:tc>
          <w:tcPr>
            <w:tcW w:w="1278" w:type="dxa"/>
          </w:tcPr>
          <w:p w14:paraId="417EEB65" w14:textId="77777777"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HR</w:t>
            </w:r>
          </w:p>
        </w:tc>
        <w:tc>
          <w:tcPr>
            <w:tcW w:w="3060" w:type="dxa"/>
          </w:tcPr>
          <w:p w14:paraId="3D195B9B" w14:textId="602CF895" w:rsidR="00080F41" w:rsidRPr="002853FD" w:rsidRDefault="006E4329" w:rsidP="002B2FC3">
            <w:pPr>
              <w:pStyle w:val="NormalWeb"/>
              <w:spacing w:before="0" w:beforeAutospacing="0" w:after="0" w:afterAutospacing="0" w:line="480" w:lineRule="auto"/>
              <w:ind w:left="144" w:hanging="144"/>
              <w:rPr>
                <w:color w:val="000000"/>
              </w:rPr>
            </w:pPr>
            <w:r w:rsidRPr="002853FD">
              <w:rPr>
                <w:color w:val="000000"/>
              </w:rPr>
              <w:t>Very fast</w:t>
            </w:r>
          </w:p>
        </w:tc>
        <w:tc>
          <w:tcPr>
            <w:tcW w:w="2619" w:type="dxa"/>
          </w:tcPr>
          <w:p w14:paraId="10DC21F4" w14:textId="1392D1F4"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Fast</w:t>
            </w:r>
          </w:p>
        </w:tc>
        <w:tc>
          <w:tcPr>
            <w:tcW w:w="2619" w:type="dxa"/>
          </w:tcPr>
          <w:p w14:paraId="680F3C8B" w14:textId="341FBFD0"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Regular</w:t>
            </w:r>
          </w:p>
        </w:tc>
      </w:tr>
      <w:tr w:rsidR="005A15A6" w:rsidRPr="002853FD" w14:paraId="22DCFAC1" w14:textId="77777777" w:rsidTr="00D4769A">
        <w:tc>
          <w:tcPr>
            <w:tcW w:w="1278" w:type="dxa"/>
          </w:tcPr>
          <w:p w14:paraId="317C9819" w14:textId="77777777"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BP</w:t>
            </w:r>
          </w:p>
        </w:tc>
        <w:tc>
          <w:tcPr>
            <w:tcW w:w="3060" w:type="dxa"/>
          </w:tcPr>
          <w:p w14:paraId="13E3D4D2" w14:textId="219AACC3"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Pounding and pumping</w:t>
            </w:r>
          </w:p>
        </w:tc>
        <w:tc>
          <w:tcPr>
            <w:tcW w:w="2619" w:type="dxa"/>
          </w:tcPr>
          <w:p w14:paraId="266838AF" w14:textId="4AD85ADA"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Feels regular</w:t>
            </w:r>
          </w:p>
        </w:tc>
        <w:tc>
          <w:tcPr>
            <w:tcW w:w="2619" w:type="dxa"/>
          </w:tcPr>
          <w:p w14:paraId="0753547D" w14:textId="055F9EB3"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 xml:space="preserve">Feels </w:t>
            </w:r>
            <w:r w:rsidR="00265FE7">
              <w:rPr>
                <w:rFonts w:ascii="Times New Roman" w:hAnsi="Times New Roman"/>
                <w:color w:val="000000"/>
                <w:sz w:val="24"/>
                <w:szCs w:val="24"/>
              </w:rPr>
              <w:t>r</w:t>
            </w:r>
            <w:r w:rsidRPr="002853FD">
              <w:rPr>
                <w:rFonts w:ascii="Times New Roman" w:hAnsi="Times New Roman"/>
                <w:color w:val="000000"/>
                <w:sz w:val="24"/>
                <w:szCs w:val="24"/>
              </w:rPr>
              <w:t>egular</w:t>
            </w:r>
          </w:p>
        </w:tc>
      </w:tr>
      <w:tr w:rsidR="005A15A6" w:rsidRPr="002853FD" w14:paraId="5182F655" w14:textId="77777777" w:rsidTr="00D4769A">
        <w:tc>
          <w:tcPr>
            <w:tcW w:w="1278" w:type="dxa"/>
          </w:tcPr>
          <w:p w14:paraId="128C9290" w14:textId="77777777"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RR</w:t>
            </w:r>
          </w:p>
        </w:tc>
        <w:tc>
          <w:tcPr>
            <w:tcW w:w="3060" w:type="dxa"/>
          </w:tcPr>
          <w:p w14:paraId="35DF46A0" w14:textId="56903FFD"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Fast and shallow</w:t>
            </w:r>
          </w:p>
        </w:tc>
        <w:tc>
          <w:tcPr>
            <w:tcW w:w="2619" w:type="dxa"/>
          </w:tcPr>
          <w:p w14:paraId="51A53753" w14:textId="2A3AED40" w:rsidR="00080F41" w:rsidRPr="002853FD" w:rsidRDefault="006E4329" w:rsidP="002B2FC3">
            <w:pPr>
              <w:spacing w:after="0" w:line="480" w:lineRule="auto"/>
              <w:ind w:left="144" w:hanging="144"/>
              <w:rPr>
                <w:rFonts w:ascii="Times New Roman" w:hAnsi="Times New Roman"/>
                <w:color w:val="000000"/>
                <w:sz w:val="24"/>
                <w:szCs w:val="24"/>
              </w:rPr>
            </w:pPr>
            <w:r>
              <w:rPr>
                <w:rFonts w:ascii="Times New Roman" w:hAnsi="Times New Roman"/>
                <w:color w:val="000000"/>
                <w:sz w:val="24"/>
                <w:szCs w:val="24"/>
              </w:rPr>
              <w:t>Deeper and slightly fast (</w:t>
            </w:r>
            <w:r w:rsidRPr="00391583">
              <w:rPr>
                <w:rFonts w:ascii="Times New Roman" w:hAnsi="Times New Roman"/>
                <w:color w:val="000000"/>
                <w:sz w:val="24"/>
                <w:szCs w:val="24"/>
              </w:rPr>
              <w:t>30</w:t>
            </w:r>
            <w:r>
              <w:rPr>
                <w:rFonts w:ascii="Times New Roman" w:hAnsi="Times New Roman"/>
                <w:color w:val="000000"/>
                <w:sz w:val="24"/>
                <w:szCs w:val="24"/>
              </w:rPr>
              <w:t>)</w:t>
            </w:r>
          </w:p>
        </w:tc>
        <w:tc>
          <w:tcPr>
            <w:tcW w:w="2619" w:type="dxa"/>
          </w:tcPr>
          <w:p w14:paraId="4A4844C4" w14:textId="7F977434"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Regular</w:t>
            </w:r>
          </w:p>
        </w:tc>
      </w:tr>
      <w:tr w:rsidR="005A15A6" w:rsidRPr="002853FD" w14:paraId="73A7E496" w14:textId="77777777" w:rsidTr="00D4769A">
        <w:tc>
          <w:tcPr>
            <w:tcW w:w="1278" w:type="dxa"/>
          </w:tcPr>
          <w:p w14:paraId="283100A2" w14:textId="77777777" w:rsidR="00080F41"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Temp</w:t>
            </w:r>
          </w:p>
        </w:tc>
        <w:tc>
          <w:tcPr>
            <w:tcW w:w="3060" w:type="dxa"/>
          </w:tcPr>
          <w:p w14:paraId="7AF213F3" w14:textId="2D6D1048"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Normal</w:t>
            </w:r>
          </w:p>
        </w:tc>
        <w:tc>
          <w:tcPr>
            <w:tcW w:w="2619" w:type="dxa"/>
          </w:tcPr>
          <w:p w14:paraId="33F44DF6" w14:textId="7D97691F"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Normal</w:t>
            </w:r>
          </w:p>
        </w:tc>
        <w:tc>
          <w:tcPr>
            <w:tcW w:w="2619" w:type="dxa"/>
          </w:tcPr>
          <w:p w14:paraId="3E5F936F" w14:textId="0CFE17D5" w:rsidR="00080F41" w:rsidRPr="002853FD" w:rsidRDefault="006E4329"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Normal</w:t>
            </w:r>
          </w:p>
        </w:tc>
      </w:tr>
    </w:tbl>
    <w:p w14:paraId="33FEB7C2" w14:textId="77777777" w:rsidR="00C4665C" w:rsidRPr="002853FD" w:rsidRDefault="00C4665C" w:rsidP="005A15A6">
      <w:pPr>
        <w:spacing w:after="0" w:line="480" w:lineRule="auto"/>
        <w:rPr>
          <w:rFonts w:ascii="Times New Roman" w:hAnsi="Times New Roman"/>
          <w:color w:val="00000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6138"/>
      </w:tblGrid>
      <w:tr w:rsidR="005A15A6" w:rsidRPr="002853FD" w14:paraId="31EC147D" w14:textId="77777777" w:rsidTr="00D4769A">
        <w:trPr>
          <w:trHeight w:val="60"/>
        </w:trPr>
        <w:tc>
          <w:tcPr>
            <w:tcW w:w="3438" w:type="dxa"/>
          </w:tcPr>
          <w:p w14:paraId="4DDC4BE4" w14:textId="4057F040" w:rsidR="00C4665C" w:rsidRPr="002853FD" w:rsidRDefault="7464A50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S</w:t>
            </w:r>
            <w:r w:rsidR="002D622A" w:rsidRPr="002853FD">
              <w:rPr>
                <w:rFonts w:ascii="Times New Roman" w:hAnsi="Times New Roman"/>
                <w:color w:val="000000"/>
                <w:sz w:val="24"/>
                <w:szCs w:val="24"/>
              </w:rPr>
              <w:t xml:space="preserve">igns and </w:t>
            </w:r>
            <w:r w:rsidR="00265FE7">
              <w:rPr>
                <w:rFonts w:ascii="Times New Roman" w:hAnsi="Times New Roman"/>
                <w:color w:val="000000"/>
                <w:sz w:val="24"/>
                <w:szCs w:val="24"/>
              </w:rPr>
              <w:t>s</w:t>
            </w:r>
            <w:r w:rsidR="002D622A" w:rsidRPr="002853FD">
              <w:rPr>
                <w:rFonts w:ascii="Times New Roman" w:hAnsi="Times New Roman"/>
                <w:color w:val="000000"/>
                <w:sz w:val="24"/>
                <w:szCs w:val="24"/>
              </w:rPr>
              <w:t>ymptoms</w:t>
            </w:r>
          </w:p>
        </w:tc>
        <w:tc>
          <w:tcPr>
            <w:tcW w:w="6138" w:type="dxa"/>
          </w:tcPr>
          <w:p w14:paraId="17584F6F" w14:textId="477829B1" w:rsidR="00C4665C" w:rsidRPr="002853FD" w:rsidRDefault="00C4665C" w:rsidP="002B2FC3">
            <w:pPr>
              <w:pStyle w:val="NormalWeb"/>
              <w:spacing w:before="0" w:beforeAutospacing="0" w:after="0" w:afterAutospacing="0" w:line="480" w:lineRule="auto"/>
              <w:ind w:left="144" w:hanging="144"/>
              <w:rPr>
                <w:color w:val="000000"/>
              </w:rPr>
            </w:pPr>
            <w:r w:rsidRPr="002853FD">
              <w:rPr>
                <w:color w:val="000000"/>
              </w:rPr>
              <w:t xml:space="preserve">Tingling sensation </w:t>
            </w:r>
            <w:r w:rsidR="00265FE7">
              <w:rPr>
                <w:color w:val="000000"/>
              </w:rPr>
              <w:t>in</w:t>
            </w:r>
            <w:r w:rsidR="00265FE7" w:rsidRPr="002853FD">
              <w:rPr>
                <w:color w:val="000000"/>
              </w:rPr>
              <w:t xml:space="preserve"> </w:t>
            </w:r>
            <w:r w:rsidRPr="002853FD">
              <w:rPr>
                <w:color w:val="000000"/>
              </w:rPr>
              <w:t>both legs.</w:t>
            </w:r>
            <w:r w:rsidR="003A4B8F" w:rsidRPr="002853FD">
              <w:rPr>
                <w:color w:val="000000"/>
              </w:rPr>
              <w:t xml:space="preserve"> </w:t>
            </w:r>
            <w:r w:rsidRPr="002853FD">
              <w:rPr>
                <w:color w:val="000000"/>
              </w:rPr>
              <w:t>I feel like the room is spinning</w:t>
            </w:r>
            <w:r w:rsidR="00265FE7">
              <w:rPr>
                <w:color w:val="000000"/>
              </w:rPr>
              <w:t>,</w:t>
            </w:r>
            <w:r w:rsidRPr="002853FD">
              <w:rPr>
                <w:color w:val="000000"/>
              </w:rPr>
              <w:t xml:space="preserve"> and I might pass out.</w:t>
            </w:r>
            <w:r w:rsidR="003A4B8F" w:rsidRPr="002853FD">
              <w:rPr>
                <w:color w:val="000000"/>
              </w:rPr>
              <w:t xml:space="preserve"> </w:t>
            </w:r>
            <w:r w:rsidR="00080F41" w:rsidRPr="002853FD">
              <w:rPr>
                <w:color w:val="000000"/>
              </w:rPr>
              <w:t>Decreases as time passes</w:t>
            </w:r>
          </w:p>
        </w:tc>
      </w:tr>
      <w:tr w:rsidR="005A15A6" w:rsidRPr="002853FD" w14:paraId="16216F3D" w14:textId="77777777" w:rsidTr="00D4769A">
        <w:tc>
          <w:tcPr>
            <w:tcW w:w="3438" w:type="dxa"/>
          </w:tcPr>
          <w:p w14:paraId="48DADDF8" w14:textId="23C4E6EE"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A</w:t>
            </w:r>
            <w:r w:rsidR="002D622A" w:rsidRPr="002853FD">
              <w:rPr>
                <w:rFonts w:ascii="Times New Roman" w:hAnsi="Times New Roman"/>
                <w:color w:val="000000"/>
                <w:sz w:val="24"/>
                <w:szCs w:val="24"/>
              </w:rPr>
              <w:t>llergies</w:t>
            </w:r>
          </w:p>
        </w:tc>
        <w:tc>
          <w:tcPr>
            <w:tcW w:w="6138" w:type="dxa"/>
          </w:tcPr>
          <w:p w14:paraId="0F8255C7" w14:textId="3C4E5B77" w:rsidR="00C4665C" w:rsidRPr="002853FD" w:rsidRDefault="00265FE7" w:rsidP="002B2FC3">
            <w:pPr>
              <w:spacing w:after="0" w:line="480" w:lineRule="auto"/>
              <w:ind w:left="144" w:hanging="144"/>
              <w:rPr>
                <w:rFonts w:ascii="Times New Roman" w:hAnsi="Times New Roman"/>
                <w:color w:val="000000"/>
                <w:sz w:val="24"/>
                <w:szCs w:val="24"/>
              </w:rPr>
            </w:pPr>
            <w:r>
              <w:rPr>
                <w:rFonts w:ascii="Times New Roman" w:hAnsi="Times New Roman"/>
                <w:color w:val="000000"/>
                <w:sz w:val="24"/>
                <w:szCs w:val="24"/>
              </w:rPr>
              <w:t>Neither</w:t>
            </w:r>
            <w:r w:rsidR="00C4665C" w:rsidRPr="002853FD">
              <w:rPr>
                <w:rFonts w:ascii="Times New Roman" w:hAnsi="Times New Roman"/>
                <w:color w:val="000000"/>
                <w:sz w:val="24"/>
                <w:szCs w:val="24"/>
              </w:rPr>
              <w:t xml:space="preserve"> of my parents </w:t>
            </w:r>
            <w:r>
              <w:rPr>
                <w:rFonts w:ascii="Times New Roman" w:hAnsi="Times New Roman"/>
                <w:color w:val="000000"/>
                <w:sz w:val="24"/>
                <w:szCs w:val="24"/>
              </w:rPr>
              <w:t>has</w:t>
            </w:r>
            <w:r w:rsidRPr="002853FD">
              <w:rPr>
                <w:rFonts w:ascii="Times New Roman" w:hAnsi="Times New Roman"/>
                <w:color w:val="000000"/>
                <w:sz w:val="24"/>
                <w:szCs w:val="24"/>
              </w:rPr>
              <w:t xml:space="preserve"> </w:t>
            </w:r>
            <w:r w:rsidR="00C4665C" w:rsidRPr="002853FD">
              <w:rPr>
                <w:rFonts w:ascii="Times New Roman" w:hAnsi="Times New Roman"/>
                <w:color w:val="000000"/>
                <w:sz w:val="24"/>
                <w:szCs w:val="24"/>
              </w:rPr>
              <w:t>asthma</w:t>
            </w:r>
          </w:p>
        </w:tc>
      </w:tr>
      <w:tr w:rsidR="005A15A6" w:rsidRPr="002853FD" w14:paraId="422C8C5C" w14:textId="77777777" w:rsidTr="00D4769A">
        <w:tc>
          <w:tcPr>
            <w:tcW w:w="3438" w:type="dxa"/>
          </w:tcPr>
          <w:p w14:paraId="1BB536A1" w14:textId="17E73F1B"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M</w:t>
            </w:r>
            <w:r w:rsidR="002D622A" w:rsidRPr="002853FD">
              <w:rPr>
                <w:rFonts w:ascii="Times New Roman" w:hAnsi="Times New Roman"/>
                <w:color w:val="000000"/>
                <w:sz w:val="24"/>
                <w:szCs w:val="24"/>
              </w:rPr>
              <w:t>edications</w:t>
            </w:r>
          </w:p>
        </w:tc>
        <w:tc>
          <w:tcPr>
            <w:tcW w:w="6138" w:type="dxa"/>
          </w:tcPr>
          <w:p w14:paraId="11FD6C33" w14:textId="55B22924" w:rsidR="00C4665C" w:rsidRPr="002853FD" w:rsidRDefault="00B0231F" w:rsidP="002B2FC3">
            <w:pPr>
              <w:spacing w:after="0" w:line="480" w:lineRule="auto"/>
              <w:ind w:left="144" w:hanging="144"/>
              <w:rPr>
                <w:rFonts w:ascii="Times New Roman" w:hAnsi="Times New Roman"/>
                <w:color w:val="000000"/>
                <w:sz w:val="24"/>
                <w:szCs w:val="24"/>
              </w:rPr>
            </w:pPr>
            <w:r>
              <w:rPr>
                <w:rFonts w:ascii="Times New Roman" w:hAnsi="Times New Roman"/>
                <w:color w:val="000000"/>
                <w:sz w:val="24"/>
                <w:szCs w:val="24"/>
              </w:rPr>
              <w:t>A</w:t>
            </w:r>
            <w:r w:rsidR="00A25619">
              <w:rPr>
                <w:rFonts w:ascii="Times New Roman" w:hAnsi="Times New Roman"/>
                <w:color w:val="000000"/>
                <w:sz w:val="24"/>
                <w:szCs w:val="24"/>
              </w:rPr>
              <w:t>cetaminophen</w:t>
            </w:r>
            <w:r w:rsidR="00C4665C" w:rsidRPr="002853FD">
              <w:rPr>
                <w:rFonts w:ascii="Times New Roman" w:hAnsi="Times New Roman"/>
                <w:color w:val="000000"/>
                <w:sz w:val="24"/>
                <w:szCs w:val="24"/>
              </w:rPr>
              <w:t xml:space="preserve"> and </w:t>
            </w:r>
            <w:r w:rsidR="00265FE7">
              <w:rPr>
                <w:rFonts w:ascii="Times New Roman" w:hAnsi="Times New Roman"/>
                <w:color w:val="000000"/>
                <w:sz w:val="24"/>
                <w:szCs w:val="24"/>
              </w:rPr>
              <w:t>i</w:t>
            </w:r>
            <w:r w:rsidR="00C4665C" w:rsidRPr="002853FD">
              <w:rPr>
                <w:rFonts w:ascii="Times New Roman" w:hAnsi="Times New Roman"/>
                <w:color w:val="000000"/>
                <w:sz w:val="24"/>
                <w:szCs w:val="24"/>
              </w:rPr>
              <w:t>buprofen</w:t>
            </w:r>
          </w:p>
        </w:tc>
      </w:tr>
      <w:tr w:rsidR="005A15A6" w:rsidRPr="002853FD" w14:paraId="0ACFBAE1" w14:textId="77777777" w:rsidTr="00D4769A">
        <w:tc>
          <w:tcPr>
            <w:tcW w:w="3438" w:type="dxa"/>
          </w:tcPr>
          <w:p w14:paraId="4211893A" w14:textId="01D1210F"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P</w:t>
            </w:r>
            <w:r w:rsidR="002D622A" w:rsidRPr="002853FD">
              <w:rPr>
                <w:rFonts w:ascii="Times New Roman" w:hAnsi="Times New Roman"/>
                <w:color w:val="000000"/>
                <w:sz w:val="24"/>
                <w:szCs w:val="24"/>
              </w:rPr>
              <w:t xml:space="preserve">ast </w:t>
            </w:r>
            <w:r w:rsidR="00265FE7">
              <w:rPr>
                <w:rFonts w:ascii="Times New Roman" w:hAnsi="Times New Roman"/>
                <w:color w:val="000000"/>
                <w:sz w:val="24"/>
                <w:szCs w:val="24"/>
              </w:rPr>
              <w:t>p</w:t>
            </w:r>
            <w:r w:rsidR="002D622A" w:rsidRPr="002853FD">
              <w:rPr>
                <w:rFonts w:ascii="Times New Roman" w:hAnsi="Times New Roman"/>
                <w:color w:val="000000"/>
                <w:sz w:val="24"/>
                <w:szCs w:val="24"/>
              </w:rPr>
              <w:t xml:space="preserve">ertinent </w:t>
            </w:r>
            <w:r w:rsidR="00265FE7">
              <w:rPr>
                <w:rFonts w:ascii="Times New Roman" w:hAnsi="Times New Roman"/>
                <w:color w:val="000000"/>
                <w:sz w:val="24"/>
                <w:szCs w:val="24"/>
              </w:rPr>
              <w:t>m</w:t>
            </w:r>
            <w:r w:rsidR="002D622A" w:rsidRPr="002853FD">
              <w:rPr>
                <w:rFonts w:ascii="Times New Roman" w:hAnsi="Times New Roman"/>
                <w:color w:val="000000"/>
                <w:sz w:val="24"/>
                <w:szCs w:val="24"/>
              </w:rPr>
              <w:t xml:space="preserve">edical </w:t>
            </w:r>
            <w:r w:rsidR="00265FE7">
              <w:rPr>
                <w:rFonts w:ascii="Times New Roman" w:hAnsi="Times New Roman"/>
                <w:color w:val="000000"/>
                <w:sz w:val="24"/>
                <w:szCs w:val="24"/>
              </w:rPr>
              <w:t>h</w:t>
            </w:r>
            <w:r w:rsidR="002D622A" w:rsidRPr="002853FD">
              <w:rPr>
                <w:rFonts w:ascii="Times New Roman" w:hAnsi="Times New Roman"/>
                <w:color w:val="000000"/>
                <w:sz w:val="24"/>
                <w:szCs w:val="24"/>
              </w:rPr>
              <w:t>istory</w:t>
            </w:r>
          </w:p>
        </w:tc>
        <w:tc>
          <w:tcPr>
            <w:tcW w:w="6138" w:type="dxa"/>
          </w:tcPr>
          <w:p w14:paraId="2D17F2F0" w14:textId="14FBA2FF"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No history or family history of cardiovascular issues.</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I have had panic attacks before.</w:t>
            </w:r>
            <w:r w:rsidR="003A4B8F" w:rsidRPr="002853FD">
              <w:rPr>
                <w:rFonts w:ascii="Times New Roman" w:hAnsi="Times New Roman"/>
                <w:color w:val="000000"/>
                <w:sz w:val="24"/>
                <w:szCs w:val="24"/>
              </w:rPr>
              <w:t xml:space="preserve"> </w:t>
            </w:r>
            <w:r>
              <w:rPr>
                <w:rFonts w:ascii="Times New Roman" w:hAnsi="Times New Roman"/>
                <w:color w:val="000000"/>
                <w:sz w:val="24"/>
                <w:szCs w:val="24"/>
              </w:rPr>
              <w:t xml:space="preserve">I </w:t>
            </w:r>
            <w:r w:rsidRPr="00391583">
              <w:rPr>
                <w:rFonts w:ascii="Times New Roman" w:hAnsi="Times New Roman"/>
                <w:color w:val="000000"/>
                <w:sz w:val="24"/>
                <w:szCs w:val="24"/>
              </w:rPr>
              <w:t>am</w:t>
            </w:r>
            <w:r>
              <w:rPr>
                <w:rFonts w:ascii="Times New Roman" w:hAnsi="Times New Roman"/>
                <w:color w:val="000000"/>
                <w:sz w:val="24"/>
                <w:szCs w:val="24"/>
              </w:rPr>
              <w:t xml:space="preserve"> seeing the psychologist</w:t>
            </w:r>
            <w:r w:rsidR="00265FE7">
              <w:rPr>
                <w:rFonts w:ascii="Times New Roman" w:hAnsi="Times New Roman"/>
                <w:color w:val="000000"/>
                <w:sz w:val="24"/>
                <w:szCs w:val="24"/>
              </w:rPr>
              <w:t>,</w:t>
            </w:r>
            <w:r>
              <w:rPr>
                <w:rFonts w:ascii="Times New Roman" w:hAnsi="Times New Roman"/>
                <w:color w:val="000000"/>
                <w:sz w:val="24"/>
                <w:szCs w:val="24"/>
              </w:rPr>
              <w:t xml:space="preserve"> but I </w:t>
            </w:r>
            <w:r w:rsidRPr="00391583">
              <w:rPr>
                <w:rFonts w:ascii="Times New Roman" w:hAnsi="Times New Roman"/>
                <w:color w:val="000000"/>
                <w:sz w:val="24"/>
                <w:szCs w:val="24"/>
              </w:rPr>
              <w:t>am</w:t>
            </w:r>
            <w:r>
              <w:rPr>
                <w:rFonts w:ascii="Times New Roman" w:hAnsi="Times New Roman"/>
                <w:color w:val="000000"/>
                <w:sz w:val="24"/>
                <w:szCs w:val="24"/>
              </w:rPr>
              <w:t xml:space="preserve"> not taking any medications or anything.</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But I have felt this way before.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A couple of times this year, prior to the start of school.</w:t>
            </w:r>
            <w:r w:rsidR="003A4B8F" w:rsidRPr="002853FD">
              <w:rPr>
                <w:rFonts w:ascii="Times New Roman" w:hAnsi="Times New Roman"/>
                <w:color w:val="000000"/>
                <w:sz w:val="24"/>
                <w:szCs w:val="24"/>
              </w:rPr>
              <w:t xml:space="preserve"> </w:t>
            </w:r>
            <w:r>
              <w:rPr>
                <w:rFonts w:ascii="Times New Roman" w:hAnsi="Times New Roman"/>
                <w:color w:val="000000"/>
                <w:sz w:val="24"/>
                <w:szCs w:val="24"/>
              </w:rPr>
              <w:t xml:space="preserve">It kind of came and went for a week or </w:t>
            </w:r>
            <w:r w:rsidRPr="00391583">
              <w:rPr>
                <w:rFonts w:ascii="Times New Roman" w:hAnsi="Times New Roman"/>
                <w:color w:val="000000"/>
                <w:sz w:val="24"/>
                <w:szCs w:val="24"/>
              </w:rPr>
              <w:t>two</w:t>
            </w:r>
            <w:r>
              <w:rPr>
                <w:rFonts w:ascii="Times New Roman" w:hAnsi="Times New Roman"/>
                <w:color w:val="000000"/>
                <w:sz w:val="24"/>
                <w:szCs w:val="24"/>
              </w:rPr>
              <w:t xml:space="preserve"> and then resolved.</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Was sick with </w:t>
            </w:r>
            <w:r w:rsidR="00265FE7">
              <w:rPr>
                <w:rFonts w:ascii="Times New Roman" w:hAnsi="Times New Roman"/>
                <w:color w:val="000000"/>
                <w:sz w:val="24"/>
                <w:szCs w:val="24"/>
              </w:rPr>
              <w:t>COVID</w:t>
            </w:r>
            <w:r w:rsidR="00265FE7" w:rsidRPr="002853FD">
              <w:rPr>
                <w:rFonts w:ascii="Times New Roman" w:hAnsi="Times New Roman"/>
                <w:color w:val="000000"/>
                <w:sz w:val="24"/>
                <w:szCs w:val="24"/>
              </w:rPr>
              <w:t xml:space="preserve"> </w:t>
            </w:r>
            <w:r w:rsidRPr="002853FD">
              <w:rPr>
                <w:rFonts w:ascii="Times New Roman" w:hAnsi="Times New Roman"/>
                <w:color w:val="000000"/>
                <w:sz w:val="24"/>
                <w:szCs w:val="24"/>
              </w:rPr>
              <w:t>in April</w:t>
            </w:r>
            <w:r w:rsidR="00265FE7">
              <w:rPr>
                <w:rFonts w:ascii="Times New Roman" w:hAnsi="Times New Roman"/>
                <w:color w:val="000000"/>
                <w:sz w:val="24"/>
                <w:szCs w:val="24"/>
              </w:rPr>
              <w:t>,</w:t>
            </w:r>
            <w:r w:rsidRPr="002853FD">
              <w:rPr>
                <w:rFonts w:ascii="Times New Roman" w:hAnsi="Times New Roman"/>
                <w:color w:val="000000"/>
                <w:sz w:val="24"/>
                <w:szCs w:val="24"/>
              </w:rPr>
              <w:t xml:space="preserve"> but this is only brought up if asked.</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The patient does not equate this with </w:t>
            </w:r>
            <w:r w:rsidR="00265FE7">
              <w:rPr>
                <w:rFonts w:ascii="Times New Roman" w:hAnsi="Times New Roman"/>
                <w:color w:val="000000"/>
                <w:sz w:val="24"/>
                <w:szCs w:val="24"/>
              </w:rPr>
              <w:t>COVID</w:t>
            </w:r>
            <w:r w:rsidRPr="002853FD">
              <w:rPr>
                <w:rFonts w:ascii="Times New Roman" w:hAnsi="Times New Roman"/>
                <w:color w:val="000000"/>
                <w:sz w:val="24"/>
                <w:szCs w:val="24"/>
              </w:rPr>
              <w:t>.</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Diagnosed in April</w:t>
            </w:r>
          </w:p>
        </w:tc>
      </w:tr>
      <w:tr w:rsidR="005A15A6" w:rsidRPr="002853FD" w14:paraId="4A85BA55" w14:textId="77777777" w:rsidTr="00D4769A">
        <w:tc>
          <w:tcPr>
            <w:tcW w:w="3438" w:type="dxa"/>
          </w:tcPr>
          <w:p w14:paraId="5E410D79" w14:textId="281F6DBA"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L</w:t>
            </w:r>
            <w:r w:rsidR="002D622A" w:rsidRPr="002853FD">
              <w:rPr>
                <w:rFonts w:ascii="Times New Roman" w:hAnsi="Times New Roman"/>
                <w:color w:val="000000"/>
                <w:sz w:val="24"/>
                <w:szCs w:val="24"/>
              </w:rPr>
              <w:t xml:space="preserve">ast </w:t>
            </w:r>
            <w:r w:rsidR="00265FE7">
              <w:rPr>
                <w:rFonts w:ascii="Times New Roman" w:hAnsi="Times New Roman"/>
                <w:color w:val="000000"/>
                <w:sz w:val="24"/>
                <w:szCs w:val="24"/>
              </w:rPr>
              <w:t>o</w:t>
            </w:r>
            <w:r w:rsidR="002D622A" w:rsidRPr="002853FD">
              <w:rPr>
                <w:rFonts w:ascii="Times New Roman" w:hAnsi="Times New Roman"/>
                <w:color w:val="000000"/>
                <w:sz w:val="24"/>
                <w:szCs w:val="24"/>
              </w:rPr>
              <w:t xml:space="preserve">ral </w:t>
            </w:r>
            <w:r w:rsidR="00265FE7">
              <w:rPr>
                <w:rFonts w:ascii="Times New Roman" w:hAnsi="Times New Roman"/>
                <w:color w:val="000000"/>
                <w:sz w:val="24"/>
                <w:szCs w:val="24"/>
              </w:rPr>
              <w:t>i</w:t>
            </w:r>
            <w:r w:rsidR="002D622A" w:rsidRPr="002853FD">
              <w:rPr>
                <w:rFonts w:ascii="Times New Roman" w:hAnsi="Times New Roman"/>
                <w:color w:val="000000"/>
                <w:sz w:val="24"/>
                <w:szCs w:val="24"/>
              </w:rPr>
              <w:t>ntake</w:t>
            </w:r>
          </w:p>
        </w:tc>
        <w:tc>
          <w:tcPr>
            <w:tcW w:w="6138" w:type="dxa"/>
          </w:tcPr>
          <w:p w14:paraId="00AEBC98" w14:textId="58C14DC3" w:rsidR="00C4665C" w:rsidRPr="002853FD" w:rsidRDefault="00080F41"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P</w:t>
            </w:r>
            <w:r w:rsidR="00C4665C" w:rsidRPr="002853FD">
              <w:rPr>
                <w:rFonts w:ascii="Times New Roman" w:hAnsi="Times New Roman"/>
                <w:color w:val="000000"/>
                <w:sz w:val="24"/>
                <w:szCs w:val="24"/>
              </w:rPr>
              <w:t>rotein shake and water</w:t>
            </w:r>
          </w:p>
        </w:tc>
      </w:tr>
      <w:tr w:rsidR="005A15A6" w:rsidRPr="002853FD" w14:paraId="4C4347D5" w14:textId="77777777" w:rsidTr="00D4769A">
        <w:tc>
          <w:tcPr>
            <w:tcW w:w="3438" w:type="dxa"/>
          </w:tcPr>
          <w:p w14:paraId="074A21AE" w14:textId="7C940E18"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E</w:t>
            </w:r>
            <w:r w:rsidR="002D622A" w:rsidRPr="002853FD">
              <w:rPr>
                <w:rFonts w:ascii="Times New Roman" w:hAnsi="Times New Roman"/>
                <w:color w:val="000000"/>
                <w:sz w:val="24"/>
                <w:szCs w:val="24"/>
              </w:rPr>
              <w:t>vents</w:t>
            </w:r>
          </w:p>
        </w:tc>
        <w:tc>
          <w:tcPr>
            <w:tcW w:w="6138" w:type="dxa"/>
          </w:tcPr>
          <w:p w14:paraId="41FAC423" w14:textId="1E39E83A"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Did regular warm-up.</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Felt a little tired but not unusual.</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Started on repeats and just felt too difficult to get to normal repeat ladder pace</w:t>
            </w:r>
          </w:p>
        </w:tc>
      </w:tr>
      <w:tr w:rsidR="005A15A6" w:rsidRPr="002853FD" w14:paraId="588EED99" w14:textId="77777777" w:rsidTr="00D4769A">
        <w:tc>
          <w:tcPr>
            <w:tcW w:w="3438" w:type="dxa"/>
          </w:tcPr>
          <w:p w14:paraId="4C279D68" w14:textId="4932E3F7"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lastRenderedPageBreak/>
              <w:t>O</w:t>
            </w:r>
            <w:r w:rsidR="002D622A" w:rsidRPr="002853FD">
              <w:rPr>
                <w:rFonts w:ascii="Times New Roman" w:hAnsi="Times New Roman"/>
                <w:color w:val="000000"/>
                <w:sz w:val="24"/>
                <w:szCs w:val="24"/>
              </w:rPr>
              <w:t>nset</w:t>
            </w:r>
          </w:p>
        </w:tc>
        <w:tc>
          <w:tcPr>
            <w:tcW w:w="6138" w:type="dxa"/>
          </w:tcPr>
          <w:p w14:paraId="26CE6F42" w14:textId="77777777"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Gradual but continual</w:t>
            </w:r>
          </w:p>
        </w:tc>
      </w:tr>
      <w:tr w:rsidR="005A15A6" w:rsidRPr="002853FD" w14:paraId="70439874" w14:textId="77777777" w:rsidTr="00D4769A">
        <w:tc>
          <w:tcPr>
            <w:tcW w:w="3438" w:type="dxa"/>
          </w:tcPr>
          <w:p w14:paraId="7E3DF061" w14:textId="0AD11FD7"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P</w:t>
            </w:r>
            <w:r w:rsidR="002D622A" w:rsidRPr="002853FD">
              <w:rPr>
                <w:rFonts w:ascii="Times New Roman" w:hAnsi="Times New Roman"/>
                <w:color w:val="000000"/>
                <w:sz w:val="24"/>
                <w:szCs w:val="24"/>
              </w:rPr>
              <w:t>rovokes</w:t>
            </w:r>
            <w:r w:rsidR="00265FE7">
              <w:rPr>
                <w:rFonts w:ascii="Times New Roman" w:hAnsi="Times New Roman"/>
                <w:color w:val="000000"/>
                <w:sz w:val="24"/>
                <w:szCs w:val="24"/>
              </w:rPr>
              <w:t xml:space="preserve"> and p</w:t>
            </w:r>
            <w:r w:rsidR="002D622A" w:rsidRPr="002853FD">
              <w:rPr>
                <w:rFonts w:ascii="Times New Roman" w:hAnsi="Times New Roman"/>
                <w:color w:val="000000"/>
                <w:sz w:val="24"/>
                <w:szCs w:val="24"/>
              </w:rPr>
              <w:t>alliates</w:t>
            </w:r>
          </w:p>
        </w:tc>
        <w:tc>
          <w:tcPr>
            <w:tcW w:w="6138" w:type="dxa"/>
          </w:tcPr>
          <w:p w14:paraId="293BA55D" w14:textId="13BF2119"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Running.</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“Resting usually resolves pain and numbness”</w:t>
            </w:r>
            <w:r w:rsidR="003A4B8F" w:rsidRPr="002853FD">
              <w:rPr>
                <w:rFonts w:ascii="Times New Roman" w:hAnsi="Times New Roman"/>
                <w:color w:val="000000"/>
                <w:sz w:val="24"/>
                <w:szCs w:val="24"/>
              </w:rPr>
              <w:t xml:space="preserve"> </w:t>
            </w:r>
          </w:p>
        </w:tc>
      </w:tr>
      <w:tr w:rsidR="005A15A6" w:rsidRPr="002853FD" w14:paraId="633E0456" w14:textId="77777777" w:rsidTr="00D4769A">
        <w:tc>
          <w:tcPr>
            <w:tcW w:w="3438" w:type="dxa"/>
          </w:tcPr>
          <w:p w14:paraId="6C3C98C4" w14:textId="22D7E58B"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Q</w:t>
            </w:r>
            <w:r w:rsidR="002D622A" w:rsidRPr="002853FD">
              <w:rPr>
                <w:rFonts w:ascii="Times New Roman" w:hAnsi="Times New Roman"/>
                <w:color w:val="000000"/>
                <w:sz w:val="24"/>
                <w:szCs w:val="24"/>
              </w:rPr>
              <w:t>uality</w:t>
            </w:r>
          </w:p>
        </w:tc>
        <w:tc>
          <w:tcPr>
            <w:tcW w:w="6138" w:type="dxa"/>
          </w:tcPr>
          <w:p w14:paraId="6BBD965B" w14:textId="77777777"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I feel like I just don’t have any strength, tired</w:t>
            </w:r>
          </w:p>
        </w:tc>
      </w:tr>
      <w:tr w:rsidR="005A15A6" w:rsidRPr="002853FD" w14:paraId="53CEB588" w14:textId="77777777" w:rsidTr="00D4769A">
        <w:tc>
          <w:tcPr>
            <w:tcW w:w="3438" w:type="dxa"/>
          </w:tcPr>
          <w:p w14:paraId="5D394B01" w14:textId="26657315" w:rsidR="00C4665C" w:rsidRPr="002853FD" w:rsidRDefault="00C4665C" w:rsidP="002B2FC3">
            <w:pPr>
              <w:spacing w:after="0" w:line="480" w:lineRule="auto"/>
              <w:ind w:left="144" w:hanging="144"/>
              <w:rPr>
                <w:rFonts w:ascii="Times New Roman" w:hAnsi="Times New Roman"/>
                <w:color w:val="000000"/>
                <w:sz w:val="24"/>
                <w:szCs w:val="24"/>
              </w:rPr>
            </w:pPr>
            <w:proofErr w:type="gramStart"/>
            <w:r w:rsidRPr="002853FD">
              <w:rPr>
                <w:rFonts w:ascii="Times New Roman" w:hAnsi="Times New Roman"/>
                <w:color w:val="000000"/>
                <w:sz w:val="24"/>
                <w:szCs w:val="24"/>
              </w:rPr>
              <w:t>R</w:t>
            </w:r>
            <w:r w:rsidR="002D622A" w:rsidRPr="002853FD">
              <w:rPr>
                <w:rFonts w:ascii="Times New Roman" w:hAnsi="Times New Roman"/>
                <w:color w:val="000000"/>
                <w:sz w:val="24"/>
                <w:szCs w:val="24"/>
              </w:rPr>
              <w:t>adiate</w:t>
            </w:r>
            <w:proofErr w:type="gramEnd"/>
            <w:r w:rsidR="00265FE7">
              <w:rPr>
                <w:rFonts w:ascii="Times New Roman" w:hAnsi="Times New Roman"/>
                <w:color w:val="000000"/>
                <w:sz w:val="24"/>
                <w:szCs w:val="24"/>
              </w:rPr>
              <w:t xml:space="preserve"> and </w:t>
            </w:r>
            <w:r w:rsidR="002D622A" w:rsidRPr="002853FD">
              <w:rPr>
                <w:rFonts w:ascii="Times New Roman" w:hAnsi="Times New Roman"/>
                <w:color w:val="000000"/>
                <w:sz w:val="24"/>
                <w:szCs w:val="24"/>
              </w:rPr>
              <w:t>Region</w:t>
            </w:r>
          </w:p>
        </w:tc>
        <w:tc>
          <w:tcPr>
            <w:tcW w:w="6138" w:type="dxa"/>
          </w:tcPr>
          <w:p w14:paraId="79FF578D" w14:textId="77777777"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I feel it in my left arm and legs</w:t>
            </w:r>
          </w:p>
        </w:tc>
      </w:tr>
      <w:tr w:rsidR="005A15A6" w:rsidRPr="002853FD" w14:paraId="251CA8F8" w14:textId="77777777" w:rsidTr="00D4769A">
        <w:tc>
          <w:tcPr>
            <w:tcW w:w="3438" w:type="dxa"/>
          </w:tcPr>
          <w:p w14:paraId="3C16FF3E" w14:textId="06B9E607"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S</w:t>
            </w:r>
            <w:r w:rsidR="002D622A" w:rsidRPr="002853FD">
              <w:rPr>
                <w:rFonts w:ascii="Times New Roman" w:hAnsi="Times New Roman"/>
                <w:color w:val="000000"/>
                <w:sz w:val="24"/>
                <w:szCs w:val="24"/>
              </w:rPr>
              <w:t>everity</w:t>
            </w:r>
          </w:p>
        </w:tc>
        <w:tc>
          <w:tcPr>
            <w:tcW w:w="6138" w:type="dxa"/>
          </w:tcPr>
          <w:p w14:paraId="594AC962" w14:textId="1788532E" w:rsidR="00C4665C" w:rsidRPr="002853FD" w:rsidRDefault="7464A50C" w:rsidP="002B2FC3">
            <w:pPr>
              <w:spacing w:after="0" w:line="480" w:lineRule="auto"/>
              <w:ind w:left="144" w:hanging="144"/>
              <w:rPr>
                <w:rFonts w:ascii="Times New Roman" w:hAnsi="Times New Roman"/>
                <w:color w:val="000000"/>
                <w:sz w:val="24"/>
                <w:szCs w:val="24"/>
              </w:rPr>
            </w:pPr>
            <w:r>
              <w:rPr>
                <w:rFonts w:ascii="Times New Roman" w:hAnsi="Times New Roman"/>
                <w:color w:val="000000"/>
                <w:sz w:val="24"/>
                <w:szCs w:val="24"/>
              </w:rPr>
              <w:t xml:space="preserve">Chest pain is about a </w:t>
            </w:r>
            <w:r w:rsidRPr="00391583">
              <w:rPr>
                <w:rFonts w:ascii="Times New Roman" w:hAnsi="Times New Roman"/>
                <w:color w:val="000000"/>
                <w:sz w:val="24"/>
                <w:szCs w:val="24"/>
              </w:rPr>
              <w:t>7</w:t>
            </w:r>
            <w:r>
              <w:rPr>
                <w:rFonts w:ascii="Times New Roman" w:hAnsi="Times New Roman"/>
                <w:color w:val="000000"/>
                <w:sz w:val="24"/>
                <w:szCs w:val="24"/>
              </w:rPr>
              <w:t>/</w:t>
            </w:r>
            <w:r w:rsidRPr="00391583">
              <w:rPr>
                <w:rFonts w:ascii="Times New Roman" w:hAnsi="Times New Roman"/>
                <w:color w:val="000000"/>
                <w:sz w:val="24"/>
                <w:szCs w:val="24"/>
              </w:rPr>
              <w:t>10</w:t>
            </w:r>
            <w:r w:rsidR="003A4B8F" w:rsidRPr="002853FD">
              <w:rPr>
                <w:rFonts w:ascii="Times New Roman" w:hAnsi="Times New Roman"/>
                <w:color w:val="000000"/>
                <w:sz w:val="24"/>
                <w:szCs w:val="24"/>
              </w:rPr>
              <w:t xml:space="preserve"> </w:t>
            </w:r>
          </w:p>
        </w:tc>
      </w:tr>
      <w:tr w:rsidR="005A15A6" w:rsidRPr="002853FD" w14:paraId="21AE3397" w14:textId="77777777" w:rsidTr="00D4769A">
        <w:tc>
          <w:tcPr>
            <w:tcW w:w="3438" w:type="dxa"/>
          </w:tcPr>
          <w:p w14:paraId="578AE8F1" w14:textId="5EF95F44" w:rsidR="00C4665C" w:rsidRPr="002853FD" w:rsidRDefault="00C4665C" w:rsidP="002B2FC3">
            <w:pPr>
              <w:spacing w:after="0" w:line="480" w:lineRule="auto"/>
              <w:ind w:left="144" w:hanging="144"/>
              <w:rPr>
                <w:rFonts w:ascii="Times New Roman" w:hAnsi="Times New Roman"/>
                <w:color w:val="000000"/>
                <w:sz w:val="24"/>
                <w:szCs w:val="24"/>
              </w:rPr>
            </w:pPr>
            <w:r w:rsidRPr="002853FD">
              <w:rPr>
                <w:rFonts w:ascii="Times New Roman" w:hAnsi="Times New Roman"/>
                <w:color w:val="000000"/>
                <w:sz w:val="24"/>
                <w:szCs w:val="24"/>
              </w:rPr>
              <w:t>T</w:t>
            </w:r>
            <w:r w:rsidR="002D622A" w:rsidRPr="002853FD">
              <w:rPr>
                <w:rFonts w:ascii="Times New Roman" w:hAnsi="Times New Roman"/>
                <w:color w:val="000000"/>
                <w:sz w:val="24"/>
                <w:szCs w:val="24"/>
              </w:rPr>
              <w:t>ime</w:t>
            </w:r>
          </w:p>
        </w:tc>
        <w:tc>
          <w:tcPr>
            <w:tcW w:w="6138" w:type="dxa"/>
          </w:tcPr>
          <w:p w14:paraId="07173DE5" w14:textId="24742804" w:rsidR="00C4665C" w:rsidRPr="002853FD" w:rsidRDefault="7464A50C" w:rsidP="002B2FC3">
            <w:pPr>
              <w:spacing w:after="0" w:line="480" w:lineRule="auto"/>
              <w:ind w:left="144" w:hanging="144"/>
              <w:rPr>
                <w:rFonts w:ascii="Times New Roman" w:hAnsi="Times New Roman"/>
                <w:color w:val="000000"/>
                <w:sz w:val="24"/>
                <w:szCs w:val="24"/>
              </w:rPr>
            </w:pPr>
            <w:r>
              <w:rPr>
                <w:rFonts w:ascii="Times New Roman" w:hAnsi="Times New Roman"/>
                <w:color w:val="000000"/>
                <w:sz w:val="24"/>
                <w:szCs w:val="24"/>
              </w:rPr>
              <w:t xml:space="preserve">It started about </w:t>
            </w:r>
            <w:r w:rsidRPr="00391583">
              <w:rPr>
                <w:rFonts w:ascii="Times New Roman" w:hAnsi="Times New Roman"/>
                <w:color w:val="000000"/>
                <w:sz w:val="24"/>
                <w:szCs w:val="24"/>
              </w:rPr>
              <w:t>20 min</w:t>
            </w:r>
            <w:r>
              <w:rPr>
                <w:rFonts w:ascii="Times New Roman" w:hAnsi="Times New Roman"/>
                <w:color w:val="000000"/>
                <w:sz w:val="24"/>
                <w:szCs w:val="24"/>
              </w:rPr>
              <w:t xml:space="preserve"> ago.</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It happened previously in June and August</w:t>
            </w:r>
            <w:r w:rsidR="003A4B8F" w:rsidRPr="002853FD">
              <w:rPr>
                <w:rFonts w:ascii="Times New Roman" w:hAnsi="Times New Roman"/>
                <w:color w:val="000000"/>
                <w:sz w:val="24"/>
                <w:szCs w:val="24"/>
              </w:rPr>
              <w:t xml:space="preserve"> </w:t>
            </w:r>
          </w:p>
        </w:tc>
      </w:tr>
    </w:tbl>
    <w:p w14:paraId="32FDE094" w14:textId="77777777" w:rsidR="00C4665C" w:rsidRPr="002853FD" w:rsidRDefault="00C4665C" w:rsidP="005A15A6">
      <w:pPr>
        <w:spacing w:after="0" w:line="480" w:lineRule="auto"/>
        <w:rPr>
          <w:rFonts w:ascii="Times New Roman" w:hAnsi="Times New Roman"/>
          <w:color w:val="000000"/>
          <w:sz w:val="24"/>
          <w:szCs w:val="24"/>
        </w:rPr>
      </w:pPr>
    </w:p>
    <w:p w14:paraId="509D547F" w14:textId="172FDAED" w:rsidR="00C4665C" w:rsidRPr="002853FD" w:rsidRDefault="00C4665C"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 xml:space="preserve">Physical </w:t>
      </w:r>
      <w:r w:rsidR="00265FE7">
        <w:rPr>
          <w:rFonts w:ascii="Times New Roman" w:hAnsi="Times New Roman"/>
          <w:b/>
          <w:bCs/>
          <w:color w:val="000000"/>
          <w:sz w:val="24"/>
          <w:szCs w:val="24"/>
        </w:rPr>
        <w:t>e</w:t>
      </w:r>
      <w:r w:rsidRPr="002853FD">
        <w:rPr>
          <w:rFonts w:ascii="Times New Roman" w:hAnsi="Times New Roman"/>
          <w:b/>
          <w:bCs/>
          <w:color w:val="000000"/>
          <w:sz w:val="24"/>
          <w:szCs w:val="24"/>
        </w:rPr>
        <w:t>xam</w:t>
      </w:r>
    </w:p>
    <w:p w14:paraId="3EBF77F5" w14:textId="77777777" w:rsidR="00C4665C" w:rsidRPr="00D4769A" w:rsidRDefault="00C4665C" w:rsidP="00D4769A">
      <w:pPr>
        <w:pStyle w:val="ListParagraph"/>
        <w:numPr>
          <w:ilvl w:val="0"/>
          <w:numId w:val="22"/>
        </w:numPr>
        <w:spacing w:line="480" w:lineRule="auto"/>
        <w:rPr>
          <w:rFonts w:ascii="Times New Roman" w:hAnsi="Times New Roman"/>
          <w:color w:val="000000"/>
        </w:rPr>
      </w:pPr>
      <w:r w:rsidRPr="00D4769A">
        <w:rPr>
          <w:rFonts w:ascii="Times New Roman" w:hAnsi="Times New Roman"/>
          <w:color w:val="000000"/>
        </w:rPr>
        <w:t>Decreased sensation on left upper arm and forearm</w:t>
      </w:r>
    </w:p>
    <w:p w14:paraId="41EE75EC" w14:textId="2D2ECD2A" w:rsidR="00C4665C" w:rsidRPr="00D4769A" w:rsidRDefault="00C4665C" w:rsidP="00D4769A">
      <w:pPr>
        <w:pStyle w:val="ListParagraph"/>
        <w:numPr>
          <w:ilvl w:val="0"/>
          <w:numId w:val="22"/>
        </w:numPr>
        <w:spacing w:line="480" w:lineRule="auto"/>
        <w:rPr>
          <w:rFonts w:ascii="Times New Roman" w:hAnsi="Times New Roman"/>
          <w:color w:val="000000"/>
        </w:rPr>
      </w:pPr>
      <w:r w:rsidRPr="00D4769A">
        <w:rPr>
          <w:rFonts w:ascii="Times New Roman" w:hAnsi="Times New Roman"/>
          <w:color w:val="000000"/>
        </w:rPr>
        <w:t>Numbness in both legs</w:t>
      </w:r>
    </w:p>
    <w:p w14:paraId="2D3BAF12" w14:textId="7CBBE07B" w:rsidR="00C4665C" w:rsidRPr="00D4769A" w:rsidRDefault="00C4665C" w:rsidP="00D4769A">
      <w:pPr>
        <w:pStyle w:val="ListParagraph"/>
        <w:numPr>
          <w:ilvl w:val="0"/>
          <w:numId w:val="22"/>
        </w:numPr>
        <w:tabs>
          <w:tab w:val="left" w:pos="1828"/>
        </w:tabs>
        <w:spacing w:line="480" w:lineRule="auto"/>
        <w:rPr>
          <w:rFonts w:ascii="Times New Roman" w:hAnsi="Times New Roman"/>
          <w:color w:val="000000"/>
        </w:rPr>
      </w:pPr>
      <w:r w:rsidRPr="00D4769A">
        <w:rPr>
          <w:rFonts w:ascii="Times New Roman" w:hAnsi="Times New Roman"/>
          <w:color w:val="000000"/>
        </w:rPr>
        <w:t xml:space="preserve">Patient </w:t>
      </w:r>
      <w:r w:rsidR="00265FE7" w:rsidRPr="00D4769A">
        <w:rPr>
          <w:rFonts w:ascii="Times New Roman" w:hAnsi="Times New Roman"/>
          <w:color w:val="000000"/>
        </w:rPr>
        <w:t>n</w:t>
      </w:r>
      <w:r w:rsidRPr="00D4769A">
        <w:rPr>
          <w:rFonts w:ascii="Times New Roman" w:hAnsi="Times New Roman"/>
          <w:color w:val="000000"/>
        </w:rPr>
        <w:t>otes:</w:t>
      </w:r>
      <w:r w:rsidR="0070603E" w:rsidRPr="00D4769A">
        <w:rPr>
          <w:rFonts w:ascii="Times New Roman" w:hAnsi="Times New Roman"/>
          <w:color w:val="000000"/>
        </w:rPr>
        <w:t xml:space="preserve"> </w:t>
      </w:r>
      <w:r w:rsidRPr="00D4769A">
        <w:rPr>
          <w:rFonts w:ascii="Times New Roman" w:hAnsi="Times New Roman"/>
          <w:color w:val="000000"/>
        </w:rPr>
        <w:t xml:space="preserve">If </w:t>
      </w:r>
      <w:r w:rsidR="00265FE7" w:rsidRPr="00D4769A">
        <w:rPr>
          <w:rFonts w:ascii="Times New Roman" w:hAnsi="Times New Roman"/>
          <w:color w:val="000000"/>
        </w:rPr>
        <w:t>HCP</w:t>
      </w:r>
      <w:r w:rsidRPr="00D4769A">
        <w:rPr>
          <w:rFonts w:ascii="Times New Roman" w:hAnsi="Times New Roman"/>
          <w:color w:val="000000"/>
        </w:rPr>
        <w:t xml:space="preserve"> asks you to lean forward, </w:t>
      </w:r>
      <w:r w:rsidR="00265FE7" w:rsidRPr="00D4769A">
        <w:rPr>
          <w:rFonts w:ascii="Times New Roman" w:hAnsi="Times New Roman"/>
          <w:color w:val="000000"/>
        </w:rPr>
        <w:t xml:space="preserve">it </w:t>
      </w:r>
      <w:r w:rsidRPr="00D4769A">
        <w:rPr>
          <w:rFonts w:ascii="Times New Roman" w:hAnsi="Times New Roman"/>
          <w:color w:val="000000"/>
        </w:rPr>
        <w:t>helps to relieve symptoms.</w:t>
      </w:r>
    </w:p>
    <w:p w14:paraId="67125BD9" w14:textId="3CBBC5DB" w:rsidR="00DB72F0" w:rsidRPr="002853FD" w:rsidRDefault="00DB72F0" w:rsidP="005A15A6">
      <w:pPr>
        <w:tabs>
          <w:tab w:val="left" w:pos="1828"/>
        </w:tabs>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 xml:space="preserve">Diagnosis: </w:t>
      </w:r>
      <w:r>
        <w:rPr>
          <w:rFonts w:ascii="Times New Roman" w:hAnsi="Times New Roman"/>
          <w:color w:val="000000"/>
          <w:sz w:val="24"/>
          <w:szCs w:val="24"/>
        </w:rPr>
        <w:t xml:space="preserve">Pericarditis post </w:t>
      </w:r>
      <w:r w:rsidR="00265FE7" w:rsidRPr="00391583">
        <w:rPr>
          <w:rFonts w:ascii="Times New Roman" w:hAnsi="Times New Roman"/>
          <w:color w:val="000000"/>
          <w:sz w:val="24"/>
          <w:szCs w:val="24"/>
        </w:rPr>
        <w:t>COVID</w:t>
      </w:r>
      <w:r w:rsidRPr="00391583">
        <w:rPr>
          <w:rFonts w:ascii="Times New Roman" w:hAnsi="Times New Roman"/>
          <w:color w:val="000000"/>
          <w:sz w:val="24"/>
          <w:szCs w:val="24"/>
        </w:rPr>
        <w:t>-19</w:t>
      </w:r>
      <w:r>
        <w:rPr>
          <w:rFonts w:ascii="Times New Roman" w:hAnsi="Times New Roman"/>
          <w:color w:val="000000"/>
          <w:sz w:val="24"/>
          <w:szCs w:val="24"/>
        </w:rPr>
        <w:t xml:space="preserve"> (linked to </w:t>
      </w:r>
      <w:r w:rsidR="00265FE7">
        <w:rPr>
          <w:rFonts w:ascii="Times New Roman" w:hAnsi="Times New Roman"/>
          <w:color w:val="000000"/>
          <w:sz w:val="24"/>
          <w:szCs w:val="24"/>
        </w:rPr>
        <w:t>COVID</w:t>
      </w:r>
      <w:r>
        <w:rPr>
          <w:rFonts w:ascii="Times New Roman" w:hAnsi="Times New Roman"/>
          <w:color w:val="000000"/>
          <w:sz w:val="24"/>
          <w:szCs w:val="24"/>
        </w:rPr>
        <w:t>)</w:t>
      </w:r>
    </w:p>
    <w:p w14:paraId="03CF17B3" w14:textId="77777777" w:rsidR="006B3408" w:rsidRPr="002853FD" w:rsidRDefault="006B3408" w:rsidP="005A15A6">
      <w:pPr>
        <w:spacing w:after="0" w:line="480" w:lineRule="auto"/>
        <w:rPr>
          <w:rFonts w:ascii="Times New Roman" w:hAnsi="Times New Roman"/>
          <w:color w:val="000000"/>
          <w:sz w:val="24"/>
          <w:szCs w:val="24"/>
        </w:rPr>
      </w:pPr>
    </w:p>
    <w:p w14:paraId="53BB40BC" w14:textId="55A70747"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&lt;b&gt;Safety</w:t>
      </w:r>
    </w:p>
    <w:p w14:paraId="5E107B52" w14:textId="3DFA1820"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The phrase “Time</w:t>
      </w:r>
      <w:r w:rsidR="00265FE7">
        <w:rPr>
          <w:rFonts w:ascii="Times New Roman" w:hAnsi="Times New Roman"/>
          <w:color w:val="000000"/>
          <w:sz w:val="24"/>
          <w:szCs w:val="24"/>
        </w:rPr>
        <w:t>-</w:t>
      </w:r>
      <w:r w:rsidRPr="002853FD">
        <w:rPr>
          <w:rFonts w:ascii="Times New Roman" w:hAnsi="Times New Roman"/>
          <w:color w:val="000000"/>
          <w:sz w:val="24"/>
          <w:szCs w:val="24"/>
        </w:rPr>
        <w:t>out</w:t>
      </w:r>
      <w:r w:rsidR="00265FE7">
        <w:rPr>
          <w:rFonts w:ascii="Times New Roman" w:hAnsi="Times New Roman"/>
          <w:color w:val="000000"/>
          <w:sz w:val="24"/>
          <w:szCs w:val="24"/>
        </w:rPr>
        <w:t>;</w:t>
      </w:r>
      <w:r w:rsidRPr="002853FD">
        <w:rPr>
          <w:rFonts w:ascii="Times New Roman" w:hAnsi="Times New Roman"/>
          <w:color w:val="000000"/>
          <w:sz w:val="24"/>
          <w:szCs w:val="24"/>
        </w:rPr>
        <w:t xml:space="preserve"> </w:t>
      </w:r>
      <w:r w:rsidR="00265FE7">
        <w:rPr>
          <w:rFonts w:ascii="Times New Roman" w:hAnsi="Times New Roman"/>
          <w:color w:val="000000"/>
          <w:sz w:val="24"/>
          <w:szCs w:val="24"/>
        </w:rPr>
        <w:t>t</w:t>
      </w:r>
      <w:r w:rsidRPr="002853FD">
        <w:rPr>
          <w:rFonts w:ascii="Times New Roman" w:hAnsi="Times New Roman"/>
          <w:color w:val="000000"/>
          <w:sz w:val="24"/>
          <w:szCs w:val="24"/>
        </w:rPr>
        <w:t>ime</w:t>
      </w:r>
      <w:r w:rsidR="00265FE7">
        <w:rPr>
          <w:rFonts w:ascii="Times New Roman" w:hAnsi="Times New Roman"/>
          <w:color w:val="000000"/>
          <w:sz w:val="24"/>
          <w:szCs w:val="24"/>
        </w:rPr>
        <w:t>-</w:t>
      </w:r>
      <w:r w:rsidRPr="002853FD">
        <w:rPr>
          <w:rFonts w:ascii="Times New Roman" w:hAnsi="Times New Roman"/>
          <w:color w:val="000000"/>
          <w:sz w:val="24"/>
          <w:szCs w:val="24"/>
        </w:rPr>
        <w:t xml:space="preserve">out” is used to immediately stop a simulation. As </w:t>
      </w:r>
      <w:proofErr w:type="gramStart"/>
      <w:r w:rsidRPr="002853FD">
        <w:rPr>
          <w:rFonts w:ascii="Times New Roman" w:hAnsi="Times New Roman"/>
          <w:color w:val="000000"/>
          <w:sz w:val="24"/>
          <w:szCs w:val="24"/>
        </w:rPr>
        <w:t>the</w:t>
      </w:r>
      <w:proofErr w:type="gramEnd"/>
      <w:r w:rsidRPr="002853FD">
        <w:rPr>
          <w:rFonts w:ascii="Times New Roman" w:hAnsi="Times New Roman"/>
          <w:color w:val="000000"/>
          <w:sz w:val="24"/>
          <w:szCs w:val="24"/>
        </w:rPr>
        <w:t xml:space="preserve"> standardized patient</w:t>
      </w:r>
      <w:r w:rsidR="00265FE7">
        <w:rPr>
          <w:rFonts w:ascii="Times New Roman" w:hAnsi="Times New Roman"/>
          <w:color w:val="000000"/>
          <w:sz w:val="24"/>
          <w:szCs w:val="24"/>
        </w:rPr>
        <w:t>,</w:t>
      </w:r>
      <w:r w:rsidRPr="002853FD">
        <w:rPr>
          <w:rFonts w:ascii="Times New Roman" w:hAnsi="Times New Roman"/>
          <w:color w:val="000000"/>
          <w:sz w:val="24"/>
          <w:szCs w:val="24"/>
        </w:rPr>
        <w:t xml:space="preserve"> you can say this at any time. It is particularly designed to </w:t>
      </w:r>
      <w:r w:rsidR="00265FE7">
        <w:rPr>
          <w:rFonts w:ascii="Times New Roman" w:hAnsi="Times New Roman"/>
          <w:color w:val="000000"/>
          <w:sz w:val="24"/>
          <w:szCs w:val="24"/>
        </w:rPr>
        <w:t>en</w:t>
      </w:r>
      <w:r w:rsidRPr="002853FD">
        <w:rPr>
          <w:rFonts w:ascii="Times New Roman" w:hAnsi="Times New Roman"/>
          <w:color w:val="000000"/>
          <w:sz w:val="24"/>
          <w:szCs w:val="24"/>
        </w:rPr>
        <w:t>sure you</w:t>
      </w:r>
      <w:r w:rsidR="00265FE7">
        <w:rPr>
          <w:rFonts w:ascii="Times New Roman" w:hAnsi="Times New Roman"/>
          <w:color w:val="000000"/>
          <w:sz w:val="24"/>
          <w:szCs w:val="24"/>
        </w:rPr>
        <w:t>r</w:t>
      </w:r>
      <w:r w:rsidRPr="002853FD">
        <w:rPr>
          <w:rFonts w:ascii="Times New Roman" w:hAnsi="Times New Roman"/>
          <w:color w:val="000000"/>
          <w:sz w:val="24"/>
          <w:szCs w:val="24"/>
        </w:rPr>
        <w:t xml:space="preserve"> safe</w:t>
      </w:r>
      <w:r w:rsidR="00265FE7">
        <w:rPr>
          <w:rFonts w:ascii="Times New Roman" w:hAnsi="Times New Roman"/>
          <w:color w:val="000000"/>
          <w:sz w:val="24"/>
          <w:szCs w:val="24"/>
        </w:rPr>
        <w:t>ty</w:t>
      </w:r>
      <w:r w:rsidRPr="002853FD">
        <w:rPr>
          <w:rFonts w:ascii="Times New Roman" w:hAnsi="Times New Roman"/>
          <w:color w:val="000000"/>
          <w:sz w:val="24"/>
          <w:szCs w:val="24"/>
        </w:rPr>
        <w:t xml:space="preserve"> and </w:t>
      </w:r>
      <w:r w:rsidR="00265FE7">
        <w:rPr>
          <w:rFonts w:ascii="Times New Roman" w:hAnsi="Times New Roman"/>
          <w:color w:val="000000"/>
          <w:sz w:val="24"/>
          <w:szCs w:val="24"/>
        </w:rPr>
        <w:t xml:space="preserve">help you </w:t>
      </w:r>
      <w:r w:rsidRPr="002853FD">
        <w:rPr>
          <w:rFonts w:ascii="Times New Roman" w:hAnsi="Times New Roman"/>
          <w:color w:val="000000"/>
          <w:sz w:val="24"/>
          <w:szCs w:val="24"/>
        </w:rPr>
        <w:t>feel safe.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All participants are taught this phrase. It means the same for everyone. If it is said, the simulation will immediately stop.</w:t>
      </w:r>
    </w:p>
    <w:p w14:paraId="5094270A" w14:textId="6E468402" w:rsidR="006352E6" w:rsidRPr="002853FD"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downloadable content\</w:t>
      </w:r>
    </w:p>
    <w:p w14:paraId="481FAA17" w14:textId="77777777" w:rsidR="000A6179" w:rsidRPr="002853FD" w:rsidRDefault="000A6179" w:rsidP="005A15A6">
      <w:pPr>
        <w:spacing w:after="0" w:line="480" w:lineRule="auto"/>
        <w:rPr>
          <w:rFonts w:ascii="Times New Roman" w:hAnsi="Times New Roman"/>
          <w:color w:val="000000"/>
          <w:sz w:val="24"/>
        </w:rPr>
      </w:pPr>
    </w:p>
    <w:p w14:paraId="53D17028" w14:textId="4B765B8E" w:rsidR="006352E6" w:rsidRPr="00265FE7"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qqBEGIN</w:t>
      </w:r>
      <w:proofErr w:type="spellEnd"/>
      <w:r w:rsidRPr="002853FD">
        <w:rPr>
          <w:rFonts w:ascii="Times New Roman" w:hAnsi="Times New Roman"/>
          <w:b/>
          <w:bCs/>
          <w:color w:val="000000"/>
          <w:sz w:val="24"/>
          <w:szCs w:val="24"/>
        </w:rPr>
        <w:t xml:space="preserve"> downloadable content\</w:t>
      </w:r>
      <w:r w:rsidR="00265FE7">
        <w:rPr>
          <w:rFonts w:ascii="Times New Roman" w:hAnsi="Times New Roman"/>
          <w:b/>
          <w:bCs/>
          <w:color w:val="000000"/>
          <w:sz w:val="24"/>
          <w:szCs w:val="24"/>
        </w:rPr>
        <w:t xml:space="preserve">Button name: </w:t>
      </w:r>
      <w:r w:rsidR="00265FE7" w:rsidRPr="00B0231F">
        <w:rPr>
          <w:rFonts w:ascii="Times New Roman" w:hAnsi="Times New Roman"/>
          <w:b/>
          <w:bCs/>
          <w:color w:val="000000"/>
          <w:sz w:val="24"/>
          <w:szCs w:val="24"/>
        </w:rPr>
        <w:t>Instructions for SP 3: Athletic Training Clinic, Dance Department, College</w:t>
      </w:r>
    </w:p>
    <w:p w14:paraId="76C29654" w14:textId="3AA33D46" w:rsidR="00C4665C" w:rsidRPr="002853FD" w:rsidRDefault="00DC75C0" w:rsidP="005A15A6">
      <w:pPr>
        <w:widowControl w:val="0"/>
        <w:spacing w:after="0" w:line="480" w:lineRule="auto"/>
        <w:rPr>
          <w:rFonts w:ascii="Times New Roman" w:hAnsi="Times New Roman"/>
          <w:color w:val="000000"/>
          <w:sz w:val="24"/>
          <w:szCs w:val="24"/>
          <w:u w:val="single"/>
        </w:rPr>
      </w:pPr>
      <w:r w:rsidRPr="002853FD">
        <w:rPr>
          <w:rFonts w:ascii="Times New Roman" w:hAnsi="Times New Roman"/>
          <w:color w:val="000000"/>
          <w:sz w:val="24"/>
          <w:szCs w:val="24"/>
        </w:rPr>
        <w:lastRenderedPageBreak/>
        <w:t>&lt;title&gt;</w:t>
      </w:r>
      <w:r>
        <w:rPr>
          <w:rFonts w:ascii="Times New Roman" w:hAnsi="Times New Roman"/>
          <w:color w:val="000000"/>
          <w:sz w:val="24"/>
          <w:szCs w:val="24"/>
        </w:rPr>
        <w:t xml:space="preserve">Instructions for SP </w:t>
      </w:r>
      <w:r w:rsidRPr="00391583">
        <w:rPr>
          <w:rFonts w:ascii="Times New Roman" w:hAnsi="Times New Roman"/>
          <w:color w:val="000000"/>
          <w:sz w:val="24"/>
          <w:szCs w:val="24"/>
        </w:rPr>
        <w:t>3</w:t>
      </w:r>
      <w:r>
        <w:rPr>
          <w:rFonts w:ascii="Times New Roman" w:hAnsi="Times New Roman"/>
          <w:color w:val="000000"/>
          <w:sz w:val="24"/>
          <w:szCs w:val="24"/>
        </w:rPr>
        <w:t xml:space="preserve">: </w:t>
      </w:r>
      <w:r w:rsidR="00080F41" w:rsidRPr="002853FD">
        <w:rPr>
          <w:rFonts w:ascii="Times New Roman" w:hAnsi="Times New Roman"/>
          <w:color w:val="000000"/>
          <w:sz w:val="24"/>
          <w:szCs w:val="24"/>
        </w:rPr>
        <w:t>Athletic Training Clinic</w:t>
      </w:r>
      <w:r w:rsidR="00265FE7">
        <w:rPr>
          <w:rFonts w:ascii="Times New Roman" w:hAnsi="Times New Roman"/>
          <w:color w:val="000000"/>
          <w:sz w:val="24"/>
          <w:szCs w:val="24"/>
        </w:rPr>
        <w:t>,</w:t>
      </w:r>
      <w:r w:rsidR="004A3FE4" w:rsidRPr="002853FD">
        <w:rPr>
          <w:rFonts w:ascii="Times New Roman" w:hAnsi="Times New Roman"/>
          <w:color w:val="000000"/>
          <w:sz w:val="24"/>
          <w:szCs w:val="24"/>
        </w:rPr>
        <w:t xml:space="preserve"> Dance Department</w:t>
      </w:r>
      <w:r w:rsidR="00080F41" w:rsidRPr="002853FD">
        <w:rPr>
          <w:rFonts w:ascii="Times New Roman" w:hAnsi="Times New Roman"/>
          <w:color w:val="000000"/>
          <w:sz w:val="24"/>
          <w:szCs w:val="24"/>
        </w:rPr>
        <w:t>, College</w:t>
      </w:r>
    </w:p>
    <w:p w14:paraId="7C80D88A" w14:textId="52B323DC" w:rsidR="00C4665C" w:rsidRPr="002853FD" w:rsidRDefault="009B7C21"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You go to the dance center clinic because of a floor burn you did not </w:t>
      </w:r>
      <w:proofErr w:type="gramStart"/>
      <w:r w:rsidRPr="002853FD">
        <w:rPr>
          <w:rFonts w:ascii="Times New Roman" w:hAnsi="Times New Roman"/>
          <w:color w:val="000000"/>
          <w:sz w:val="24"/>
          <w:szCs w:val="24"/>
        </w:rPr>
        <w:t>notice getting</w:t>
      </w:r>
      <w:proofErr w:type="gramEnd"/>
      <w:r w:rsidRPr="002853FD">
        <w:rPr>
          <w:rFonts w:ascii="Times New Roman" w:hAnsi="Times New Roman"/>
          <w:color w:val="000000"/>
          <w:sz w:val="24"/>
          <w:szCs w:val="24"/>
        </w:rPr>
        <w:t xml:space="preserve"> yesterday. Today, you also feel tired and a little ill.</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You thought maybe you </w:t>
      </w:r>
      <w:r w:rsidR="0070603E" w:rsidRPr="002853FD">
        <w:rPr>
          <w:rFonts w:ascii="Times New Roman" w:hAnsi="Times New Roman"/>
          <w:color w:val="000000"/>
          <w:sz w:val="24"/>
          <w:szCs w:val="24"/>
        </w:rPr>
        <w:t xml:space="preserve">will </w:t>
      </w:r>
      <w:r>
        <w:rPr>
          <w:rFonts w:ascii="Times New Roman" w:hAnsi="Times New Roman"/>
          <w:color w:val="000000"/>
          <w:sz w:val="24"/>
          <w:szCs w:val="24"/>
        </w:rPr>
        <w:t>get a dressing for the floor burn because you will be sliding on the floor again today</w:t>
      </w:r>
      <w:r w:rsidR="00265FE7">
        <w:rPr>
          <w:rFonts w:ascii="Times New Roman" w:hAnsi="Times New Roman"/>
          <w:color w:val="000000"/>
          <w:sz w:val="24"/>
          <w:szCs w:val="24"/>
        </w:rPr>
        <w:t>,</w:t>
      </w:r>
      <w:r>
        <w:rPr>
          <w:rFonts w:ascii="Times New Roman" w:hAnsi="Times New Roman"/>
          <w:color w:val="000000"/>
          <w:sz w:val="24"/>
          <w:szCs w:val="24"/>
        </w:rPr>
        <w:t xml:space="preserve"> but you also want to know if they have any </w:t>
      </w:r>
      <w:r w:rsidR="00B0231F">
        <w:rPr>
          <w:rFonts w:ascii="Times New Roman" w:hAnsi="Times New Roman"/>
          <w:color w:val="000000"/>
          <w:sz w:val="24"/>
          <w:szCs w:val="24"/>
        </w:rPr>
        <w:t xml:space="preserve">acetaminophen </w:t>
      </w:r>
      <w:r>
        <w:rPr>
          <w:rFonts w:ascii="Times New Roman" w:hAnsi="Times New Roman"/>
          <w:color w:val="000000"/>
          <w:sz w:val="24"/>
          <w:szCs w:val="24"/>
        </w:rPr>
        <w:t xml:space="preserve">or </w:t>
      </w:r>
      <w:r w:rsidR="00265FE7">
        <w:rPr>
          <w:rFonts w:ascii="Times New Roman" w:hAnsi="Times New Roman"/>
          <w:color w:val="000000"/>
          <w:sz w:val="24"/>
          <w:szCs w:val="24"/>
        </w:rPr>
        <w:t>i</w:t>
      </w:r>
      <w:r>
        <w:rPr>
          <w:rFonts w:ascii="Times New Roman" w:hAnsi="Times New Roman"/>
          <w:color w:val="000000"/>
          <w:sz w:val="24"/>
          <w:szCs w:val="24"/>
        </w:rPr>
        <w:t xml:space="preserve">buprofen. If asked, you actually have a </w:t>
      </w:r>
      <w:r w:rsidR="00265FE7">
        <w:rPr>
          <w:rFonts w:ascii="Times New Roman" w:hAnsi="Times New Roman"/>
          <w:color w:val="000000"/>
          <w:sz w:val="24"/>
          <w:szCs w:val="24"/>
        </w:rPr>
        <w:t xml:space="preserve">slight </w:t>
      </w:r>
      <w:r>
        <w:rPr>
          <w:rFonts w:ascii="Times New Roman" w:hAnsi="Times New Roman"/>
          <w:color w:val="000000"/>
          <w:sz w:val="24"/>
          <w:szCs w:val="24"/>
        </w:rPr>
        <w:t xml:space="preserve">temperature and feel warm. Though not visible, if they ask you to touch </w:t>
      </w:r>
      <w:r w:rsidRPr="00391583">
        <w:rPr>
          <w:rFonts w:ascii="Times New Roman" w:hAnsi="Times New Roman"/>
          <w:color w:val="000000"/>
          <w:sz w:val="24"/>
          <w:szCs w:val="24"/>
        </w:rPr>
        <w:t>one</w:t>
      </w:r>
      <w:r>
        <w:rPr>
          <w:rFonts w:ascii="Times New Roman" w:hAnsi="Times New Roman"/>
          <w:color w:val="000000"/>
          <w:sz w:val="24"/>
          <w:szCs w:val="24"/>
        </w:rPr>
        <w:t xml:space="preserve"> of your lymph nodes, you can say, “I think it is swollen, but I </w:t>
      </w:r>
      <w:r w:rsidRPr="00391583">
        <w:rPr>
          <w:rFonts w:ascii="Times New Roman" w:hAnsi="Times New Roman"/>
          <w:color w:val="000000"/>
          <w:sz w:val="24"/>
          <w:szCs w:val="24"/>
        </w:rPr>
        <w:t>am</w:t>
      </w:r>
      <w:r>
        <w:rPr>
          <w:rFonts w:ascii="Times New Roman" w:hAnsi="Times New Roman"/>
          <w:color w:val="000000"/>
          <w:sz w:val="24"/>
          <w:szCs w:val="24"/>
        </w:rPr>
        <w:t xml:space="preserve"> not sure.”</w:t>
      </w:r>
    </w:p>
    <w:p w14:paraId="23922051" w14:textId="77777777" w:rsidR="0060769A" w:rsidRPr="002853FD" w:rsidRDefault="0060769A" w:rsidP="005A15A6">
      <w:pPr>
        <w:spacing w:after="0" w:line="480" w:lineRule="auto"/>
        <w:rPr>
          <w:rFonts w:ascii="Times New Roman" w:hAnsi="Times New Roman"/>
          <w:color w:val="000000"/>
          <w:sz w:val="24"/>
          <w:szCs w:val="24"/>
        </w:rPr>
      </w:pPr>
    </w:p>
    <w:p w14:paraId="18492C69" w14:textId="7CECD703" w:rsidR="00EA45F2" w:rsidRPr="002853FD" w:rsidRDefault="00F92A4E"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An impetigo</w:t>
      </w:r>
      <w:r w:rsidR="003A4B8F" w:rsidRPr="002853FD">
        <w:rPr>
          <w:rFonts w:ascii="Times New Roman" w:hAnsi="Times New Roman"/>
          <w:color w:val="000000"/>
          <w:sz w:val="24"/>
          <w:szCs w:val="24"/>
        </w:rPr>
        <w:t xml:space="preserve"> </w:t>
      </w:r>
      <w:r w:rsidR="00EA45F2" w:rsidRPr="002853FD">
        <w:rPr>
          <w:rFonts w:ascii="Times New Roman" w:hAnsi="Times New Roman"/>
          <w:color w:val="000000"/>
          <w:sz w:val="24"/>
          <w:szCs w:val="24"/>
        </w:rPr>
        <w:t xml:space="preserve">sore will either be created on you or </w:t>
      </w:r>
      <w:r w:rsidRPr="002853FD">
        <w:rPr>
          <w:rFonts w:ascii="Times New Roman" w:hAnsi="Times New Roman"/>
          <w:color w:val="000000"/>
          <w:sz w:val="24"/>
          <w:szCs w:val="24"/>
        </w:rPr>
        <w:t xml:space="preserve">the proctor </w:t>
      </w:r>
      <w:r w:rsidR="0070603E" w:rsidRPr="002853FD">
        <w:rPr>
          <w:rFonts w:ascii="Times New Roman" w:hAnsi="Times New Roman"/>
          <w:color w:val="000000"/>
          <w:sz w:val="24"/>
          <w:szCs w:val="24"/>
        </w:rPr>
        <w:t xml:space="preserve">will show </w:t>
      </w:r>
      <w:r w:rsidR="00EA45F2" w:rsidRPr="002853FD">
        <w:rPr>
          <w:rFonts w:ascii="Times New Roman" w:hAnsi="Times New Roman"/>
          <w:color w:val="000000"/>
          <w:sz w:val="24"/>
          <w:szCs w:val="24"/>
        </w:rPr>
        <w:t>a photo to the HCP</w:t>
      </w:r>
      <w:r w:rsidR="0070603E" w:rsidRPr="002853FD">
        <w:rPr>
          <w:rFonts w:ascii="Times New Roman" w:hAnsi="Times New Roman"/>
          <w:color w:val="000000"/>
          <w:sz w:val="24"/>
          <w:szCs w:val="24"/>
        </w:rPr>
        <w:t>:</w:t>
      </w:r>
      <w:r w:rsidR="00EA45F2" w:rsidRPr="002853FD">
        <w:rPr>
          <w:rFonts w:ascii="Times New Roman" w:hAnsi="Times New Roman"/>
          <w:color w:val="000000"/>
          <w:sz w:val="24"/>
          <w:szCs w:val="24"/>
        </w:rPr>
        <w:t xml:space="preserve"> “</w:t>
      </w:r>
      <w:r w:rsidR="0070603E" w:rsidRPr="002853FD">
        <w:rPr>
          <w:rFonts w:ascii="Times New Roman" w:hAnsi="Times New Roman"/>
          <w:color w:val="000000"/>
          <w:sz w:val="24"/>
          <w:szCs w:val="24"/>
        </w:rPr>
        <w:t>T</w:t>
      </w:r>
      <w:r w:rsidR="00EA45F2" w:rsidRPr="002853FD">
        <w:rPr>
          <w:rFonts w:ascii="Times New Roman" w:hAnsi="Times New Roman"/>
          <w:color w:val="000000"/>
          <w:sz w:val="24"/>
          <w:szCs w:val="24"/>
        </w:rPr>
        <w:t xml:space="preserve">his is what you see.” </w:t>
      </w:r>
      <w:r w:rsidRPr="002853FD">
        <w:rPr>
          <w:rFonts w:ascii="Times New Roman" w:hAnsi="Times New Roman"/>
          <w:color w:val="000000"/>
          <w:sz w:val="24"/>
          <w:szCs w:val="24"/>
        </w:rPr>
        <w:t>If a photo is used, a red circle will be drawn to repres</w:t>
      </w:r>
      <w:r w:rsidR="00D67945" w:rsidRPr="002853FD">
        <w:rPr>
          <w:rFonts w:ascii="Times New Roman" w:hAnsi="Times New Roman"/>
          <w:color w:val="000000"/>
          <w:sz w:val="24"/>
          <w:szCs w:val="24"/>
        </w:rPr>
        <w:t>e</w:t>
      </w:r>
      <w:r w:rsidRPr="002853FD">
        <w:rPr>
          <w:rFonts w:ascii="Times New Roman" w:hAnsi="Times New Roman"/>
          <w:color w:val="000000"/>
          <w:sz w:val="24"/>
          <w:szCs w:val="24"/>
        </w:rPr>
        <w:t>nt</w:t>
      </w:r>
      <w:r w:rsidR="00EA45F2" w:rsidRPr="002853FD">
        <w:rPr>
          <w:rFonts w:ascii="Times New Roman" w:hAnsi="Times New Roman"/>
          <w:color w:val="000000"/>
          <w:sz w:val="24"/>
          <w:szCs w:val="24"/>
        </w:rPr>
        <w:t xml:space="preserve"> the spot of the sore,</w:t>
      </w:r>
      <w:r w:rsidR="00D67945" w:rsidRPr="002853FD">
        <w:rPr>
          <w:rFonts w:ascii="Times New Roman" w:hAnsi="Times New Roman"/>
          <w:color w:val="000000"/>
          <w:sz w:val="24"/>
          <w:szCs w:val="24"/>
        </w:rPr>
        <w:t xml:space="preserve"> </w:t>
      </w:r>
      <w:r w:rsidR="00EA45F2" w:rsidRPr="002853FD">
        <w:rPr>
          <w:rFonts w:ascii="Times New Roman" w:hAnsi="Times New Roman"/>
          <w:color w:val="000000"/>
          <w:sz w:val="24"/>
          <w:szCs w:val="24"/>
        </w:rPr>
        <w:t>so there is no confusion.</w:t>
      </w:r>
    </w:p>
    <w:p w14:paraId="374381F3" w14:textId="77777777" w:rsidR="00D67945" w:rsidRPr="002853FD" w:rsidRDefault="00D67945" w:rsidP="005A15A6">
      <w:pPr>
        <w:spacing w:after="0" w:line="480" w:lineRule="auto"/>
        <w:rPr>
          <w:rFonts w:ascii="Times New Roman" w:hAnsi="Times New Roman"/>
          <w:color w:val="000000"/>
          <w:sz w:val="24"/>
          <w:szCs w:val="24"/>
        </w:rPr>
      </w:pPr>
    </w:p>
    <w:p w14:paraId="05BD5F7A" w14:textId="79EEE1C9" w:rsidR="009B7C21" w:rsidRPr="002853FD" w:rsidRDefault="7464A50C"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This sore will be close to a spot on your leg where you </w:t>
      </w:r>
      <w:r w:rsidR="002D622A" w:rsidRPr="002853FD">
        <w:rPr>
          <w:rFonts w:ascii="Times New Roman" w:hAnsi="Times New Roman"/>
          <w:color w:val="000000"/>
          <w:sz w:val="24"/>
          <w:szCs w:val="24"/>
        </w:rPr>
        <w:t xml:space="preserve">would </w:t>
      </w:r>
      <w:r w:rsidRPr="002853FD">
        <w:rPr>
          <w:rFonts w:ascii="Times New Roman" w:hAnsi="Times New Roman"/>
          <w:color w:val="000000"/>
          <w:sz w:val="24"/>
          <w:szCs w:val="24"/>
        </w:rPr>
        <w:t>slide on the floor</w:t>
      </w:r>
      <w:r w:rsidR="002D622A" w:rsidRPr="002853FD">
        <w:rPr>
          <w:rFonts w:ascii="Times New Roman" w:hAnsi="Times New Roman"/>
          <w:color w:val="000000"/>
          <w:sz w:val="24"/>
          <w:szCs w:val="24"/>
        </w:rPr>
        <w:t xml:space="preserve"> or </w:t>
      </w:r>
      <w:proofErr w:type="gramStart"/>
      <w:r w:rsidR="002D622A" w:rsidRPr="002853FD">
        <w:rPr>
          <w:rFonts w:ascii="Times New Roman" w:hAnsi="Times New Roman"/>
          <w:color w:val="000000"/>
          <w:sz w:val="24"/>
          <w:szCs w:val="24"/>
        </w:rPr>
        <w:t xml:space="preserve">make contact </w:t>
      </w:r>
      <w:r w:rsidR="00D20A8D">
        <w:rPr>
          <w:rFonts w:ascii="Times New Roman" w:hAnsi="Times New Roman"/>
          <w:color w:val="000000"/>
          <w:sz w:val="24"/>
          <w:szCs w:val="24"/>
        </w:rPr>
        <w:t>with</w:t>
      </w:r>
      <w:proofErr w:type="gramEnd"/>
      <w:r w:rsidR="00D20A8D" w:rsidRPr="002853FD">
        <w:rPr>
          <w:rFonts w:ascii="Times New Roman" w:hAnsi="Times New Roman"/>
          <w:color w:val="000000"/>
          <w:sz w:val="24"/>
          <w:szCs w:val="24"/>
        </w:rPr>
        <w:t xml:space="preserve"> </w:t>
      </w:r>
      <w:r w:rsidR="002D622A" w:rsidRPr="002853FD">
        <w:rPr>
          <w:rFonts w:ascii="Times New Roman" w:hAnsi="Times New Roman"/>
          <w:color w:val="000000"/>
          <w:sz w:val="24"/>
          <w:szCs w:val="24"/>
        </w:rPr>
        <w:t>the floor but should also be in a spot that might touch another person’s body. It doesn’t have to be perfect</w:t>
      </w:r>
      <w:r w:rsidR="00D20A8D">
        <w:rPr>
          <w:rFonts w:ascii="Times New Roman" w:hAnsi="Times New Roman"/>
          <w:color w:val="000000"/>
          <w:sz w:val="24"/>
          <w:szCs w:val="24"/>
        </w:rPr>
        <w:t>,</w:t>
      </w:r>
      <w:r w:rsidR="002D622A" w:rsidRPr="002853FD">
        <w:rPr>
          <w:rFonts w:ascii="Times New Roman" w:hAnsi="Times New Roman"/>
          <w:color w:val="000000"/>
          <w:sz w:val="24"/>
          <w:szCs w:val="24"/>
        </w:rPr>
        <w:t xml:space="preserve"> but the location should be feasible </w:t>
      </w:r>
      <w:r w:rsidR="00D20A8D">
        <w:rPr>
          <w:rFonts w:ascii="Times New Roman" w:hAnsi="Times New Roman"/>
          <w:color w:val="000000"/>
          <w:sz w:val="24"/>
          <w:szCs w:val="24"/>
        </w:rPr>
        <w:t>for</w:t>
      </w:r>
      <w:r w:rsidR="002D622A" w:rsidRPr="002853FD">
        <w:rPr>
          <w:rFonts w:ascii="Times New Roman" w:hAnsi="Times New Roman"/>
          <w:color w:val="000000"/>
          <w:sz w:val="24"/>
          <w:szCs w:val="24"/>
        </w:rPr>
        <w:t xml:space="preserve"> a floor burn and </w:t>
      </w:r>
      <w:r w:rsidR="00D20A8D">
        <w:rPr>
          <w:rFonts w:ascii="Times New Roman" w:hAnsi="Times New Roman"/>
          <w:color w:val="000000"/>
          <w:sz w:val="24"/>
          <w:szCs w:val="24"/>
        </w:rPr>
        <w:t>in an area that</w:t>
      </w:r>
      <w:r w:rsidR="002D622A" w:rsidRPr="002853FD">
        <w:rPr>
          <w:rFonts w:ascii="Times New Roman" w:hAnsi="Times New Roman"/>
          <w:color w:val="000000"/>
          <w:sz w:val="24"/>
          <w:szCs w:val="24"/>
        </w:rPr>
        <w:t xml:space="preserve"> could </w:t>
      </w:r>
      <w:r w:rsidR="00D20A8D">
        <w:rPr>
          <w:rFonts w:ascii="Times New Roman" w:hAnsi="Times New Roman"/>
          <w:color w:val="000000"/>
          <w:sz w:val="24"/>
          <w:szCs w:val="24"/>
        </w:rPr>
        <w:t>come into contact</w:t>
      </w:r>
      <w:r w:rsidR="00D20A8D" w:rsidRPr="002853FD">
        <w:rPr>
          <w:rFonts w:ascii="Times New Roman" w:hAnsi="Times New Roman"/>
          <w:color w:val="000000"/>
          <w:sz w:val="24"/>
          <w:szCs w:val="24"/>
        </w:rPr>
        <w:t xml:space="preserve"> </w:t>
      </w:r>
      <w:r w:rsidR="00D20A8D">
        <w:rPr>
          <w:rFonts w:ascii="Times New Roman" w:hAnsi="Times New Roman"/>
          <w:color w:val="000000"/>
          <w:sz w:val="24"/>
          <w:szCs w:val="24"/>
        </w:rPr>
        <w:t xml:space="preserve">with </w:t>
      </w:r>
      <w:r w:rsidR="002D622A" w:rsidRPr="002853FD">
        <w:rPr>
          <w:rFonts w:ascii="Times New Roman" w:hAnsi="Times New Roman"/>
          <w:color w:val="000000"/>
          <w:sz w:val="24"/>
          <w:szCs w:val="24"/>
        </w:rPr>
        <w:t xml:space="preserve">someone else. </w:t>
      </w:r>
      <w:r w:rsidRPr="002853FD">
        <w:rPr>
          <w:rFonts w:ascii="Times New Roman" w:hAnsi="Times New Roman"/>
          <w:color w:val="000000"/>
          <w:sz w:val="24"/>
          <w:szCs w:val="24"/>
        </w:rPr>
        <w:t>When they ask, you can say it is a little off from where you think you slid</w:t>
      </w:r>
      <w:r w:rsidR="00D20A8D">
        <w:rPr>
          <w:rFonts w:ascii="Times New Roman" w:hAnsi="Times New Roman"/>
          <w:color w:val="000000"/>
          <w:sz w:val="24"/>
          <w:szCs w:val="24"/>
        </w:rPr>
        <w:t>,</w:t>
      </w:r>
      <w:r w:rsidRPr="002853FD">
        <w:rPr>
          <w:rFonts w:ascii="Times New Roman" w:hAnsi="Times New Roman"/>
          <w:color w:val="000000"/>
          <w:sz w:val="24"/>
          <w:szCs w:val="24"/>
        </w:rPr>
        <w:t xml:space="preserve"> but </w:t>
      </w:r>
      <w:r w:rsidR="00D20A8D">
        <w:rPr>
          <w:rFonts w:ascii="Times New Roman" w:hAnsi="Times New Roman"/>
          <w:color w:val="000000"/>
          <w:sz w:val="24"/>
          <w:szCs w:val="24"/>
        </w:rPr>
        <w:t>you are unsure</w:t>
      </w:r>
      <w:r w:rsidRPr="002853FD">
        <w:rPr>
          <w:rFonts w:ascii="Times New Roman" w:hAnsi="Times New Roman"/>
          <w:color w:val="000000"/>
          <w:sz w:val="24"/>
          <w:szCs w:val="24"/>
        </w:rPr>
        <w:t>.</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Maybe you did something weird yesterday.</w:t>
      </w:r>
    </w:p>
    <w:p w14:paraId="2FBB944F" w14:textId="77777777" w:rsidR="0060769A" w:rsidRPr="002853FD" w:rsidRDefault="0060769A" w:rsidP="005A15A6">
      <w:pPr>
        <w:spacing w:after="0" w:line="480" w:lineRule="auto"/>
        <w:rPr>
          <w:rFonts w:ascii="Times New Roman" w:hAnsi="Times New Roman"/>
          <w:color w:val="000000"/>
          <w:sz w:val="24"/>
          <w:szCs w:val="24"/>
        </w:rPr>
      </w:pPr>
    </w:p>
    <w:p w14:paraId="648696B3" w14:textId="08D926A8" w:rsidR="00D67945" w:rsidRPr="002853FD" w:rsidRDefault="0070603E"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Diagnosis:</w:t>
      </w:r>
      <w:r w:rsidRPr="002853FD">
        <w:rPr>
          <w:rFonts w:ascii="Times New Roman" w:hAnsi="Times New Roman"/>
          <w:color w:val="000000"/>
          <w:sz w:val="24"/>
          <w:szCs w:val="24"/>
        </w:rPr>
        <w:t xml:space="preserve"> Impetigo</w:t>
      </w:r>
    </w:p>
    <w:p w14:paraId="45C2B5A8" w14:textId="77777777" w:rsidR="0060769A" w:rsidRPr="002853FD" w:rsidRDefault="0060769A" w:rsidP="005A15A6">
      <w:pPr>
        <w:spacing w:after="0" w:line="480" w:lineRule="auto"/>
        <w:rPr>
          <w:rFonts w:ascii="Times New Roman" w:hAnsi="Times New Roman"/>
          <w:color w:val="000000"/>
          <w:sz w:val="24"/>
          <w:szCs w:val="24"/>
        </w:rPr>
      </w:pPr>
    </w:p>
    <w:p w14:paraId="08575D09" w14:textId="14F2E833"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&lt;b&gt;Safety</w:t>
      </w:r>
    </w:p>
    <w:p w14:paraId="1A98C69D" w14:textId="043C489E"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The phrase “Time</w:t>
      </w:r>
      <w:r w:rsidR="00D20A8D">
        <w:rPr>
          <w:rFonts w:ascii="Times New Roman" w:hAnsi="Times New Roman"/>
          <w:color w:val="000000"/>
          <w:sz w:val="24"/>
          <w:szCs w:val="24"/>
        </w:rPr>
        <w:t>-</w:t>
      </w:r>
      <w:r w:rsidRPr="002853FD">
        <w:rPr>
          <w:rFonts w:ascii="Times New Roman" w:hAnsi="Times New Roman"/>
          <w:color w:val="000000"/>
          <w:sz w:val="24"/>
          <w:szCs w:val="24"/>
        </w:rPr>
        <w:t>out</w:t>
      </w:r>
      <w:r w:rsidR="00D20A8D">
        <w:rPr>
          <w:rFonts w:ascii="Times New Roman" w:hAnsi="Times New Roman"/>
          <w:color w:val="000000"/>
          <w:sz w:val="24"/>
          <w:szCs w:val="24"/>
        </w:rPr>
        <w:t>;</w:t>
      </w:r>
      <w:r w:rsidRPr="002853FD">
        <w:rPr>
          <w:rFonts w:ascii="Times New Roman" w:hAnsi="Times New Roman"/>
          <w:color w:val="000000"/>
          <w:sz w:val="24"/>
          <w:szCs w:val="24"/>
        </w:rPr>
        <w:t xml:space="preserve"> </w:t>
      </w:r>
      <w:r w:rsidR="00D20A8D">
        <w:rPr>
          <w:rFonts w:ascii="Times New Roman" w:hAnsi="Times New Roman"/>
          <w:color w:val="000000"/>
          <w:sz w:val="24"/>
          <w:szCs w:val="24"/>
        </w:rPr>
        <w:t>t</w:t>
      </w:r>
      <w:r w:rsidRPr="002853FD">
        <w:rPr>
          <w:rFonts w:ascii="Times New Roman" w:hAnsi="Times New Roman"/>
          <w:color w:val="000000"/>
          <w:sz w:val="24"/>
          <w:szCs w:val="24"/>
        </w:rPr>
        <w:t>ime</w:t>
      </w:r>
      <w:r w:rsidR="00D20A8D">
        <w:rPr>
          <w:rFonts w:ascii="Times New Roman" w:hAnsi="Times New Roman"/>
          <w:color w:val="000000"/>
          <w:sz w:val="24"/>
          <w:szCs w:val="24"/>
        </w:rPr>
        <w:t>-</w:t>
      </w:r>
      <w:r w:rsidRPr="002853FD">
        <w:rPr>
          <w:rFonts w:ascii="Times New Roman" w:hAnsi="Times New Roman"/>
          <w:color w:val="000000"/>
          <w:sz w:val="24"/>
          <w:szCs w:val="24"/>
        </w:rPr>
        <w:t xml:space="preserve">out” is used to immediately stop a simulation. As </w:t>
      </w:r>
      <w:proofErr w:type="gramStart"/>
      <w:r w:rsidRPr="002853FD">
        <w:rPr>
          <w:rFonts w:ascii="Times New Roman" w:hAnsi="Times New Roman"/>
          <w:color w:val="000000"/>
          <w:sz w:val="24"/>
          <w:szCs w:val="24"/>
        </w:rPr>
        <w:t>the</w:t>
      </w:r>
      <w:proofErr w:type="gramEnd"/>
      <w:r w:rsidRPr="002853FD">
        <w:rPr>
          <w:rFonts w:ascii="Times New Roman" w:hAnsi="Times New Roman"/>
          <w:color w:val="000000"/>
          <w:sz w:val="24"/>
          <w:szCs w:val="24"/>
        </w:rPr>
        <w:t xml:space="preserve"> standardized patient</w:t>
      </w:r>
      <w:r w:rsidR="00D20A8D">
        <w:rPr>
          <w:rFonts w:ascii="Times New Roman" w:hAnsi="Times New Roman"/>
          <w:color w:val="000000"/>
          <w:sz w:val="24"/>
          <w:szCs w:val="24"/>
        </w:rPr>
        <w:t>,</w:t>
      </w:r>
      <w:r w:rsidRPr="002853FD">
        <w:rPr>
          <w:rFonts w:ascii="Times New Roman" w:hAnsi="Times New Roman"/>
          <w:color w:val="000000"/>
          <w:sz w:val="24"/>
          <w:szCs w:val="24"/>
        </w:rPr>
        <w:t xml:space="preserve"> you can say this at any time. It is particularly designed to </w:t>
      </w:r>
      <w:r w:rsidR="00D20A8D">
        <w:rPr>
          <w:rFonts w:ascii="Times New Roman" w:hAnsi="Times New Roman"/>
          <w:color w:val="000000"/>
          <w:sz w:val="24"/>
          <w:szCs w:val="24"/>
        </w:rPr>
        <w:t>en</w:t>
      </w:r>
      <w:r w:rsidRPr="002853FD">
        <w:rPr>
          <w:rFonts w:ascii="Times New Roman" w:hAnsi="Times New Roman"/>
          <w:color w:val="000000"/>
          <w:sz w:val="24"/>
          <w:szCs w:val="24"/>
        </w:rPr>
        <w:t>sure you</w:t>
      </w:r>
      <w:r w:rsidR="00D20A8D">
        <w:rPr>
          <w:rFonts w:ascii="Times New Roman" w:hAnsi="Times New Roman"/>
          <w:color w:val="000000"/>
          <w:sz w:val="24"/>
          <w:szCs w:val="24"/>
        </w:rPr>
        <w:t>r</w:t>
      </w:r>
      <w:r w:rsidRPr="002853FD">
        <w:rPr>
          <w:rFonts w:ascii="Times New Roman" w:hAnsi="Times New Roman"/>
          <w:color w:val="000000"/>
          <w:sz w:val="24"/>
          <w:szCs w:val="24"/>
        </w:rPr>
        <w:t xml:space="preserve"> safe</w:t>
      </w:r>
      <w:r w:rsidR="00D20A8D">
        <w:rPr>
          <w:rFonts w:ascii="Times New Roman" w:hAnsi="Times New Roman"/>
          <w:color w:val="000000"/>
          <w:sz w:val="24"/>
          <w:szCs w:val="24"/>
        </w:rPr>
        <w:t>ty</w:t>
      </w:r>
      <w:r w:rsidRPr="002853FD">
        <w:rPr>
          <w:rFonts w:ascii="Times New Roman" w:hAnsi="Times New Roman"/>
          <w:color w:val="000000"/>
          <w:sz w:val="24"/>
          <w:szCs w:val="24"/>
        </w:rPr>
        <w:t xml:space="preserve"> and </w:t>
      </w:r>
      <w:r w:rsidR="00D20A8D">
        <w:rPr>
          <w:rFonts w:ascii="Times New Roman" w:hAnsi="Times New Roman"/>
          <w:color w:val="000000"/>
          <w:sz w:val="24"/>
          <w:szCs w:val="24"/>
        </w:rPr>
        <w:t xml:space="preserve">help </w:t>
      </w:r>
      <w:r w:rsidR="00D20A8D">
        <w:rPr>
          <w:rFonts w:ascii="Times New Roman" w:hAnsi="Times New Roman"/>
          <w:color w:val="000000"/>
          <w:sz w:val="24"/>
          <w:szCs w:val="24"/>
        </w:rPr>
        <w:lastRenderedPageBreak/>
        <w:t xml:space="preserve">you </w:t>
      </w:r>
      <w:r w:rsidRPr="002853FD">
        <w:rPr>
          <w:rFonts w:ascii="Times New Roman" w:hAnsi="Times New Roman"/>
          <w:color w:val="000000"/>
          <w:sz w:val="24"/>
          <w:szCs w:val="24"/>
        </w:rPr>
        <w:t>feel safe.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All participants are taught this phrase. It means the same for everyone. If it is said, the simulation will immediately stop.</w:t>
      </w:r>
    </w:p>
    <w:p w14:paraId="40732417" w14:textId="77777777" w:rsidR="006352E6" w:rsidRPr="002853FD"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downloadable content\</w:t>
      </w:r>
    </w:p>
    <w:p w14:paraId="1C3C6D4F" w14:textId="77777777" w:rsidR="006352E6" w:rsidRPr="002853FD" w:rsidRDefault="006352E6" w:rsidP="005A15A6">
      <w:pPr>
        <w:spacing w:after="0" w:line="480" w:lineRule="auto"/>
        <w:rPr>
          <w:rFonts w:ascii="Times New Roman" w:hAnsi="Times New Roman"/>
          <w:color w:val="000000"/>
          <w:sz w:val="24"/>
        </w:rPr>
      </w:pPr>
    </w:p>
    <w:p w14:paraId="553A3934" w14:textId="078D8809" w:rsidR="006352E6" w:rsidRPr="002853FD"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qqBEGIN</w:t>
      </w:r>
      <w:proofErr w:type="spellEnd"/>
      <w:r w:rsidRPr="002853FD">
        <w:rPr>
          <w:rFonts w:ascii="Times New Roman" w:hAnsi="Times New Roman"/>
          <w:b/>
          <w:bCs/>
          <w:color w:val="000000"/>
          <w:sz w:val="24"/>
          <w:szCs w:val="24"/>
        </w:rPr>
        <w:t xml:space="preserve"> downloadable content\</w:t>
      </w:r>
      <w:r w:rsidR="00D20A8D">
        <w:rPr>
          <w:rFonts w:ascii="Times New Roman" w:hAnsi="Times New Roman"/>
          <w:b/>
          <w:bCs/>
          <w:color w:val="000000"/>
          <w:sz w:val="24"/>
          <w:szCs w:val="24"/>
        </w:rPr>
        <w:t xml:space="preserve">Button name: </w:t>
      </w:r>
      <w:r w:rsidR="00D20A8D" w:rsidRPr="00B0231F">
        <w:rPr>
          <w:rFonts w:ascii="Times New Roman" w:hAnsi="Times New Roman"/>
          <w:b/>
          <w:bCs/>
          <w:color w:val="000000"/>
          <w:sz w:val="24"/>
          <w:szCs w:val="24"/>
        </w:rPr>
        <w:t>Instructions for SP 4: Athletic Training Clinic, High School</w:t>
      </w:r>
    </w:p>
    <w:p w14:paraId="4821564C" w14:textId="0DACB6AD" w:rsidR="00304E23" w:rsidRPr="002853FD" w:rsidRDefault="00DC75C0"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&lt;title&gt;</w:t>
      </w:r>
      <w:r>
        <w:rPr>
          <w:rFonts w:ascii="Times New Roman" w:hAnsi="Times New Roman"/>
          <w:color w:val="000000"/>
          <w:sz w:val="24"/>
          <w:szCs w:val="24"/>
        </w:rPr>
        <w:t xml:space="preserve">Instructions for SP </w:t>
      </w:r>
      <w:r w:rsidRPr="00391583">
        <w:rPr>
          <w:rFonts w:ascii="Times New Roman" w:hAnsi="Times New Roman"/>
          <w:color w:val="000000"/>
          <w:sz w:val="24"/>
          <w:szCs w:val="24"/>
        </w:rPr>
        <w:t>4</w:t>
      </w:r>
      <w:r>
        <w:rPr>
          <w:rFonts w:ascii="Times New Roman" w:hAnsi="Times New Roman"/>
          <w:color w:val="000000"/>
          <w:sz w:val="24"/>
          <w:szCs w:val="24"/>
        </w:rPr>
        <w:t xml:space="preserve">: </w:t>
      </w:r>
      <w:r w:rsidR="00EA45F2" w:rsidRPr="002853FD">
        <w:rPr>
          <w:rFonts w:ascii="Times New Roman" w:hAnsi="Times New Roman"/>
          <w:color w:val="000000"/>
          <w:sz w:val="24"/>
          <w:szCs w:val="24"/>
        </w:rPr>
        <w:t>Athletic Training Clinic, High School</w:t>
      </w:r>
    </w:p>
    <w:p w14:paraId="3DB59CB5" w14:textId="132AD29E" w:rsidR="00D4769A" w:rsidRPr="00F75F8E" w:rsidRDefault="00D4769A" w:rsidP="00D4769A">
      <w:pPr>
        <w:spacing w:after="0" w:line="480" w:lineRule="auto"/>
        <w:rPr>
          <w:rFonts w:ascii="Times New Roman" w:eastAsia="Times New Roman" w:hAnsi="Times New Roman"/>
          <w:b/>
          <w:bCs/>
          <w:color w:val="000000"/>
          <w:sz w:val="24"/>
          <w:szCs w:val="24"/>
        </w:rPr>
      </w:pPr>
      <w:r w:rsidRPr="00F75F8E">
        <w:rPr>
          <w:rFonts w:ascii="Times New Roman" w:eastAsia="Times New Roman" w:hAnsi="Times New Roman"/>
          <w:b/>
          <w:bCs/>
          <w:color w:val="000000"/>
          <w:sz w:val="24"/>
          <w:szCs w:val="24"/>
        </w:rPr>
        <w:t>\</w:t>
      </w:r>
      <w:proofErr w:type="spellStart"/>
      <w:r w:rsidRPr="00F75F8E">
        <w:rPr>
          <w:rFonts w:ascii="Times New Roman" w:eastAsia="Times New Roman" w:hAnsi="Times New Roman"/>
          <w:b/>
          <w:bCs/>
          <w:color w:val="000000"/>
          <w:sz w:val="24"/>
          <w:szCs w:val="24"/>
        </w:rPr>
        <w:t>qqINSERT</w:t>
      </w:r>
      <w:proofErr w:type="spellEnd"/>
      <w:r w:rsidRPr="00F75F8E">
        <w:rPr>
          <w:rFonts w:ascii="Times New Roman" w:eastAsia="Times New Roman" w:hAnsi="Times New Roman"/>
          <w:b/>
          <w:bCs/>
          <w:color w:val="000000"/>
          <w:sz w:val="24"/>
          <w:szCs w:val="24"/>
        </w:rPr>
        <w:t xml:space="preserve"> </w:t>
      </w:r>
      <w:r w:rsidRPr="00367875">
        <w:rPr>
          <w:rFonts w:ascii="Times New Roman" w:eastAsia="Times New Roman" w:hAnsi="Times New Roman"/>
          <w:b/>
          <w:bCs/>
          <w:color w:val="000000"/>
          <w:sz w:val="24"/>
          <w:szCs w:val="24"/>
        </w:rPr>
        <w:t>\\pubfile\PubActive\Development\ACADEMIC\2-Active\Larson - X002572\02 Ancillaries\PDFs\PNG</w:t>
      </w:r>
      <w:r>
        <w:rPr>
          <w:rFonts w:ascii="Times New Roman" w:eastAsia="Times New Roman" w:hAnsi="Times New Roman"/>
          <w:b/>
          <w:bCs/>
          <w:color w:val="000000"/>
          <w:sz w:val="24"/>
          <w:szCs w:val="24"/>
        </w:rPr>
        <w:t>\</w:t>
      </w:r>
      <w:r w:rsidRPr="00F53019">
        <w:rPr>
          <w:rFonts w:ascii="Times New Roman" w:eastAsia="Times New Roman" w:hAnsi="Times New Roman"/>
          <w:b/>
          <w:bCs/>
          <w:color w:val="000000"/>
          <w:sz w:val="24"/>
          <w:szCs w:val="24"/>
        </w:rPr>
        <w:t>fig</w:t>
      </w:r>
      <w:r>
        <w:rPr>
          <w:rFonts w:ascii="Times New Roman" w:eastAsia="Times New Roman" w:hAnsi="Times New Roman"/>
          <w:b/>
          <w:bCs/>
          <w:color w:val="000000"/>
          <w:sz w:val="24"/>
          <w:szCs w:val="24"/>
        </w:rPr>
        <w:t>10</w:t>
      </w:r>
      <w:r w:rsidRPr="00F53019">
        <w:rPr>
          <w:rFonts w:ascii="Times New Roman" w:eastAsia="Times New Roman" w:hAnsi="Times New Roman"/>
          <w:b/>
          <w:bCs/>
          <w:color w:val="000000"/>
          <w:sz w:val="24"/>
          <w:szCs w:val="24"/>
        </w:rPr>
        <w:t>_0</w:t>
      </w:r>
      <w:r>
        <w:rPr>
          <w:rFonts w:ascii="Times New Roman" w:eastAsia="Times New Roman" w:hAnsi="Times New Roman"/>
          <w:b/>
          <w:bCs/>
          <w:color w:val="000000"/>
          <w:sz w:val="24"/>
          <w:szCs w:val="24"/>
        </w:rPr>
        <w:t>2</w:t>
      </w:r>
      <w:r w:rsidRPr="00F53019">
        <w:rPr>
          <w:rFonts w:ascii="Times New Roman" w:eastAsia="Times New Roman" w:hAnsi="Times New Roman"/>
          <w:b/>
          <w:bCs/>
          <w:color w:val="000000"/>
          <w:sz w:val="24"/>
          <w:szCs w:val="24"/>
        </w:rPr>
        <w:t>.ai</w:t>
      </w:r>
    </w:p>
    <w:p w14:paraId="14000234" w14:textId="1507D4D1" w:rsidR="00362160" w:rsidRPr="002853FD" w:rsidRDefault="00362160" w:rsidP="005A15A6">
      <w:pPr>
        <w:spacing w:after="0" w:line="480" w:lineRule="auto"/>
        <w:rPr>
          <w:rFonts w:ascii="Times New Roman" w:hAnsi="Times New Roman"/>
          <w:color w:val="000000"/>
          <w:sz w:val="24"/>
          <w:szCs w:val="24"/>
        </w:rPr>
      </w:pPr>
      <w:r>
        <w:rPr>
          <w:rFonts w:ascii="Times New Roman" w:hAnsi="Times New Roman"/>
          <w:color w:val="000000"/>
          <w:sz w:val="24"/>
          <w:szCs w:val="24"/>
        </w:rPr>
        <w:t>&lt;fc&gt;</w:t>
      </w:r>
      <w:r w:rsidR="00B651D2" w:rsidRPr="00B651D2">
        <w:rPr>
          <w:rFonts w:ascii="Times New Roman" w:eastAsiaTheme="minorHAnsi" w:hAnsi="Times New Roman"/>
          <w:b/>
          <w:bCs/>
          <w:color w:val="0A2F41" w:themeColor="accent1" w:themeShade="80"/>
          <w:sz w:val="24"/>
          <w:szCs w:val="24"/>
          <w14:ligatures w14:val="standardContextual"/>
          <w:rPrChange w:id="21" w:author="Anna Seaman" w:date="2026-08-12T11:54:00Z" w16du:dateUtc="2026-08-12T16:54:00Z">
            <w:rPr>
              <w:rFonts w:ascii="Times New Roman" w:hAnsi="Times New Roman"/>
              <w:color w:val="000000"/>
              <w:sz w:val="24"/>
              <w:szCs w:val="24"/>
            </w:rPr>
          </w:rPrChange>
        </w:rPr>
        <w:t xml:space="preserve">FIGURE </w:t>
      </w:r>
      <w:r w:rsidRPr="00B651D2">
        <w:rPr>
          <w:rFonts w:ascii="Times New Roman" w:eastAsiaTheme="minorHAnsi" w:hAnsi="Times New Roman"/>
          <w:b/>
          <w:bCs/>
          <w:color w:val="0A2F41" w:themeColor="accent1" w:themeShade="80"/>
          <w:sz w:val="24"/>
          <w:szCs w:val="24"/>
          <w14:ligatures w14:val="standardContextual"/>
          <w:rPrChange w:id="22" w:author="Anna Seaman" w:date="2026-08-12T11:54:00Z" w16du:dateUtc="2026-08-12T16:54:00Z">
            <w:rPr>
              <w:rFonts w:ascii="Times New Roman" w:hAnsi="Times New Roman"/>
              <w:color w:val="000000"/>
              <w:sz w:val="24"/>
              <w:szCs w:val="24"/>
            </w:rPr>
          </w:rPrChange>
        </w:rPr>
        <w:t>10.2</w:t>
      </w:r>
      <w:r>
        <w:rPr>
          <w:rFonts w:ascii="Times New Roman" w:hAnsi="Times New Roman"/>
          <w:color w:val="000000"/>
          <w:sz w:val="24"/>
          <w:szCs w:val="24"/>
        </w:rPr>
        <w:t xml:space="preserve"> Representation of bone injured by patient.</w:t>
      </w:r>
    </w:p>
    <w:p w14:paraId="134789AB" w14:textId="77777777" w:rsidR="00B50558" w:rsidRPr="002853FD" w:rsidRDefault="00B50558" w:rsidP="005A15A6">
      <w:pPr>
        <w:spacing w:after="0" w:line="480" w:lineRule="auto"/>
        <w:rPr>
          <w:rFonts w:ascii="Times New Roman" w:hAnsi="Times New Roman"/>
          <w:color w:val="000000"/>
          <w:sz w:val="24"/>
          <w:szCs w:val="24"/>
        </w:rPr>
      </w:pPr>
    </w:p>
    <w:p w14:paraId="5E0DA402" w14:textId="35E8D4CE" w:rsidR="005C0993" w:rsidRPr="002853FD" w:rsidRDefault="005C0993"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You hit your head around </w:t>
      </w:r>
      <w:r w:rsidR="00D67945" w:rsidRPr="002853FD">
        <w:rPr>
          <w:rFonts w:ascii="Times New Roman" w:hAnsi="Times New Roman"/>
          <w:color w:val="000000"/>
          <w:sz w:val="24"/>
          <w:szCs w:val="24"/>
        </w:rPr>
        <w:t xml:space="preserve">the </w:t>
      </w:r>
      <w:r w:rsidRPr="002853FD">
        <w:rPr>
          <w:rFonts w:ascii="Times New Roman" w:hAnsi="Times New Roman"/>
          <w:color w:val="000000"/>
          <w:sz w:val="24"/>
          <w:szCs w:val="24"/>
        </w:rPr>
        <w:t>bone</w:t>
      </w:r>
      <w:r w:rsidR="00D67945" w:rsidRPr="002853FD">
        <w:rPr>
          <w:rFonts w:ascii="Times New Roman" w:hAnsi="Times New Roman"/>
          <w:color w:val="000000"/>
          <w:sz w:val="24"/>
          <w:szCs w:val="24"/>
        </w:rPr>
        <w:t xml:space="preserve"> as pictured</w:t>
      </w:r>
      <w:r w:rsidRPr="002853FD">
        <w:rPr>
          <w:rFonts w:ascii="Times New Roman" w:hAnsi="Times New Roman"/>
          <w:color w:val="000000"/>
          <w:sz w:val="24"/>
          <w:szCs w:val="24"/>
        </w:rPr>
        <w:t>.</w:t>
      </w:r>
    </w:p>
    <w:p w14:paraId="6CD9C320" w14:textId="17BA879A" w:rsidR="00EA45F2" w:rsidRPr="002853FD" w:rsidRDefault="00EA45F2"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You are </w:t>
      </w:r>
      <w:r w:rsidR="007B1E69" w:rsidRPr="002853FD">
        <w:rPr>
          <w:rFonts w:ascii="Times New Roman" w:hAnsi="Times New Roman"/>
          <w:color w:val="000000"/>
          <w:sz w:val="24"/>
          <w:szCs w:val="24"/>
        </w:rPr>
        <w:t xml:space="preserve">an </w:t>
      </w:r>
      <w:r w:rsidRPr="00391583">
        <w:rPr>
          <w:rFonts w:ascii="Times New Roman" w:hAnsi="Times New Roman"/>
          <w:color w:val="000000"/>
          <w:sz w:val="24"/>
          <w:szCs w:val="24"/>
        </w:rPr>
        <w:t>18-year</w:t>
      </w:r>
      <w:r w:rsidR="00D20A8D">
        <w:rPr>
          <w:rFonts w:ascii="Times New Roman" w:hAnsi="Times New Roman"/>
          <w:color w:val="000000"/>
          <w:sz w:val="24"/>
          <w:szCs w:val="24"/>
        </w:rPr>
        <w:t>-</w:t>
      </w:r>
      <w:r w:rsidRPr="002853FD">
        <w:rPr>
          <w:rFonts w:ascii="Times New Roman" w:hAnsi="Times New Roman"/>
          <w:color w:val="000000"/>
          <w:sz w:val="24"/>
          <w:szCs w:val="24"/>
        </w:rPr>
        <w:t>o</w:t>
      </w:r>
      <w:r w:rsidR="007B1E69" w:rsidRPr="002853FD">
        <w:rPr>
          <w:rFonts w:ascii="Times New Roman" w:hAnsi="Times New Roman"/>
          <w:color w:val="000000"/>
          <w:sz w:val="24"/>
          <w:szCs w:val="24"/>
        </w:rPr>
        <w:t>ld</w:t>
      </w:r>
      <w:r w:rsidRPr="002853FD">
        <w:rPr>
          <w:rFonts w:ascii="Times New Roman" w:hAnsi="Times New Roman"/>
          <w:color w:val="000000"/>
          <w:sz w:val="24"/>
          <w:szCs w:val="24"/>
        </w:rPr>
        <w:t xml:space="preserve"> </w:t>
      </w:r>
      <w:r w:rsidR="00C82D43" w:rsidRPr="002853FD">
        <w:rPr>
          <w:rFonts w:ascii="Times New Roman" w:hAnsi="Times New Roman"/>
          <w:color w:val="000000"/>
          <w:sz w:val="24"/>
          <w:szCs w:val="24"/>
        </w:rPr>
        <w:t>h</w:t>
      </w:r>
      <w:r w:rsidRPr="002853FD">
        <w:rPr>
          <w:rFonts w:ascii="Times New Roman" w:hAnsi="Times New Roman"/>
          <w:color w:val="000000"/>
          <w:sz w:val="24"/>
          <w:szCs w:val="24"/>
        </w:rPr>
        <w:t xml:space="preserve">igh </w:t>
      </w:r>
      <w:r w:rsidR="00C82D43" w:rsidRPr="002853FD">
        <w:rPr>
          <w:rFonts w:ascii="Times New Roman" w:hAnsi="Times New Roman"/>
          <w:color w:val="000000"/>
          <w:sz w:val="24"/>
          <w:szCs w:val="24"/>
        </w:rPr>
        <w:t>s</w:t>
      </w:r>
      <w:r w:rsidRPr="002853FD">
        <w:rPr>
          <w:rFonts w:ascii="Times New Roman" w:hAnsi="Times New Roman"/>
          <w:color w:val="000000"/>
          <w:sz w:val="24"/>
          <w:szCs w:val="24"/>
        </w:rPr>
        <w:t xml:space="preserve">chool </w:t>
      </w:r>
      <w:r w:rsidR="00C82D43" w:rsidRPr="002853FD">
        <w:rPr>
          <w:rFonts w:ascii="Times New Roman" w:hAnsi="Times New Roman"/>
          <w:color w:val="000000"/>
          <w:sz w:val="24"/>
          <w:szCs w:val="24"/>
        </w:rPr>
        <w:t>s</w:t>
      </w:r>
      <w:r w:rsidRPr="002853FD">
        <w:rPr>
          <w:rFonts w:ascii="Times New Roman" w:hAnsi="Times New Roman"/>
          <w:color w:val="000000"/>
          <w:sz w:val="24"/>
          <w:szCs w:val="24"/>
        </w:rPr>
        <w:t>enior</w:t>
      </w:r>
      <w:r w:rsidR="007B1E69" w:rsidRPr="002853FD">
        <w:rPr>
          <w:rFonts w:ascii="Times New Roman" w:hAnsi="Times New Roman"/>
          <w:color w:val="000000"/>
          <w:sz w:val="24"/>
          <w:szCs w:val="24"/>
        </w:rPr>
        <w:t>.</w:t>
      </w:r>
      <w:del w:id="23" w:author="Anna Seaman" w:date="2026-08-12T13:13:00Z" w16du:dateUtc="2026-08-12T18:13:00Z">
        <w:r w:rsidR="005C0993" w:rsidRPr="002853FD" w:rsidDel="001E0A4F">
          <w:rPr>
            <w:rFonts w:ascii="Times New Roman" w:hAnsi="Times New Roman"/>
            <w:noProof/>
            <w:color w:val="000000"/>
            <w:sz w:val="24"/>
            <w:szCs w:val="24"/>
          </w:rPr>
          <w:delText xml:space="preserve"> </w:delText>
        </w:r>
      </w:del>
    </w:p>
    <w:p w14:paraId="465FC035" w14:textId="77777777" w:rsidR="00D67945" w:rsidRPr="002853FD" w:rsidRDefault="00D67945" w:rsidP="005A15A6">
      <w:pPr>
        <w:spacing w:after="0" w:line="480" w:lineRule="auto"/>
        <w:rPr>
          <w:rFonts w:ascii="Times New Roman" w:hAnsi="Times New Roman"/>
          <w:color w:val="000000"/>
          <w:sz w:val="24"/>
          <w:szCs w:val="24"/>
        </w:rPr>
      </w:pPr>
    </w:p>
    <w:p w14:paraId="6E84E4DD" w14:textId="14D17BBE" w:rsidR="00D67945" w:rsidRPr="002853FD" w:rsidRDefault="3D834E40"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Opening statement:</w:t>
      </w:r>
      <w:r>
        <w:rPr>
          <w:rFonts w:ascii="Times New Roman" w:hAnsi="Times New Roman"/>
          <w:color w:val="000000"/>
          <w:sz w:val="24"/>
          <w:szCs w:val="24"/>
        </w:rPr>
        <w:t xml:space="preserve"> “I hit my head about </w:t>
      </w:r>
      <w:r w:rsidRPr="00391583">
        <w:rPr>
          <w:rFonts w:ascii="Times New Roman" w:hAnsi="Times New Roman"/>
          <w:color w:val="000000"/>
          <w:sz w:val="24"/>
          <w:szCs w:val="24"/>
        </w:rPr>
        <w:t>30 minutes</w:t>
      </w:r>
      <w:r>
        <w:rPr>
          <w:rFonts w:ascii="Times New Roman" w:hAnsi="Times New Roman"/>
          <w:color w:val="000000"/>
          <w:sz w:val="24"/>
          <w:szCs w:val="24"/>
        </w:rPr>
        <w:t xml:space="preserve"> ago</w:t>
      </w:r>
      <w:r w:rsidR="00D20A8D">
        <w:rPr>
          <w:rFonts w:ascii="Times New Roman" w:hAnsi="Times New Roman"/>
          <w:color w:val="000000"/>
          <w:sz w:val="24"/>
          <w:szCs w:val="24"/>
        </w:rPr>
        <w:t>,</w:t>
      </w:r>
      <w:r>
        <w:rPr>
          <w:rFonts w:ascii="Times New Roman" w:hAnsi="Times New Roman"/>
          <w:color w:val="000000"/>
          <w:sz w:val="24"/>
          <w:szCs w:val="24"/>
        </w:rPr>
        <w:t xml:space="preserve"> and the pain is getting worse. I also have a headache now.”</w:t>
      </w:r>
    </w:p>
    <w:p w14:paraId="56973C3E" w14:textId="77777777" w:rsidR="00B83AD4" w:rsidRPr="002853FD" w:rsidRDefault="00B83AD4" w:rsidP="005A15A6">
      <w:pPr>
        <w:spacing w:after="0" w:line="480" w:lineRule="auto"/>
        <w:rPr>
          <w:rFonts w:ascii="Times New Roman" w:hAnsi="Times New Roman"/>
          <w:color w:val="000000"/>
          <w:sz w:val="24"/>
          <w:szCs w:val="24"/>
        </w:rPr>
      </w:pPr>
    </w:p>
    <w:p w14:paraId="21A85F74" w14:textId="6160E588" w:rsidR="007B1E69" w:rsidRPr="002853FD" w:rsidRDefault="3D834E40"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You were goofing off in the hallway, competing to touch an exit sign. It was near a place where the ceiling </w:t>
      </w:r>
      <w:proofErr w:type="gramStart"/>
      <w:r w:rsidRPr="002853FD">
        <w:rPr>
          <w:rFonts w:ascii="Times New Roman" w:hAnsi="Times New Roman"/>
          <w:color w:val="000000"/>
          <w:sz w:val="24"/>
          <w:szCs w:val="24"/>
        </w:rPr>
        <w:t>changes</w:t>
      </w:r>
      <w:proofErr w:type="gramEnd"/>
      <w:r w:rsidRPr="002853FD">
        <w:rPr>
          <w:rFonts w:ascii="Times New Roman" w:hAnsi="Times New Roman"/>
          <w:color w:val="000000"/>
          <w:sz w:val="24"/>
          <w:szCs w:val="24"/>
        </w:rPr>
        <w:t xml:space="preserve"> height and protrudes outward</w:t>
      </w:r>
      <w:r w:rsidR="00C56E9E">
        <w:rPr>
          <w:rFonts w:ascii="Times New Roman" w:hAnsi="Times New Roman"/>
          <w:color w:val="000000"/>
          <w:sz w:val="24"/>
          <w:szCs w:val="24"/>
        </w:rPr>
        <w:t xml:space="preserve">. You noticed the ledge after jumping and turned your head to avoid it, </w:t>
      </w:r>
      <w:r w:rsidR="00F92A4E" w:rsidRPr="002853FD">
        <w:rPr>
          <w:rFonts w:ascii="Times New Roman" w:hAnsi="Times New Roman"/>
          <w:color w:val="000000"/>
          <w:sz w:val="24"/>
          <w:szCs w:val="24"/>
        </w:rPr>
        <w:t xml:space="preserve">but </w:t>
      </w:r>
      <w:r w:rsidR="00C56E9E">
        <w:rPr>
          <w:rFonts w:ascii="Times New Roman" w:hAnsi="Times New Roman"/>
          <w:color w:val="000000"/>
          <w:sz w:val="24"/>
          <w:szCs w:val="24"/>
        </w:rPr>
        <w:t xml:space="preserve">you hit </w:t>
      </w:r>
      <w:r w:rsidR="00F92A4E" w:rsidRPr="002853FD">
        <w:rPr>
          <w:rFonts w:ascii="Times New Roman" w:hAnsi="Times New Roman"/>
          <w:color w:val="000000"/>
          <w:sz w:val="24"/>
          <w:szCs w:val="24"/>
        </w:rPr>
        <w:t xml:space="preserve">the edge </w:t>
      </w:r>
      <w:r w:rsidR="00C56E9E">
        <w:rPr>
          <w:rFonts w:ascii="Times New Roman" w:hAnsi="Times New Roman"/>
          <w:color w:val="000000"/>
          <w:sz w:val="24"/>
          <w:szCs w:val="24"/>
        </w:rPr>
        <w:t>hard</w:t>
      </w:r>
      <w:r w:rsidR="00B0231F">
        <w:rPr>
          <w:rFonts w:ascii="Times New Roman" w:hAnsi="Times New Roman"/>
          <w:color w:val="000000"/>
          <w:sz w:val="24"/>
          <w:szCs w:val="24"/>
        </w:rPr>
        <w:t xml:space="preserve"> </w:t>
      </w:r>
      <w:r w:rsidR="00F92A4E" w:rsidRPr="002853FD">
        <w:rPr>
          <w:rFonts w:ascii="Times New Roman" w:hAnsi="Times New Roman"/>
          <w:color w:val="000000"/>
          <w:sz w:val="24"/>
          <w:szCs w:val="24"/>
        </w:rPr>
        <w:t>in the area pictured.</w:t>
      </w:r>
    </w:p>
    <w:p w14:paraId="69A090D8" w14:textId="77777777" w:rsidR="00D67945" w:rsidRPr="002853FD" w:rsidRDefault="00D67945" w:rsidP="005A15A6">
      <w:pPr>
        <w:spacing w:after="0" w:line="480" w:lineRule="auto"/>
        <w:rPr>
          <w:rFonts w:ascii="Times New Roman" w:hAnsi="Times New Roman"/>
          <w:color w:val="000000"/>
          <w:sz w:val="24"/>
          <w:szCs w:val="24"/>
        </w:rPr>
      </w:pPr>
    </w:p>
    <w:p w14:paraId="2007118C" w14:textId="5B2CB159" w:rsidR="00EA45F2" w:rsidRPr="002853FD" w:rsidRDefault="007B1E69"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You are a </w:t>
      </w:r>
      <w:r w:rsidR="00335B54" w:rsidRPr="002853FD">
        <w:rPr>
          <w:rFonts w:ascii="Times New Roman" w:hAnsi="Times New Roman"/>
          <w:color w:val="000000"/>
          <w:sz w:val="24"/>
          <w:szCs w:val="24"/>
        </w:rPr>
        <w:t>volleyball</w:t>
      </w:r>
      <w:r w:rsidRPr="002853FD">
        <w:rPr>
          <w:rFonts w:ascii="Times New Roman" w:hAnsi="Times New Roman"/>
          <w:color w:val="000000"/>
          <w:sz w:val="24"/>
          <w:szCs w:val="24"/>
        </w:rPr>
        <w:t xml:space="preserve"> athlete. Your position is </w:t>
      </w:r>
      <w:r w:rsidR="00AA5AC2">
        <w:rPr>
          <w:rFonts w:ascii="Times New Roman" w:hAnsi="Times New Roman"/>
          <w:color w:val="000000"/>
          <w:sz w:val="24"/>
          <w:szCs w:val="24"/>
        </w:rPr>
        <w:t>o</w:t>
      </w:r>
      <w:r w:rsidRPr="002853FD">
        <w:rPr>
          <w:rFonts w:ascii="Times New Roman" w:hAnsi="Times New Roman"/>
          <w:color w:val="000000"/>
          <w:sz w:val="24"/>
          <w:szCs w:val="24"/>
        </w:rPr>
        <w:t>utside.</w:t>
      </w:r>
      <w:r>
        <w:rPr>
          <w:rFonts w:ascii="Times New Roman" w:hAnsi="Times New Roman"/>
          <w:color w:val="000000"/>
          <w:sz w:val="24"/>
          <w:szCs w:val="24"/>
        </w:rPr>
        <w:t xml:space="preserve"> You left school for lunch but did not feel hungry and now feel even worse. It happened about </w:t>
      </w:r>
      <w:r w:rsidRPr="00391583">
        <w:rPr>
          <w:rFonts w:ascii="Times New Roman" w:hAnsi="Times New Roman"/>
          <w:color w:val="000000"/>
          <w:sz w:val="24"/>
          <w:szCs w:val="24"/>
        </w:rPr>
        <w:t>30 minutes</w:t>
      </w:r>
      <w:r>
        <w:rPr>
          <w:rFonts w:ascii="Times New Roman" w:hAnsi="Times New Roman"/>
          <w:color w:val="000000"/>
          <w:sz w:val="24"/>
          <w:szCs w:val="24"/>
        </w:rPr>
        <w:t xml:space="preserve"> ago.</w:t>
      </w:r>
    </w:p>
    <w:p w14:paraId="2FAA8540" w14:textId="77777777" w:rsidR="00B83AD4" w:rsidRPr="002853FD" w:rsidRDefault="00B83AD4" w:rsidP="005A15A6">
      <w:pPr>
        <w:spacing w:after="0" w:line="480" w:lineRule="auto"/>
        <w:rPr>
          <w:rFonts w:ascii="Times New Roman" w:hAnsi="Times New Roman"/>
          <w:color w:val="000000"/>
          <w:sz w:val="24"/>
          <w:szCs w:val="24"/>
        </w:rPr>
      </w:pPr>
    </w:p>
    <w:p w14:paraId="4A38D8DD" w14:textId="38C0070C" w:rsidR="00EA45F2" w:rsidRPr="002853FD" w:rsidRDefault="00EA45F2"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Immediate:</w:t>
      </w:r>
      <w:r w:rsidRPr="002853FD">
        <w:rPr>
          <w:rFonts w:ascii="Times New Roman" w:hAnsi="Times New Roman"/>
          <w:color w:val="000000"/>
          <w:sz w:val="24"/>
          <w:szCs w:val="24"/>
        </w:rPr>
        <w:t xml:space="preserve"> You initially felt fine and were able to get up without difficulty. You immediately had a headache, sensitivity to light </w:t>
      </w:r>
      <w:r w:rsidR="00D20A8D">
        <w:rPr>
          <w:rFonts w:ascii="Times New Roman" w:hAnsi="Times New Roman"/>
          <w:color w:val="000000"/>
          <w:sz w:val="24"/>
          <w:szCs w:val="24"/>
        </w:rPr>
        <w:t>and</w:t>
      </w:r>
      <w:r w:rsidRPr="002853FD">
        <w:rPr>
          <w:rFonts w:ascii="Times New Roman" w:hAnsi="Times New Roman"/>
          <w:color w:val="000000"/>
          <w:sz w:val="24"/>
          <w:szCs w:val="24"/>
        </w:rPr>
        <w:t xml:space="preserve"> noise, dizziness, feeling slowed down, difficulty concentrating</w:t>
      </w:r>
      <w:r w:rsidR="00D20A8D">
        <w:rPr>
          <w:rFonts w:ascii="Times New Roman" w:hAnsi="Times New Roman"/>
          <w:color w:val="000000"/>
          <w:sz w:val="24"/>
          <w:szCs w:val="24"/>
        </w:rPr>
        <w:t>,</w:t>
      </w:r>
      <w:r w:rsidRPr="002853FD">
        <w:rPr>
          <w:rFonts w:ascii="Times New Roman" w:hAnsi="Times New Roman"/>
          <w:color w:val="000000"/>
          <w:sz w:val="24"/>
          <w:szCs w:val="24"/>
        </w:rPr>
        <w:t xml:space="preserve"> but you were able to talk and walk normally.</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You felt stupid for hitting your head and </w:t>
      </w:r>
      <w:r w:rsidR="00D20A8D">
        <w:rPr>
          <w:rFonts w:ascii="Times New Roman" w:hAnsi="Times New Roman"/>
          <w:color w:val="000000"/>
          <w:sz w:val="24"/>
          <w:szCs w:val="24"/>
        </w:rPr>
        <w:t>assumed</w:t>
      </w:r>
      <w:r w:rsidRPr="002853FD">
        <w:rPr>
          <w:rFonts w:ascii="Times New Roman" w:hAnsi="Times New Roman"/>
          <w:color w:val="000000"/>
          <w:sz w:val="24"/>
          <w:szCs w:val="24"/>
        </w:rPr>
        <w:t xml:space="preserve"> you </w:t>
      </w:r>
      <w:r w:rsidR="00D20A8D">
        <w:rPr>
          <w:rFonts w:ascii="Times New Roman" w:hAnsi="Times New Roman"/>
          <w:color w:val="000000"/>
          <w:sz w:val="24"/>
          <w:szCs w:val="24"/>
        </w:rPr>
        <w:t>hit</w:t>
      </w:r>
      <w:r w:rsidR="00D20A8D"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it extra hard and </w:t>
      </w:r>
      <w:r w:rsidR="00335B54" w:rsidRPr="002853FD">
        <w:rPr>
          <w:rFonts w:ascii="Times New Roman" w:hAnsi="Times New Roman"/>
          <w:color w:val="000000"/>
          <w:sz w:val="24"/>
          <w:szCs w:val="24"/>
        </w:rPr>
        <w:t>went to lunch</w:t>
      </w:r>
      <w:r w:rsidR="00C56E9E">
        <w:rPr>
          <w:rFonts w:ascii="Times New Roman" w:hAnsi="Times New Roman"/>
          <w:color w:val="000000"/>
          <w:sz w:val="24"/>
          <w:szCs w:val="24"/>
        </w:rPr>
        <w:t>, assuming it would go away</w:t>
      </w:r>
      <w:r w:rsidR="00335B54" w:rsidRPr="002853FD">
        <w:rPr>
          <w:rFonts w:ascii="Times New Roman" w:hAnsi="Times New Roman"/>
          <w:color w:val="000000"/>
          <w:sz w:val="24"/>
          <w:szCs w:val="24"/>
        </w:rPr>
        <w:t>.</w:t>
      </w:r>
    </w:p>
    <w:p w14:paraId="08B54597" w14:textId="77777777" w:rsidR="00D67945" w:rsidRPr="002853FD" w:rsidRDefault="00D67945" w:rsidP="005A15A6">
      <w:pPr>
        <w:spacing w:after="0" w:line="480" w:lineRule="auto"/>
        <w:rPr>
          <w:rFonts w:ascii="Times New Roman" w:hAnsi="Times New Roman"/>
          <w:color w:val="000000"/>
          <w:sz w:val="24"/>
          <w:szCs w:val="24"/>
        </w:rPr>
      </w:pPr>
    </w:p>
    <w:p w14:paraId="64034DBC" w14:textId="006AD358" w:rsidR="00EA45F2" w:rsidRPr="002853FD" w:rsidRDefault="00335B54"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You feel like you could vomit. You are pale, a little clammy</w:t>
      </w:r>
      <w:r w:rsidR="00D20A8D">
        <w:rPr>
          <w:rFonts w:ascii="Times New Roman" w:hAnsi="Times New Roman"/>
          <w:color w:val="000000"/>
          <w:sz w:val="24"/>
          <w:szCs w:val="24"/>
        </w:rPr>
        <w:t>,</w:t>
      </w:r>
      <w:r w:rsidRPr="002853FD">
        <w:rPr>
          <w:rFonts w:ascii="Times New Roman" w:hAnsi="Times New Roman"/>
          <w:color w:val="000000"/>
          <w:sz w:val="24"/>
          <w:szCs w:val="24"/>
        </w:rPr>
        <w:t xml:space="preserve"> and sweaty. All your symptoms have only gotten worse.</w:t>
      </w:r>
    </w:p>
    <w:p w14:paraId="0A89A8D7" w14:textId="77777777" w:rsidR="00D67945" w:rsidRPr="002853FD" w:rsidRDefault="00D67945" w:rsidP="005A15A6">
      <w:pPr>
        <w:spacing w:after="0" w:line="480" w:lineRule="auto"/>
        <w:rPr>
          <w:rFonts w:ascii="Times New Roman" w:hAnsi="Times New Roman"/>
          <w:color w:val="000000"/>
          <w:sz w:val="24"/>
          <w:szCs w:val="24"/>
        </w:rPr>
      </w:pPr>
    </w:p>
    <w:p w14:paraId="62E4A804" w14:textId="3CC4F9E2" w:rsidR="00EA45F2" w:rsidRPr="002853FD" w:rsidRDefault="00EA45F2"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You feel sick and dizzy.</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You have not vomited.</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You have a headache.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Moving your head around hurts.</w:t>
      </w:r>
    </w:p>
    <w:p w14:paraId="4078F4AE" w14:textId="77777777" w:rsidR="00D67945" w:rsidRPr="002853FD" w:rsidRDefault="00D67945" w:rsidP="005A15A6">
      <w:pPr>
        <w:spacing w:after="0" w:line="480" w:lineRule="auto"/>
        <w:rPr>
          <w:rFonts w:ascii="Times New Roman" w:hAnsi="Times New Roman"/>
          <w:color w:val="000000"/>
          <w:sz w:val="24"/>
          <w:szCs w:val="24"/>
        </w:rPr>
      </w:pPr>
    </w:p>
    <w:p w14:paraId="7AE9554F" w14:textId="6BB32B71" w:rsidR="00EA45F2" w:rsidRPr="002853FD" w:rsidRDefault="7464A50C"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You are shielding your eyes, holding your head, and trying not to raise your blood pressure or stimulate yourself too much.</w:t>
      </w:r>
    </w:p>
    <w:p w14:paraId="5D67CB92" w14:textId="77777777" w:rsidR="00D67945" w:rsidRPr="002853FD" w:rsidRDefault="00D67945" w:rsidP="005A15A6">
      <w:pPr>
        <w:spacing w:after="0" w:line="480" w:lineRule="auto"/>
        <w:rPr>
          <w:rFonts w:ascii="Times New Roman" w:hAnsi="Times New Roman"/>
          <w:color w:val="000000"/>
          <w:sz w:val="24"/>
          <w:szCs w:val="24"/>
        </w:rPr>
      </w:pPr>
    </w:p>
    <w:p w14:paraId="2EA0C2B7" w14:textId="53966DCF" w:rsidR="00335B54" w:rsidRPr="002853FD" w:rsidRDefault="00335B54"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If your pupils are checked, they are slow to react and may be slightly different in size.</w:t>
      </w:r>
    </w:p>
    <w:p w14:paraId="632E2981" w14:textId="77777777" w:rsidR="00B83AD4" w:rsidRPr="002853FD" w:rsidRDefault="00B83AD4" w:rsidP="005A15A6">
      <w:pPr>
        <w:spacing w:after="0" w:line="480" w:lineRule="auto"/>
        <w:rPr>
          <w:rFonts w:ascii="Times New Roman" w:hAnsi="Times New Roman"/>
          <w:color w:val="000000"/>
          <w:sz w:val="24"/>
          <w:szCs w:val="24"/>
        </w:rPr>
      </w:pPr>
    </w:p>
    <w:p w14:paraId="5631D7F5" w14:textId="155F4CCE" w:rsidR="00335B54" w:rsidRPr="002853FD" w:rsidRDefault="00335B54"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 xml:space="preserve">Medical </w:t>
      </w:r>
      <w:r w:rsidR="00D20A8D">
        <w:rPr>
          <w:rFonts w:ascii="Times New Roman" w:hAnsi="Times New Roman"/>
          <w:b/>
          <w:bCs/>
          <w:color w:val="000000"/>
          <w:sz w:val="24"/>
          <w:szCs w:val="24"/>
        </w:rPr>
        <w:t>h</w:t>
      </w:r>
      <w:r w:rsidRPr="002853FD">
        <w:rPr>
          <w:rFonts w:ascii="Times New Roman" w:hAnsi="Times New Roman"/>
          <w:b/>
          <w:bCs/>
          <w:color w:val="000000"/>
          <w:sz w:val="24"/>
          <w:szCs w:val="24"/>
        </w:rPr>
        <w:t>istory:</w:t>
      </w:r>
      <w:r w:rsidRPr="002853FD">
        <w:rPr>
          <w:rFonts w:ascii="Times New Roman" w:hAnsi="Times New Roman"/>
          <w:color w:val="000000"/>
          <w:sz w:val="24"/>
          <w:szCs w:val="24"/>
        </w:rPr>
        <w:t xml:space="preserve"> You had a wart removed. You participated in the PPE. If female, you take birth control. If they ask, you took </w:t>
      </w:r>
      <w:r w:rsidR="00D20A8D">
        <w:rPr>
          <w:rFonts w:ascii="Times New Roman" w:hAnsi="Times New Roman"/>
          <w:color w:val="000000"/>
          <w:sz w:val="24"/>
          <w:szCs w:val="24"/>
        </w:rPr>
        <w:t>i</w:t>
      </w:r>
      <w:r w:rsidRPr="002853FD">
        <w:rPr>
          <w:rFonts w:ascii="Times New Roman" w:hAnsi="Times New Roman"/>
          <w:color w:val="000000"/>
          <w:sz w:val="24"/>
          <w:szCs w:val="24"/>
        </w:rPr>
        <w:t xml:space="preserve">buprofen </w:t>
      </w:r>
      <w:r w:rsidR="00C56E9E">
        <w:rPr>
          <w:rFonts w:ascii="Times New Roman" w:hAnsi="Times New Roman"/>
          <w:color w:val="000000"/>
          <w:sz w:val="24"/>
          <w:szCs w:val="24"/>
        </w:rPr>
        <w:t xml:space="preserve">for your headache </w:t>
      </w:r>
      <w:r w:rsidRPr="002853FD">
        <w:rPr>
          <w:rFonts w:ascii="Times New Roman" w:hAnsi="Times New Roman"/>
          <w:color w:val="000000"/>
          <w:sz w:val="24"/>
          <w:szCs w:val="24"/>
        </w:rPr>
        <w:t>just before coming in</w:t>
      </w:r>
      <w:r w:rsidR="00D20A8D">
        <w:rPr>
          <w:rFonts w:ascii="Times New Roman" w:hAnsi="Times New Roman"/>
          <w:color w:val="000000"/>
          <w:sz w:val="24"/>
          <w:szCs w:val="24"/>
        </w:rPr>
        <w:t xml:space="preserve"> and</w:t>
      </w:r>
      <w:r w:rsidRPr="002853FD">
        <w:rPr>
          <w:rFonts w:ascii="Times New Roman" w:hAnsi="Times New Roman"/>
          <w:color w:val="000000"/>
          <w:sz w:val="24"/>
          <w:szCs w:val="24"/>
        </w:rPr>
        <w:t xml:space="preserve"> forgot to mention </w:t>
      </w:r>
      <w:r w:rsidR="00D20A8D">
        <w:rPr>
          <w:rFonts w:ascii="Times New Roman" w:hAnsi="Times New Roman"/>
          <w:color w:val="000000"/>
          <w:sz w:val="24"/>
          <w:szCs w:val="24"/>
        </w:rPr>
        <w:t xml:space="preserve">it </w:t>
      </w:r>
      <w:r w:rsidRPr="002853FD">
        <w:rPr>
          <w:rFonts w:ascii="Times New Roman" w:hAnsi="Times New Roman"/>
          <w:color w:val="000000"/>
          <w:sz w:val="24"/>
          <w:szCs w:val="24"/>
        </w:rPr>
        <w:t>earlier.</w:t>
      </w:r>
      <w:del w:id="24" w:author="Anna Seaman" w:date="2026-08-12T13:13:00Z" w16du:dateUtc="2026-08-12T18:13:00Z">
        <w:r w:rsidRPr="002853FD" w:rsidDel="001E0A4F">
          <w:rPr>
            <w:rFonts w:ascii="Times New Roman" w:hAnsi="Times New Roman"/>
            <w:color w:val="000000"/>
            <w:sz w:val="24"/>
            <w:szCs w:val="24"/>
          </w:rPr>
          <w:delText xml:space="preserve"> </w:delText>
        </w:r>
      </w:del>
    </w:p>
    <w:p w14:paraId="6C099341" w14:textId="6CDEBB95" w:rsidR="00EA45F2" w:rsidRPr="002853FD" w:rsidRDefault="7464A50C" w:rsidP="005A15A6">
      <w:pPr>
        <w:spacing w:after="0" w:line="480" w:lineRule="auto"/>
        <w:rPr>
          <w:rFonts w:ascii="Times New Roman" w:hAnsi="Times New Roman"/>
          <w:color w:val="000000"/>
          <w:sz w:val="24"/>
          <w:szCs w:val="24"/>
        </w:rPr>
      </w:pPr>
      <w:r w:rsidRPr="00B0231F">
        <w:rPr>
          <w:rFonts w:ascii="Times New Roman" w:hAnsi="Times New Roman"/>
          <w:b/>
          <w:bCs/>
          <w:color w:val="000000"/>
          <w:sz w:val="24"/>
          <w:szCs w:val="24"/>
        </w:rPr>
        <w:t>Exam:</w:t>
      </w:r>
      <w:r w:rsidRPr="002853FD">
        <w:rPr>
          <w:rFonts w:ascii="Times New Roman" w:hAnsi="Times New Roman"/>
          <w:color w:val="000000"/>
          <w:sz w:val="24"/>
          <w:szCs w:val="24"/>
        </w:rPr>
        <w:t xml:space="preserve"> There is no noticeable swelling or damage.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However, it hurts for you to touch the spot</w:t>
      </w:r>
      <w:r w:rsidR="00E40C86" w:rsidRPr="002853FD">
        <w:rPr>
          <w:rFonts w:ascii="Times New Roman" w:hAnsi="Times New Roman"/>
          <w:color w:val="000000"/>
          <w:sz w:val="24"/>
          <w:szCs w:val="24"/>
        </w:rPr>
        <w:t xml:space="preserve"> where you hit your head</w:t>
      </w:r>
      <w:r w:rsidRPr="002853FD">
        <w:rPr>
          <w:rFonts w:ascii="Times New Roman" w:hAnsi="Times New Roman"/>
          <w:color w:val="000000"/>
          <w:sz w:val="24"/>
          <w:szCs w:val="24"/>
        </w:rPr>
        <w:t>.</w:t>
      </w:r>
    </w:p>
    <w:p w14:paraId="18BE3873" w14:textId="27C23234" w:rsidR="00EA45F2" w:rsidRPr="002853FD" w:rsidRDefault="00EA45F2"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lastRenderedPageBreak/>
        <w:t>Diagnosis:</w:t>
      </w:r>
      <w:r w:rsidRPr="002853FD">
        <w:rPr>
          <w:rFonts w:ascii="Times New Roman" w:hAnsi="Times New Roman"/>
          <w:color w:val="000000"/>
          <w:sz w:val="24"/>
          <w:szCs w:val="24"/>
        </w:rPr>
        <w:t xml:space="preserve"> </w:t>
      </w:r>
      <w:r w:rsidR="00335B54" w:rsidRPr="002853FD">
        <w:rPr>
          <w:rFonts w:ascii="Times New Roman" w:hAnsi="Times New Roman"/>
          <w:color w:val="000000"/>
          <w:sz w:val="24"/>
          <w:szCs w:val="24"/>
        </w:rPr>
        <w:t>Some type of</w:t>
      </w:r>
      <w:r w:rsidRPr="002853FD">
        <w:rPr>
          <w:rFonts w:ascii="Times New Roman" w:hAnsi="Times New Roman"/>
          <w:color w:val="000000"/>
          <w:sz w:val="24"/>
          <w:szCs w:val="24"/>
        </w:rPr>
        <w:t xml:space="preserve"> </w:t>
      </w:r>
      <w:r w:rsidR="00335B54" w:rsidRPr="002853FD">
        <w:rPr>
          <w:rFonts w:ascii="Times New Roman" w:hAnsi="Times New Roman"/>
          <w:color w:val="000000"/>
          <w:sz w:val="24"/>
          <w:szCs w:val="24"/>
        </w:rPr>
        <w:t>h</w:t>
      </w:r>
      <w:r w:rsidRPr="002853FD">
        <w:rPr>
          <w:rFonts w:ascii="Times New Roman" w:hAnsi="Times New Roman"/>
          <w:color w:val="000000"/>
          <w:sz w:val="24"/>
          <w:szCs w:val="24"/>
        </w:rPr>
        <w:t>ematoma with</w:t>
      </w:r>
      <w:r w:rsidR="00335B54" w:rsidRPr="002853FD">
        <w:rPr>
          <w:rFonts w:ascii="Times New Roman" w:hAnsi="Times New Roman"/>
          <w:color w:val="000000"/>
          <w:sz w:val="24"/>
          <w:szCs w:val="24"/>
        </w:rPr>
        <w:t xml:space="preserve"> a small</w:t>
      </w:r>
      <w:r w:rsidRPr="002853FD">
        <w:rPr>
          <w:rFonts w:ascii="Times New Roman" w:hAnsi="Times New Roman"/>
          <w:color w:val="000000"/>
          <w:sz w:val="24"/>
          <w:szCs w:val="24"/>
        </w:rPr>
        <w:t xml:space="preserve"> </w:t>
      </w:r>
      <w:r w:rsidR="00335B54" w:rsidRPr="002853FD">
        <w:rPr>
          <w:rFonts w:ascii="Times New Roman" w:hAnsi="Times New Roman"/>
          <w:color w:val="000000"/>
          <w:sz w:val="24"/>
          <w:szCs w:val="24"/>
        </w:rPr>
        <w:t>s</w:t>
      </w:r>
      <w:r w:rsidRPr="002853FD">
        <w:rPr>
          <w:rFonts w:ascii="Times New Roman" w:hAnsi="Times New Roman"/>
          <w:color w:val="000000"/>
          <w:sz w:val="24"/>
          <w:szCs w:val="24"/>
        </w:rPr>
        <w:t xml:space="preserve">kull </w:t>
      </w:r>
      <w:r w:rsidR="00335B54" w:rsidRPr="002853FD">
        <w:rPr>
          <w:rFonts w:ascii="Times New Roman" w:hAnsi="Times New Roman"/>
          <w:color w:val="000000"/>
          <w:sz w:val="24"/>
          <w:szCs w:val="24"/>
        </w:rPr>
        <w:t>f</w:t>
      </w:r>
      <w:r>
        <w:rPr>
          <w:rFonts w:ascii="Times New Roman" w:hAnsi="Times New Roman"/>
          <w:color w:val="000000"/>
          <w:sz w:val="24"/>
          <w:szCs w:val="24"/>
        </w:rPr>
        <w:t>racture</w:t>
      </w:r>
      <w:r w:rsidR="005E23AD">
        <w:rPr>
          <w:rFonts w:ascii="Times New Roman" w:hAnsi="Times New Roman"/>
          <w:color w:val="000000"/>
          <w:sz w:val="24"/>
          <w:szCs w:val="24"/>
        </w:rPr>
        <w:t>—</w:t>
      </w:r>
      <w:bookmarkStart w:id="25" w:name="_Hlk50014953"/>
      <w:r>
        <w:rPr>
          <w:rFonts w:ascii="Times New Roman" w:hAnsi="Times New Roman"/>
          <w:color w:val="000000"/>
          <w:sz w:val="24"/>
          <w:szCs w:val="24"/>
        </w:rPr>
        <w:t>no movement, swelling, or deformity</w:t>
      </w:r>
      <w:r w:rsidR="005E23AD">
        <w:rPr>
          <w:rFonts w:ascii="Times New Roman" w:hAnsi="Times New Roman"/>
          <w:color w:val="000000"/>
          <w:sz w:val="24"/>
          <w:szCs w:val="24"/>
        </w:rPr>
        <w:t>—</w:t>
      </w:r>
      <w:r>
        <w:rPr>
          <w:rFonts w:ascii="Times New Roman" w:hAnsi="Times New Roman"/>
          <w:color w:val="000000"/>
          <w:sz w:val="24"/>
          <w:szCs w:val="24"/>
        </w:rPr>
        <w:t>fracture is in line and does not produce movement, swelling, or deformity</w:t>
      </w:r>
      <w:bookmarkEnd w:id="25"/>
      <w:r w:rsidR="00335B54" w:rsidRPr="002853FD">
        <w:rPr>
          <w:rFonts w:ascii="Times New Roman" w:hAnsi="Times New Roman"/>
          <w:color w:val="000000"/>
          <w:sz w:val="24"/>
          <w:szCs w:val="24"/>
        </w:rPr>
        <w:t>.</w:t>
      </w:r>
      <w:del w:id="26" w:author="Anna Seaman" w:date="2026-08-12T13:13:00Z" w16du:dateUtc="2026-08-12T18:13:00Z">
        <w:r w:rsidR="00335B54" w:rsidRPr="002853FD" w:rsidDel="001E0A4F">
          <w:rPr>
            <w:rFonts w:ascii="Times New Roman" w:hAnsi="Times New Roman"/>
            <w:color w:val="000000"/>
            <w:sz w:val="24"/>
            <w:szCs w:val="24"/>
          </w:rPr>
          <w:delText xml:space="preserve"> </w:delText>
        </w:r>
      </w:del>
    </w:p>
    <w:p w14:paraId="1533AEF0" w14:textId="77777777" w:rsidR="0060769A" w:rsidRPr="002853FD" w:rsidRDefault="0060769A" w:rsidP="005A15A6">
      <w:pPr>
        <w:spacing w:after="0" w:line="480" w:lineRule="auto"/>
        <w:rPr>
          <w:rFonts w:ascii="Times New Roman" w:hAnsi="Times New Roman"/>
          <w:color w:val="000000"/>
          <w:sz w:val="24"/>
          <w:szCs w:val="24"/>
        </w:rPr>
      </w:pPr>
    </w:p>
    <w:p w14:paraId="52B31288" w14:textId="5D0B4A71"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&lt;b&gt;Safety</w:t>
      </w:r>
    </w:p>
    <w:p w14:paraId="60F315E5" w14:textId="126268F9"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The phrase “Time</w:t>
      </w:r>
      <w:r w:rsidR="001761DF">
        <w:rPr>
          <w:rFonts w:ascii="Times New Roman" w:hAnsi="Times New Roman"/>
          <w:color w:val="000000"/>
          <w:sz w:val="24"/>
          <w:szCs w:val="24"/>
        </w:rPr>
        <w:t>-</w:t>
      </w:r>
      <w:r w:rsidRPr="002853FD">
        <w:rPr>
          <w:rFonts w:ascii="Times New Roman" w:hAnsi="Times New Roman"/>
          <w:color w:val="000000"/>
          <w:sz w:val="24"/>
          <w:szCs w:val="24"/>
        </w:rPr>
        <w:t>out</w:t>
      </w:r>
      <w:r w:rsidR="001761DF">
        <w:rPr>
          <w:rFonts w:ascii="Times New Roman" w:hAnsi="Times New Roman"/>
          <w:color w:val="000000"/>
          <w:sz w:val="24"/>
          <w:szCs w:val="24"/>
        </w:rPr>
        <w:t>;</w:t>
      </w:r>
      <w:r w:rsidRPr="002853FD">
        <w:rPr>
          <w:rFonts w:ascii="Times New Roman" w:hAnsi="Times New Roman"/>
          <w:color w:val="000000"/>
          <w:sz w:val="24"/>
          <w:szCs w:val="24"/>
        </w:rPr>
        <w:t xml:space="preserve"> </w:t>
      </w:r>
      <w:r w:rsidR="001761DF">
        <w:rPr>
          <w:rFonts w:ascii="Times New Roman" w:hAnsi="Times New Roman"/>
          <w:color w:val="000000"/>
          <w:sz w:val="24"/>
          <w:szCs w:val="24"/>
        </w:rPr>
        <w:t>t</w:t>
      </w:r>
      <w:r w:rsidRPr="002853FD">
        <w:rPr>
          <w:rFonts w:ascii="Times New Roman" w:hAnsi="Times New Roman"/>
          <w:color w:val="000000"/>
          <w:sz w:val="24"/>
          <w:szCs w:val="24"/>
        </w:rPr>
        <w:t>ime</w:t>
      </w:r>
      <w:r w:rsidR="001761DF">
        <w:rPr>
          <w:rFonts w:ascii="Times New Roman" w:hAnsi="Times New Roman"/>
          <w:color w:val="000000"/>
          <w:sz w:val="24"/>
          <w:szCs w:val="24"/>
        </w:rPr>
        <w:t>-</w:t>
      </w:r>
      <w:r w:rsidRPr="002853FD">
        <w:rPr>
          <w:rFonts w:ascii="Times New Roman" w:hAnsi="Times New Roman"/>
          <w:color w:val="000000"/>
          <w:sz w:val="24"/>
          <w:szCs w:val="24"/>
        </w:rPr>
        <w:t xml:space="preserve">out” is used to immediately stop a simulation. As </w:t>
      </w:r>
      <w:proofErr w:type="gramStart"/>
      <w:r w:rsidRPr="002853FD">
        <w:rPr>
          <w:rFonts w:ascii="Times New Roman" w:hAnsi="Times New Roman"/>
          <w:color w:val="000000"/>
          <w:sz w:val="24"/>
          <w:szCs w:val="24"/>
        </w:rPr>
        <w:t>the</w:t>
      </w:r>
      <w:proofErr w:type="gramEnd"/>
      <w:r w:rsidRPr="002853FD">
        <w:rPr>
          <w:rFonts w:ascii="Times New Roman" w:hAnsi="Times New Roman"/>
          <w:color w:val="000000"/>
          <w:sz w:val="24"/>
          <w:szCs w:val="24"/>
        </w:rPr>
        <w:t xml:space="preserve"> standardized patient</w:t>
      </w:r>
      <w:r w:rsidR="001761DF">
        <w:rPr>
          <w:rFonts w:ascii="Times New Roman" w:hAnsi="Times New Roman"/>
          <w:color w:val="000000"/>
          <w:sz w:val="24"/>
          <w:szCs w:val="24"/>
        </w:rPr>
        <w:t>,</w:t>
      </w:r>
      <w:r w:rsidRPr="002853FD">
        <w:rPr>
          <w:rFonts w:ascii="Times New Roman" w:hAnsi="Times New Roman"/>
          <w:color w:val="000000"/>
          <w:sz w:val="24"/>
          <w:szCs w:val="24"/>
        </w:rPr>
        <w:t xml:space="preserve"> you can say this at any time. It is particularly designed to </w:t>
      </w:r>
      <w:r w:rsidR="001761DF">
        <w:rPr>
          <w:rFonts w:ascii="Times New Roman" w:hAnsi="Times New Roman"/>
          <w:color w:val="000000"/>
          <w:sz w:val="24"/>
          <w:szCs w:val="24"/>
        </w:rPr>
        <w:t>en</w:t>
      </w:r>
      <w:r w:rsidRPr="002853FD">
        <w:rPr>
          <w:rFonts w:ascii="Times New Roman" w:hAnsi="Times New Roman"/>
          <w:color w:val="000000"/>
          <w:sz w:val="24"/>
          <w:szCs w:val="24"/>
        </w:rPr>
        <w:t>sure you</w:t>
      </w:r>
      <w:r w:rsidR="001761DF">
        <w:rPr>
          <w:rFonts w:ascii="Times New Roman" w:hAnsi="Times New Roman"/>
          <w:color w:val="000000"/>
          <w:sz w:val="24"/>
          <w:szCs w:val="24"/>
        </w:rPr>
        <w:t>r</w:t>
      </w:r>
      <w:r w:rsidRPr="002853FD">
        <w:rPr>
          <w:rFonts w:ascii="Times New Roman" w:hAnsi="Times New Roman"/>
          <w:color w:val="000000"/>
          <w:sz w:val="24"/>
          <w:szCs w:val="24"/>
        </w:rPr>
        <w:t xml:space="preserve"> safe</w:t>
      </w:r>
      <w:r w:rsidR="001761DF">
        <w:rPr>
          <w:rFonts w:ascii="Times New Roman" w:hAnsi="Times New Roman"/>
          <w:color w:val="000000"/>
          <w:sz w:val="24"/>
          <w:szCs w:val="24"/>
        </w:rPr>
        <w:t>ty</w:t>
      </w:r>
      <w:r w:rsidRPr="002853FD">
        <w:rPr>
          <w:rFonts w:ascii="Times New Roman" w:hAnsi="Times New Roman"/>
          <w:color w:val="000000"/>
          <w:sz w:val="24"/>
          <w:szCs w:val="24"/>
        </w:rPr>
        <w:t xml:space="preserve"> and </w:t>
      </w:r>
      <w:r w:rsidR="001761DF">
        <w:rPr>
          <w:rFonts w:ascii="Times New Roman" w:hAnsi="Times New Roman"/>
          <w:color w:val="000000"/>
          <w:sz w:val="24"/>
          <w:szCs w:val="24"/>
        </w:rPr>
        <w:t xml:space="preserve">help you </w:t>
      </w:r>
      <w:r w:rsidRPr="002853FD">
        <w:rPr>
          <w:rFonts w:ascii="Times New Roman" w:hAnsi="Times New Roman"/>
          <w:color w:val="000000"/>
          <w:sz w:val="24"/>
          <w:szCs w:val="24"/>
        </w:rPr>
        <w:t>feel safe.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All participants are taught this phrase. It means the same for everyone. If it is said, the simulation will immediately stop.</w:t>
      </w:r>
    </w:p>
    <w:p w14:paraId="2CB15ABB" w14:textId="77777777" w:rsidR="006352E6" w:rsidRPr="002853FD"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downloadable content\</w:t>
      </w:r>
    </w:p>
    <w:p w14:paraId="2AF27886" w14:textId="77777777" w:rsidR="006352E6" w:rsidRPr="002853FD" w:rsidRDefault="006352E6" w:rsidP="005A15A6">
      <w:pPr>
        <w:spacing w:after="0" w:line="480" w:lineRule="auto"/>
        <w:rPr>
          <w:rFonts w:ascii="Times New Roman" w:hAnsi="Times New Roman"/>
          <w:color w:val="000000"/>
          <w:sz w:val="24"/>
        </w:rPr>
      </w:pPr>
    </w:p>
    <w:p w14:paraId="3306762F" w14:textId="00518C18" w:rsidR="006352E6" w:rsidRPr="002853FD"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qqBEGIN</w:t>
      </w:r>
      <w:proofErr w:type="spellEnd"/>
      <w:r w:rsidRPr="002853FD">
        <w:rPr>
          <w:rFonts w:ascii="Times New Roman" w:hAnsi="Times New Roman"/>
          <w:b/>
          <w:bCs/>
          <w:color w:val="000000"/>
          <w:sz w:val="24"/>
          <w:szCs w:val="24"/>
        </w:rPr>
        <w:t xml:space="preserve"> downloadable content\</w:t>
      </w:r>
      <w:r w:rsidR="001761DF">
        <w:rPr>
          <w:rFonts w:ascii="Times New Roman" w:hAnsi="Times New Roman"/>
          <w:b/>
          <w:bCs/>
          <w:color w:val="000000"/>
          <w:sz w:val="24"/>
          <w:szCs w:val="24"/>
        </w:rPr>
        <w:t xml:space="preserve">Button name: </w:t>
      </w:r>
      <w:r w:rsidR="001761DF" w:rsidRPr="00B0231F">
        <w:rPr>
          <w:rFonts w:ascii="Times New Roman" w:hAnsi="Times New Roman"/>
          <w:b/>
          <w:bCs/>
          <w:color w:val="000000"/>
          <w:sz w:val="24"/>
          <w:szCs w:val="24"/>
        </w:rPr>
        <w:t>Instructions for SP 5: Track, Sideline</w:t>
      </w:r>
    </w:p>
    <w:p w14:paraId="07CBC218" w14:textId="03A20C39" w:rsidR="00304E23" w:rsidRPr="002853FD" w:rsidRDefault="00DC75C0"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&lt;title&gt;</w:t>
      </w:r>
      <w:r>
        <w:rPr>
          <w:rFonts w:ascii="Times New Roman" w:hAnsi="Times New Roman"/>
          <w:color w:val="000000"/>
          <w:sz w:val="24"/>
          <w:szCs w:val="24"/>
        </w:rPr>
        <w:t xml:space="preserve">Instructions for SP </w:t>
      </w:r>
      <w:r w:rsidRPr="00391583">
        <w:rPr>
          <w:rFonts w:ascii="Times New Roman" w:hAnsi="Times New Roman"/>
          <w:color w:val="000000"/>
          <w:sz w:val="24"/>
          <w:szCs w:val="24"/>
        </w:rPr>
        <w:t>5</w:t>
      </w:r>
      <w:r>
        <w:rPr>
          <w:rFonts w:ascii="Times New Roman" w:hAnsi="Times New Roman"/>
          <w:color w:val="000000"/>
          <w:sz w:val="24"/>
          <w:szCs w:val="24"/>
        </w:rPr>
        <w:t xml:space="preserve">: </w:t>
      </w:r>
      <w:r w:rsidR="0010321D" w:rsidRPr="002853FD">
        <w:rPr>
          <w:rFonts w:ascii="Times New Roman" w:hAnsi="Times New Roman"/>
          <w:color w:val="000000"/>
          <w:sz w:val="24"/>
          <w:szCs w:val="24"/>
        </w:rPr>
        <w:t>Track</w:t>
      </w:r>
      <w:r w:rsidR="004A3FE4" w:rsidRPr="002853FD">
        <w:rPr>
          <w:rFonts w:ascii="Times New Roman" w:hAnsi="Times New Roman"/>
          <w:color w:val="000000"/>
          <w:sz w:val="24"/>
          <w:szCs w:val="24"/>
        </w:rPr>
        <w:t>, Sideline</w:t>
      </w:r>
    </w:p>
    <w:p w14:paraId="78374836" w14:textId="77777777" w:rsidR="00D67945" w:rsidRPr="002853FD" w:rsidRDefault="00D67945" w:rsidP="005A15A6">
      <w:pPr>
        <w:spacing w:after="0" w:line="480" w:lineRule="auto"/>
        <w:rPr>
          <w:rFonts w:ascii="Times New Roman" w:hAnsi="Times New Roman"/>
          <w:color w:val="000000"/>
          <w:sz w:val="24"/>
          <w:szCs w:val="24"/>
        </w:rPr>
      </w:pPr>
    </w:p>
    <w:p w14:paraId="7CF9FA15" w14:textId="77777777" w:rsidR="00D67945" w:rsidRPr="002853FD" w:rsidRDefault="7464A50C"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Opening statement:</w:t>
      </w:r>
      <w:r w:rsidRPr="002853FD">
        <w:rPr>
          <w:rFonts w:ascii="Times New Roman" w:hAnsi="Times New Roman"/>
          <w:color w:val="000000"/>
          <w:sz w:val="24"/>
          <w:szCs w:val="24"/>
        </w:rPr>
        <w:t xml:space="preserve"> “I need my heel taped. It hurts so much.”</w:t>
      </w:r>
      <w:del w:id="27" w:author="Anna Seaman" w:date="2026-08-12T13:13:00Z" w16du:dateUtc="2026-08-12T18:13:00Z">
        <w:r w:rsidRPr="002853FD" w:rsidDel="001E0A4F">
          <w:rPr>
            <w:rFonts w:ascii="Times New Roman" w:hAnsi="Times New Roman"/>
            <w:color w:val="000000"/>
            <w:sz w:val="24"/>
            <w:szCs w:val="24"/>
          </w:rPr>
          <w:delText xml:space="preserve"> </w:delText>
        </w:r>
      </w:del>
    </w:p>
    <w:p w14:paraId="786CE48A" w14:textId="77777777" w:rsidR="00D67945" w:rsidRPr="002853FD" w:rsidRDefault="00D67945" w:rsidP="005A15A6">
      <w:pPr>
        <w:spacing w:after="0" w:line="480" w:lineRule="auto"/>
        <w:rPr>
          <w:rFonts w:ascii="Times New Roman" w:hAnsi="Times New Roman"/>
          <w:color w:val="000000"/>
          <w:sz w:val="24"/>
          <w:szCs w:val="24"/>
        </w:rPr>
      </w:pPr>
    </w:p>
    <w:p w14:paraId="76B42886" w14:textId="176EDAC6" w:rsidR="0010321D" w:rsidRPr="002853FD" w:rsidRDefault="7464A50C" w:rsidP="005A15A6">
      <w:pPr>
        <w:spacing w:after="0" w:line="480" w:lineRule="auto"/>
        <w:rPr>
          <w:rFonts w:ascii="Times New Roman" w:hAnsi="Times New Roman"/>
          <w:color w:val="000000"/>
          <w:sz w:val="24"/>
          <w:szCs w:val="24"/>
        </w:rPr>
      </w:pPr>
      <w:r>
        <w:rPr>
          <w:rFonts w:ascii="Times New Roman" w:hAnsi="Times New Roman"/>
          <w:color w:val="000000"/>
          <w:sz w:val="24"/>
          <w:szCs w:val="24"/>
        </w:rPr>
        <w:t>You complain of heel pain</w:t>
      </w:r>
      <w:r w:rsidR="001761DF">
        <w:rPr>
          <w:rFonts w:ascii="Times New Roman" w:hAnsi="Times New Roman"/>
          <w:color w:val="000000"/>
          <w:sz w:val="24"/>
          <w:szCs w:val="24"/>
        </w:rPr>
        <w:t>,</w:t>
      </w:r>
      <w:r>
        <w:rPr>
          <w:rFonts w:ascii="Times New Roman" w:hAnsi="Times New Roman"/>
          <w:color w:val="000000"/>
          <w:sz w:val="24"/>
          <w:szCs w:val="24"/>
        </w:rPr>
        <w:t xml:space="preserve"> </w:t>
      </w:r>
      <w:r w:rsidRPr="00391583">
        <w:rPr>
          <w:rFonts w:ascii="Times New Roman" w:hAnsi="Times New Roman"/>
          <w:color w:val="000000"/>
          <w:sz w:val="24"/>
          <w:szCs w:val="24"/>
        </w:rPr>
        <w:t>8</w:t>
      </w:r>
      <w:r>
        <w:rPr>
          <w:rFonts w:ascii="Times New Roman" w:hAnsi="Times New Roman"/>
          <w:color w:val="000000"/>
          <w:sz w:val="24"/>
          <w:szCs w:val="24"/>
        </w:rPr>
        <w:t>/</w:t>
      </w:r>
      <w:r w:rsidRPr="00391583">
        <w:rPr>
          <w:rFonts w:ascii="Times New Roman" w:hAnsi="Times New Roman"/>
          <w:color w:val="000000"/>
          <w:sz w:val="24"/>
          <w:szCs w:val="24"/>
        </w:rPr>
        <w:t>10</w:t>
      </w:r>
      <w:r>
        <w:rPr>
          <w:rFonts w:ascii="Times New Roman" w:hAnsi="Times New Roman"/>
          <w:color w:val="000000"/>
          <w:sz w:val="24"/>
          <w:szCs w:val="24"/>
        </w:rPr>
        <w:t>.</w:t>
      </w:r>
      <w:r w:rsidR="003A4B8F" w:rsidRPr="002853FD">
        <w:rPr>
          <w:rFonts w:ascii="Times New Roman" w:hAnsi="Times New Roman"/>
          <w:color w:val="000000"/>
          <w:sz w:val="24"/>
          <w:szCs w:val="24"/>
        </w:rPr>
        <w:t xml:space="preserve"> </w:t>
      </w:r>
      <w:r>
        <w:rPr>
          <w:rFonts w:ascii="Times New Roman" w:hAnsi="Times New Roman"/>
          <w:color w:val="000000"/>
          <w:sz w:val="24"/>
          <w:szCs w:val="24"/>
        </w:rPr>
        <w:t xml:space="preserve">You don’t think you can run. You have rolled your ankle previously. It hurts to stand up. It hurts </w:t>
      </w:r>
      <w:r w:rsidR="001761DF">
        <w:rPr>
          <w:rFonts w:ascii="Times New Roman" w:hAnsi="Times New Roman"/>
          <w:color w:val="000000"/>
          <w:sz w:val="24"/>
          <w:szCs w:val="24"/>
        </w:rPr>
        <w:t xml:space="preserve">the </w:t>
      </w:r>
      <w:r>
        <w:rPr>
          <w:rFonts w:ascii="Times New Roman" w:hAnsi="Times New Roman"/>
          <w:color w:val="000000"/>
          <w:sz w:val="24"/>
          <w:szCs w:val="24"/>
        </w:rPr>
        <w:t>worst in the morning. It does get better after a few miles of running</w:t>
      </w:r>
      <w:r w:rsidR="001761DF">
        <w:rPr>
          <w:rFonts w:ascii="Times New Roman" w:hAnsi="Times New Roman"/>
          <w:color w:val="000000"/>
          <w:sz w:val="24"/>
          <w:szCs w:val="24"/>
        </w:rPr>
        <w:t>,</w:t>
      </w:r>
      <w:r>
        <w:rPr>
          <w:rFonts w:ascii="Times New Roman" w:hAnsi="Times New Roman"/>
          <w:color w:val="000000"/>
          <w:sz w:val="24"/>
          <w:szCs w:val="24"/>
        </w:rPr>
        <w:t xml:space="preserve"> usually</w:t>
      </w:r>
      <w:r w:rsidR="001761DF">
        <w:rPr>
          <w:rFonts w:ascii="Times New Roman" w:hAnsi="Times New Roman"/>
          <w:color w:val="000000"/>
          <w:sz w:val="24"/>
          <w:szCs w:val="24"/>
        </w:rPr>
        <w:t>,</w:t>
      </w:r>
      <w:r>
        <w:rPr>
          <w:rFonts w:ascii="Times New Roman" w:hAnsi="Times New Roman"/>
          <w:color w:val="000000"/>
          <w:sz w:val="24"/>
          <w:szCs w:val="24"/>
        </w:rPr>
        <w:t xml:space="preserve"> but it is especially painful this morning. Stretching it hurts. It is just </w:t>
      </w:r>
      <w:r w:rsidRPr="00391583">
        <w:rPr>
          <w:rFonts w:ascii="Times New Roman" w:hAnsi="Times New Roman"/>
          <w:color w:val="000000"/>
          <w:sz w:val="24"/>
          <w:szCs w:val="24"/>
        </w:rPr>
        <w:t>one</w:t>
      </w:r>
      <w:r>
        <w:rPr>
          <w:rFonts w:ascii="Times New Roman" w:hAnsi="Times New Roman"/>
          <w:color w:val="000000"/>
          <w:sz w:val="24"/>
          <w:szCs w:val="24"/>
        </w:rPr>
        <w:t xml:space="preserve"> side. The pain is mostly on the bottom</w:t>
      </w:r>
      <w:r w:rsidR="001761DF">
        <w:rPr>
          <w:rFonts w:ascii="Times New Roman" w:hAnsi="Times New Roman"/>
          <w:color w:val="000000"/>
          <w:sz w:val="24"/>
          <w:szCs w:val="24"/>
        </w:rPr>
        <w:t>,</w:t>
      </w:r>
      <w:r>
        <w:rPr>
          <w:rFonts w:ascii="Times New Roman" w:hAnsi="Times New Roman"/>
          <w:color w:val="000000"/>
          <w:sz w:val="24"/>
          <w:szCs w:val="24"/>
        </w:rPr>
        <w:t xml:space="preserve"> back of the heel</w:t>
      </w:r>
      <w:r w:rsidR="001761DF">
        <w:rPr>
          <w:rFonts w:ascii="Times New Roman" w:hAnsi="Times New Roman"/>
          <w:color w:val="000000"/>
          <w:sz w:val="24"/>
          <w:szCs w:val="24"/>
        </w:rPr>
        <w:t>, or both</w:t>
      </w:r>
      <w:r>
        <w:rPr>
          <w:rFonts w:ascii="Times New Roman" w:hAnsi="Times New Roman"/>
          <w:color w:val="000000"/>
          <w:sz w:val="24"/>
          <w:szCs w:val="24"/>
        </w:rPr>
        <w:t>. You just thought it was overtraining</w:t>
      </w:r>
      <w:r w:rsidR="001761DF">
        <w:rPr>
          <w:rFonts w:ascii="Times New Roman" w:hAnsi="Times New Roman"/>
          <w:color w:val="000000"/>
          <w:sz w:val="24"/>
          <w:szCs w:val="24"/>
        </w:rPr>
        <w:t>,</w:t>
      </w:r>
      <w:r>
        <w:rPr>
          <w:rFonts w:ascii="Times New Roman" w:hAnsi="Times New Roman"/>
          <w:color w:val="000000"/>
          <w:sz w:val="24"/>
          <w:szCs w:val="24"/>
        </w:rPr>
        <w:t xml:space="preserve"> but after </w:t>
      </w:r>
      <w:r w:rsidR="001761DF">
        <w:rPr>
          <w:rFonts w:ascii="Times New Roman" w:hAnsi="Times New Roman"/>
          <w:color w:val="000000"/>
          <w:sz w:val="24"/>
          <w:szCs w:val="24"/>
        </w:rPr>
        <w:t xml:space="preserve">the </w:t>
      </w:r>
      <w:r>
        <w:rPr>
          <w:rFonts w:ascii="Times New Roman" w:hAnsi="Times New Roman"/>
          <w:color w:val="000000"/>
          <w:sz w:val="24"/>
          <w:szCs w:val="24"/>
        </w:rPr>
        <w:t>team meeting, it hurts too much to warm it up. No, you have not done anything for this previously</w:t>
      </w:r>
      <w:r w:rsidR="001761DF">
        <w:rPr>
          <w:rFonts w:ascii="Times New Roman" w:hAnsi="Times New Roman"/>
          <w:color w:val="000000"/>
          <w:sz w:val="24"/>
          <w:szCs w:val="24"/>
        </w:rPr>
        <w:t>,</w:t>
      </w:r>
      <w:r>
        <w:rPr>
          <w:rFonts w:ascii="Times New Roman" w:hAnsi="Times New Roman"/>
          <w:color w:val="000000"/>
          <w:sz w:val="24"/>
          <w:szCs w:val="24"/>
        </w:rPr>
        <w:t xml:space="preserve"> and it is new for you, at least being so persistent is new.</w:t>
      </w:r>
    </w:p>
    <w:p w14:paraId="2D4B7CD7" w14:textId="77777777" w:rsidR="00F357CB" w:rsidRPr="002853FD" w:rsidRDefault="00F357CB" w:rsidP="005A15A6">
      <w:pPr>
        <w:spacing w:after="0" w:line="480" w:lineRule="auto"/>
        <w:rPr>
          <w:rFonts w:ascii="Times New Roman" w:hAnsi="Times New Roman"/>
          <w:color w:val="000000"/>
          <w:sz w:val="24"/>
          <w:szCs w:val="24"/>
        </w:rPr>
      </w:pPr>
    </w:p>
    <w:p w14:paraId="7ADA2436" w14:textId="3D77858E" w:rsidR="0010321D" w:rsidRPr="002853FD" w:rsidRDefault="0010321D" w:rsidP="005A15A6">
      <w:pPr>
        <w:spacing w:after="0" w:line="480" w:lineRule="auto"/>
        <w:rPr>
          <w:rFonts w:ascii="Times New Roman" w:hAnsi="Times New Roman"/>
          <w:color w:val="000000"/>
          <w:sz w:val="24"/>
          <w:szCs w:val="24"/>
        </w:rPr>
      </w:pPr>
      <w:r w:rsidRPr="002853FD">
        <w:rPr>
          <w:rFonts w:ascii="Times New Roman" w:hAnsi="Times New Roman"/>
          <w:b/>
          <w:bCs/>
          <w:color w:val="000000"/>
          <w:sz w:val="24"/>
          <w:szCs w:val="24"/>
        </w:rPr>
        <w:t>Diagnosis:</w:t>
      </w:r>
      <w:r w:rsidRPr="002853FD">
        <w:rPr>
          <w:rFonts w:ascii="Times New Roman" w:hAnsi="Times New Roman"/>
          <w:color w:val="000000"/>
          <w:sz w:val="24"/>
          <w:szCs w:val="24"/>
        </w:rPr>
        <w:t xml:space="preserve"> Plantar fasciitis</w:t>
      </w:r>
    </w:p>
    <w:p w14:paraId="3442E06D" w14:textId="77777777" w:rsidR="00D67945" w:rsidRPr="002853FD" w:rsidRDefault="00D67945" w:rsidP="005A15A6">
      <w:pPr>
        <w:spacing w:after="0" w:line="480" w:lineRule="auto"/>
        <w:rPr>
          <w:rFonts w:ascii="Times New Roman" w:hAnsi="Times New Roman"/>
          <w:color w:val="000000"/>
          <w:sz w:val="24"/>
          <w:szCs w:val="24"/>
        </w:rPr>
      </w:pPr>
    </w:p>
    <w:p w14:paraId="7001CBCF" w14:textId="280072DA"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&lt;b&gt;Safety</w:t>
      </w:r>
    </w:p>
    <w:p w14:paraId="6C2EDF85" w14:textId="4193C903" w:rsidR="0083465D" w:rsidRPr="002853FD" w:rsidRDefault="0083465D"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The phrase, “Time</w:t>
      </w:r>
      <w:r w:rsidR="00F24901">
        <w:rPr>
          <w:rFonts w:ascii="Times New Roman" w:hAnsi="Times New Roman"/>
          <w:color w:val="000000"/>
          <w:sz w:val="24"/>
          <w:szCs w:val="24"/>
        </w:rPr>
        <w:t>-</w:t>
      </w:r>
      <w:r w:rsidRPr="002853FD">
        <w:rPr>
          <w:rFonts w:ascii="Times New Roman" w:hAnsi="Times New Roman"/>
          <w:color w:val="000000"/>
          <w:sz w:val="24"/>
          <w:szCs w:val="24"/>
        </w:rPr>
        <w:t>out</w:t>
      </w:r>
      <w:r w:rsidR="00F24901">
        <w:rPr>
          <w:rFonts w:ascii="Times New Roman" w:hAnsi="Times New Roman"/>
          <w:color w:val="000000"/>
          <w:sz w:val="24"/>
          <w:szCs w:val="24"/>
        </w:rPr>
        <w:t>;</w:t>
      </w:r>
      <w:r w:rsidRPr="002853FD">
        <w:rPr>
          <w:rFonts w:ascii="Times New Roman" w:hAnsi="Times New Roman"/>
          <w:color w:val="000000"/>
          <w:sz w:val="24"/>
          <w:szCs w:val="24"/>
        </w:rPr>
        <w:t xml:space="preserve"> </w:t>
      </w:r>
      <w:r w:rsidR="00F24901">
        <w:rPr>
          <w:rFonts w:ascii="Times New Roman" w:hAnsi="Times New Roman"/>
          <w:color w:val="000000"/>
          <w:sz w:val="24"/>
          <w:szCs w:val="24"/>
        </w:rPr>
        <w:t>t</w:t>
      </w:r>
      <w:r w:rsidRPr="002853FD">
        <w:rPr>
          <w:rFonts w:ascii="Times New Roman" w:hAnsi="Times New Roman"/>
          <w:color w:val="000000"/>
          <w:sz w:val="24"/>
          <w:szCs w:val="24"/>
        </w:rPr>
        <w:t>ime</w:t>
      </w:r>
      <w:r w:rsidR="00F24901">
        <w:rPr>
          <w:rFonts w:ascii="Times New Roman" w:hAnsi="Times New Roman"/>
          <w:color w:val="000000"/>
          <w:sz w:val="24"/>
          <w:szCs w:val="24"/>
        </w:rPr>
        <w:t>-</w:t>
      </w:r>
      <w:r w:rsidRPr="002853FD">
        <w:rPr>
          <w:rFonts w:ascii="Times New Roman" w:hAnsi="Times New Roman"/>
          <w:color w:val="000000"/>
          <w:sz w:val="24"/>
          <w:szCs w:val="24"/>
        </w:rPr>
        <w:t xml:space="preserve">out,” is used to immediately stop a simulation. As </w:t>
      </w:r>
      <w:proofErr w:type="gramStart"/>
      <w:r w:rsidRPr="002853FD">
        <w:rPr>
          <w:rFonts w:ascii="Times New Roman" w:hAnsi="Times New Roman"/>
          <w:color w:val="000000"/>
          <w:sz w:val="24"/>
          <w:szCs w:val="24"/>
        </w:rPr>
        <w:t>the</w:t>
      </w:r>
      <w:proofErr w:type="gramEnd"/>
      <w:r w:rsidRPr="002853FD">
        <w:rPr>
          <w:rFonts w:ascii="Times New Roman" w:hAnsi="Times New Roman"/>
          <w:color w:val="000000"/>
          <w:sz w:val="24"/>
          <w:szCs w:val="24"/>
        </w:rPr>
        <w:t xml:space="preserve"> standardized patient</w:t>
      </w:r>
      <w:r w:rsidR="00F24901">
        <w:rPr>
          <w:rFonts w:ascii="Times New Roman" w:hAnsi="Times New Roman"/>
          <w:color w:val="000000"/>
          <w:sz w:val="24"/>
          <w:szCs w:val="24"/>
        </w:rPr>
        <w:t>,</w:t>
      </w:r>
      <w:r w:rsidRPr="002853FD">
        <w:rPr>
          <w:rFonts w:ascii="Times New Roman" w:hAnsi="Times New Roman"/>
          <w:color w:val="000000"/>
          <w:sz w:val="24"/>
          <w:szCs w:val="24"/>
        </w:rPr>
        <w:t xml:space="preserve"> you can say this at any time. It is particularly designed to </w:t>
      </w:r>
      <w:r w:rsidR="00F24901">
        <w:rPr>
          <w:rFonts w:ascii="Times New Roman" w:hAnsi="Times New Roman"/>
          <w:color w:val="000000"/>
          <w:sz w:val="24"/>
          <w:szCs w:val="24"/>
        </w:rPr>
        <w:t>en</w:t>
      </w:r>
      <w:r w:rsidRPr="002853FD">
        <w:rPr>
          <w:rFonts w:ascii="Times New Roman" w:hAnsi="Times New Roman"/>
          <w:color w:val="000000"/>
          <w:sz w:val="24"/>
          <w:szCs w:val="24"/>
        </w:rPr>
        <w:t>sure you</w:t>
      </w:r>
      <w:r w:rsidR="00F24901">
        <w:rPr>
          <w:rFonts w:ascii="Times New Roman" w:hAnsi="Times New Roman"/>
          <w:color w:val="000000"/>
          <w:sz w:val="24"/>
          <w:szCs w:val="24"/>
        </w:rPr>
        <w:t>r</w:t>
      </w:r>
      <w:r w:rsidRPr="002853FD">
        <w:rPr>
          <w:rFonts w:ascii="Times New Roman" w:hAnsi="Times New Roman"/>
          <w:color w:val="000000"/>
          <w:sz w:val="24"/>
          <w:szCs w:val="24"/>
        </w:rPr>
        <w:t xml:space="preserve"> safe</w:t>
      </w:r>
      <w:r w:rsidR="00F24901">
        <w:rPr>
          <w:rFonts w:ascii="Times New Roman" w:hAnsi="Times New Roman"/>
          <w:color w:val="000000"/>
          <w:sz w:val="24"/>
          <w:szCs w:val="24"/>
        </w:rPr>
        <w:t>ty</w:t>
      </w:r>
      <w:r w:rsidRPr="002853FD">
        <w:rPr>
          <w:rFonts w:ascii="Times New Roman" w:hAnsi="Times New Roman"/>
          <w:color w:val="000000"/>
          <w:sz w:val="24"/>
          <w:szCs w:val="24"/>
        </w:rPr>
        <w:t xml:space="preserve"> and </w:t>
      </w:r>
      <w:r w:rsidR="00F24901">
        <w:rPr>
          <w:rFonts w:ascii="Times New Roman" w:hAnsi="Times New Roman"/>
          <w:color w:val="000000"/>
          <w:sz w:val="24"/>
          <w:szCs w:val="24"/>
        </w:rPr>
        <w:t xml:space="preserve">help you </w:t>
      </w:r>
      <w:r w:rsidRPr="002853FD">
        <w:rPr>
          <w:rFonts w:ascii="Times New Roman" w:hAnsi="Times New Roman"/>
          <w:color w:val="000000"/>
          <w:sz w:val="24"/>
          <w:szCs w:val="24"/>
        </w:rPr>
        <w:t>feel safe.</w:t>
      </w:r>
      <w:r w:rsidR="003A4B8F" w:rsidRPr="002853FD">
        <w:rPr>
          <w:rFonts w:ascii="Times New Roman" w:hAnsi="Times New Roman"/>
          <w:color w:val="000000"/>
          <w:sz w:val="24"/>
          <w:szCs w:val="24"/>
        </w:rPr>
        <w:t xml:space="preserve"> </w:t>
      </w:r>
      <w:r w:rsidRPr="002853FD">
        <w:rPr>
          <w:rFonts w:ascii="Times New Roman" w:hAnsi="Times New Roman"/>
          <w:color w:val="000000"/>
          <w:sz w:val="24"/>
          <w:szCs w:val="24"/>
        </w:rPr>
        <w:t>All participants are taught this phrase. It means the same for everyone. If it is said, the simulation will immediately stop.</w:t>
      </w:r>
    </w:p>
    <w:p w14:paraId="06C4F9AA" w14:textId="77777777" w:rsidR="006352E6" w:rsidRPr="002853FD" w:rsidRDefault="006352E6" w:rsidP="005A15A6">
      <w:pPr>
        <w:spacing w:after="0" w:line="480" w:lineRule="auto"/>
        <w:rPr>
          <w:rFonts w:ascii="Times New Roman" w:hAnsi="Times New Roman"/>
          <w:b/>
          <w:bCs/>
          <w:color w:val="000000"/>
          <w:sz w:val="24"/>
          <w:szCs w:val="24"/>
        </w:rPr>
      </w:pPr>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downloadable content\</w:t>
      </w:r>
    </w:p>
    <w:p w14:paraId="4DAAB02B" w14:textId="77777777" w:rsidR="006352E6" w:rsidRPr="002853FD" w:rsidRDefault="006352E6" w:rsidP="005A15A6">
      <w:pPr>
        <w:spacing w:after="0" w:line="480" w:lineRule="auto"/>
        <w:rPr>
          <w:rFonts w:ascii="Times New Roman" w:hAnsi="Times New Roman"/>
          <w:color w:val="000000"/>
          <w:sz w:val="24"/>
        </w:rPr>
      </w:pPr>
    </w:p>
    <w:p w14:paraId="72D9419B" w14:textId="77777777" w:rsidR="00DC75C0" w:rsidRPr="002853FD" w:rsidRDefault="00DC75C0" w:rsidP="005A15A6">
      <w:pPr>
        <w:spacing w:after="0" w:line="480" w:lineRule="auto"/>
        <w:rPr>
          <w:rFonts w:ascii="Times New Roman" w:eastAsia="Times New Roman" w:hAnsi="Times New Roman"/>
          <w:b/>
          <w:bCs/>
          <w:color w:val="000000"/>
          <w:sz w:val="24"/>
          <w:szCs w:val="24"/>
        </w:rPr>
      </w:pPr>
      <w:bookmarkStart w:id="28" w:name="_Hlk219907600"/>
      <w:r w:rsidRPr="002853FD">
        <w:rPr>
          <w:rFonts w:ascii="Times New Roman" w:eastAsia="Times New Roman" w:hAnsi="Times New Roman"/>
          <w:b/>
          <w:bCs/>
          <w:color w:val="000000"/>
          <w:sz w:val="24"/>
          <w:szCs w:val="24"/>
        </w:rPr>
        <w:t>\</w:t>
      </w:r>
      <w:proofErr w:type="spellStart"/>
      <w:r w:rsidRPr="002853FD">
        <w:rPr>
          <w:rFonts w:ascii="Times New Roman" w:eastAsia="Times New Roman" w:hAnsi="Times New Roman"/>
          <w:b/>
          <w:bCs/>
          <w:color w:val="000000"/>
          <w:sz w:val="24"/>
          <w:szCs w:val="24"/>
        </w:rPr>
        <w:t>qqBEGIN</w:t>
      </w:r>
      <w:proofErr w:type="spellEnd"/>
      <w:r w:rsidRPr="002853FD">
        <w:rPr>
          <w:rFonts w:ascii="Times New Roman" w:eastAsia="Times New Roman" w:hAnsi="Times New Roman"/>
          <w:b/>
          <w:bCs/>
          <w:color w:val="000000"/>
          <w:sz w:val="24"/>
          <w:szCs w:val="24"/>
        </w:rPr>
        <w:t xml:space="preserve"> downloadable content. Button name: Information for Proctor</w:t>
      </w:r>
    </w:p>
    <w:bookmarkEnd w:id="28"/>
    <w:p w14:paraId="13B6D112" w14:textId="77777777" w:rsidR="00DC75C0" w:rsidRPr="002853FD" w:rsidRDefault="00DC75C0" w:rsidP="005A15A6">
      <w:pPr>
        <w:spacing w:after="0" w:line="480" w:lineRule="auto"/>
        <w:rPr>
          <w:rFonts w:ascii="Times New Roman" w:eastAsia="Times New Roman" w:hAnsi="Times New Roman"/>
          <w:color w:val="000000"/>
          <w:sz w:val="24"/>
          <w:szCs w:val="24"/>
        </w:rPr>
      </w:pPr>
      <w:r w:rsidRPr="002853FD">
        <w:rPr>
          <w:rFonts w:ascii="Times New Roman" w:eastAsia="Times New Roman" w:hAnsi="Times New Roman"/>
          <w:color w:val="000000"/>
          <w:sz w:val="24"/>
          <w:szCs w:val="24"/>
        </w:rPr>
        <w:t>&lt;title&gt;Information for Proctor</w:t>
      </w:r>
    </w:p>
    <w:p w14:paraId="449C228B" w14:textId="4D2AA23A" w:rsidR="00D67945" w:rsidRPr="002853FD" w:rsidRDefault="00D67945" w:rsidP="005A15A6">
      <w:pPr>
        <w:spacing w:after="0" w:line="480" w:lineRule="auto"/>
        <w:rPr>
          <w:rFonts w:ascii="Times New Roman" w:eastAsia="Times New Roman" w:hAnsi="Times New Roman"/>
          <w:b/>
          <w:bCs/>
          <w:color w:val="000000"/>
          <w:sz w:val="24"/>
          <w:szCs w:val="24"/>
        </w:rPr>
      </w:pPr>
      <w:bookmarkStart w:id="29" w:name="_Hlk219907690"/>
      <w:r w:rsidRPr="002853FD">
        <w:rPr>
          <w:rFonts w:ascii="Times New Roman" w:eastAsia="Times New Roman" w:hAnsi="Times New Roman"/>
          <w:b/>
          <w:bCs/>
          <w:color w:val="000000"/>
          <w:sz w:val="24"/>
          <w:szCs w:val="24"/>
        </w:rPr>
        <w:t>\</w:t>
      </w:r>
      <w:proofErr w:type="spellStart"/>
      <w:r w:rsidRPr="002853FD">
        <w:rPr>
          <w:rFonts w:ascii="Times New Roman" w:eastAsia="Times New Roman" w:hAnsi="Times New Roman"/>
          <w:b/>
          <w:bCs/>
          <w:color w:val="000000"/>
          <w:sz w:val="24"/>
          <w:szCs w:val="24"/>
        </w:rPr>
        <w:t>qqID</w:t>
      </w:r>
      <w:proofErr w:type="spellEnd"/>
      <w:r>
        <w:rPr>
          <w:rFonts w:ascii="Times New Roman" w:eastAsia="Times New Roman" w:hAnsi="Times New Roman"/>
          <w:b/>
          <w:bCs/>
          <w:color w:val="000000"/>
          <w:sz w:val="24"/>
          <w:szCs w:val="24"/>
        </w:rPr>
        <w:t xml:space="preserve">: Include these items in </w:t>
      </w:r>
      <w:r w:rsidRPr="00391583">
        <w:rPr>
          <w:rFonts w:ascii="Times New Roman" w:eastAsia="Times New Roman" w:hAnsi="Times New Roman"/>
          <w:b/>
          <w:bCs/>
          <w:color w:val="000000"/>
          <w:sz w:val="24"/>
          <w:szCs w:val="24"/>
        </w:rPr>
        <w:t>one</w:t>
      </w:r>
      <w:r>
        <w:rPr>
          <w:rFonts w:ascii="Times New Roman" w:eastAsia="Times New Roman" w:hAnsi="Times New Roman"/>
          <w:b/>
          <w:bCs/>
          <w:color w:val="000000"/>
          <w:sz w:val="24"/>
          <w:szCs w:val="24"/>
        </w:rPr>
        <w:t xml:space="preserve"> document for the proctor:</w:t>
      </w:r>
    </w:p>
    <w:bookmarkEnd w:id="29"/>
    <w:p w14:paraId="61B2B941" w14:textId="5D935B38" w:rsidR="005F44F5" w:rsidRPr="002853FD" w:rsidRDefault="005F44F5"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Copy of </w:t>
      </w:r>
      <w:r w:rsidR="00F24901">
        <w:rPr>
          <w:rFonts w:ascii="Times New Roman" w:hAnsi="Times New Roman"/>
          <w:color w:val="000000"/>
          <w:sz w:val="24"/>
          <w:szCs w:val="24"/>
        </w:rPr>
        <w:t>s</w:t>
      </w:r>
      <w:r w:rsidRPr="002853FD">
        <w:rPr>
          <w:rFonts w:ascii="Times New Roman" w:hAnsi="Times New Roman"/>
          <w:color w:val="000000"/>
          <w:sz w:val="24"/>
          <w:szCs w:val="24"/>
        </w:rPr>
        <w:t>etting</w:t>
      </w:r>
    </w:p>
    <w:p w14:paraId="2079DEE3" w14:textId="42A9E12F" w:rsidR="005F44F5" w:rsidRPr="002853FD" w:rsidRDefault="005F44F5"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Copy of </w:t>
      </w:r>
      <w:r w:rsidR="00F24901">
        <w:rPr>
          <w:rFonts w:ascii="Times New Roman" w:hAnsi="Times New Roman"/>
          <w:color w:val="000000"/>
          <w:sz w:val="24"/>
          <w:szCs w:val="24"/>
        </w:rPr>
        <w:t>s</w:t>
      </w:r>
      <w:r w:rsidRPr="002853FD">
        <w:rPr>
          <w:rFonts w:ascii="Times New Roman" w:hAnsi="Times New Roman"/>
          <w:color w:val="000000"/>
          <w:sz w:val="24"/>
          <w:szCs w:val="24"/>
        </w:rPr>
        <w:t xml:space="preserve">imulation </w:t>
      </w:r>
      <w:r w:rsidR="00F24901">
        <w:rPr>
          <w:rFonts w:ascii="Times New Roman" w:hAnsi="Times New Roman"/>
          <w:color w:val="000000"/>
          <w:sz w:val="24"/>
          <w:szCs w:val="24"/>
        </w:rPr>
        <w:t>s</w:t>
      </w:r>
      <w:r w:rsidRPr="002853FD">
        <w:rPr>
          <w:rFonts w:ascii="Times New Roman" w:hAnsi="Times New Roman"/>
          <w:color w:val="000000"/>
          <w:sz w:val="24"/>
          <w:szCs w:val="24"/>
        </w:rPr>
        <w:t>ituation</w:t>
      </w:r>
      <w:r>
        <w:rPr>
          <w:rFonts w:ascii="Times New Roman" w:hAnsi="Times New Roman"/>
          <w:color w:val="000000"/>
          <w:sz w:val="24"/>
          <w:szCs w:val="24"/>
        </w:rPr>
        <w:t xml:space="preserve"> </w:t>
      </w:r>
      <w:r w:rsidRPr="00391583">
        <w:rPr>
          <w:rFonts w:ascii="Times New Roman" w:hAnsi="Times New Roman"/>
          <w:color w:val="000000"/>
          <w:sz w:val="24"/>
          <w:szCs w:val="24"/>
        </w:rPr>
        <w:t>1</w:t>
      </w:r>
    </w:p>
    <w:p w14:paraId="11D46701" w14:textId="063C25A2" w:rsidR="004F78E8" w:rsidRPr="002853FD" w:rsidRDefault="004F78E8" w:rsidP="005A15A6">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Copy of </w:t>
      </w:r>
      <w:r w:rsidR="00F24901">
        <w:rPr>
          <w:rFonts w:ascii="Times New Roman" w:hAnsi="Times New Roman"/>
          <w:color w:val="000000"/>
          <w:sz w:val="24"/>
          <w:szCs w:val="24"/>
        </w:rPr>
        <w:t>s</w:t>
      </w:r>
      <w:r>
        <w:rPr>
          <w:rFonts w:ascii="Times New Roman" w:hAnsi="Times New Roman"/>
          <w:color w:val="000000"/>
          <w:sz w:val="24"/>
          <w:szCs w:val="24"/>
        </w:rPr>
        <w:t xml:space="preserve">imulation </w:t>
      </w:r>
      <w:r w:rsidR="00F24901">
        <w:rPr>
          <w:rFonts w:ascii="Times New Roman" w:hAnsi="Times New Roman"/>
          <w:color w:val="000000"/>
          <w:sz w:val="24"/>
          <w:szCs w:val="24"/>
        </w:rPr>
        <w:t>s</w:t>
      </w:r>
      <w:r>
        <w:rPr>
          <w:rFonts w:ascii="Times New Roman" w:hAnsi="Times New Roman"/>
          <w:color w:val="000000"/>
          <w:sz w:val="24"/>
          <w:szCs w:val="24"/>
        </w:rPr>
        <w:t xml:space="preserve">ituation </w:t>
      </w:r>
      <w:r w:rsidRPr="00391583">
        <w:rPr>
          <w:rFonts w:ascii="Times New Roman" w:hAnsi="Times New Roman"/>
          <w:color w:val="000000"/>
          <w:sz w:val="24"/>
          <w:szCs w:val="24"/>
        </w:rPr>
        <w:t>2</w:t>
      </w:r>
    </w:p>
    <w:p w14:paraId="3372D5D6" w14:textId="5BC6CBD8" w:rsidR="004F78E8" w:rsidRPr="002853FD" w:rsidRDefault="004F78E8" w:rsidP="005A15A6">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Copy of </w:t>
      </w:r>
      <w:r w:rsidR="00F24901">
        <w:rPr>
          <w:rFonts w:ascii="Times New Roman" w:hAnsi="Times New Roman"/>
          <w:color w:val="000000"/>
          <w:sz w:val="24"/>
          <w:szCs w:val="24"/>
        </w:rPr>
        <w:t>s</w:t>
      </w:r>
      <w:r>
        <w:rPr>
          <w:rFonts w:ascii="Times New Roman" w:hAnsi="Times New Roman"/>
          <w:color w:val="000000"/>
          <w:sz w:val="24"/>
          <w:szCs w:val="24"/>
        </w:rPr>
        <w:t xml:space="preserve">imulation </w:t>
      </w:r>
      <w:r w:rsidR="00F24901">
        <w:rPr>
          <w:rFonts w:ascii="Times New Roman" w:hAnsi="Times New Roman"/>
          <w:color w:val="000000"/>
          <w:sz w:val="24"/>
          <w:szCs w:val="24"/>
        </w:rPr>
        <w:t>s</w:t>
      </w:r>
      <w:r>
        <w:rPr>
          <w:rFonts w:ascii="Times New Roman" w:hAnsi="Times New Roman"/>
          <w:color w:val="000000"/>
          <w:sz w:val="24"/>
          <w:szCs w:val="24"/>
        </w:rPr>
        <w:t xml:space="preserve">ituation </w:t>
      </w:r>
      <w:r w:rsidRPr="00391583">
        <w:rPr>
          <w:rFonts w:ascii="Times New Roman" w:hAnsi="Times New Roman"/>
          <w:color w:val="000000"/>
          <w:sz w:val="24"/>
          <w:szCs w:val="24"/>
        </w:rPr>
        <w:t>3</w:t>
      </w:r>
    </w:p>
    <w:p w14:paraId="4BA133D2" w14:textId="77F5ACF0" w:rsidR="004F78E8" w:rsidRPr="002853FD" w:rsidRDefault="004F78E8" w:rsidP="005A15A6">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Copy of </w:t>
      </w:r>
      <w:r w:rsidR="00F24901">
        <w:rPr>
          <w:rFonts w:ascii="Times New Roman" w:hAnsi="Times New Roman"/>
          <w:color w:val="000000"/>
          <w:sz w:val="24"/>
          <w:szCs w:val="24"/>
        </w:rPr>
        <w:t>s</w:t>
      </w:r>
      <w:r>
        <w:rPr>
          <w:rFonts w:ascii="Times New Roman" w:hAnsi="Times New Roman"/>
          <w:color w:val="000000"/>
          <w:sz w:val="24"/>
          <w:szCs w:val="24"/>
        </w:rPr>
        <w:t xml:space="preserve">imulation </w:t>
      </w:r>
      <w:r w:rsidR="00F24901">
        <w:rPr>
          <w:rFonts w:ascii="Times New Roman" w:hAnsi="Times New Roman"/>
          <w:color w:val="000000"/>
          <w:sz w:val="24"/>
          <w:szCs w:val="24"/>
        </w:rPr>
        <w:t>s</w:t>
      </w:r>
      <w:r>
        <w:rPr>
          <w:rFonts w:ascii="Times New Roman" w:hAnsi="Times New Roman"/>
          <w:color w:val="000000"/>
          <w:sz w:val="24"/>
          <w:szCs w:val="24"/>
        </w:rPr>
        <w:t xml:space="preserve">ituation </w:t>
      </w:r>
      <w:r w:rsidRPr="00391583">
        <w:rPr>
          <w:rFonts w:ascii="Times New Roman" w:hAnsi="Times New Roman"/>
          <w:color w:val="000000"/>
          <w:sz w:val="24"/>
          <w:szCs w:val="24"/>
        </w:rPr>
        <w:t>4</w:t>
      </w:r>
    </w:p>
    <w:p w14:paraId="48082E7A" w14:textId="24139937" w:rsidR="004F78E8" w:rsidRPr="002853FD" w:rsidRDefault="004F78E8" w:rsidP="005A15A6">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Copy of </w:t>
      </w:r>
      <w:r w:rsidR="00F24901">
        <w:rPr>
          <w:rFonts w:ascii="Times New Roman" w:hAnsi="Times New Roman"/>
          <w:color w:val="000000"/>
          <w:sz w:val="24"/>
          <w:szCs w:val="24"/>
        </w:rPr>
        <w:t>s</w:t>
      </w:r>
      <w:r>
        <w:rPr>
          <w:rFonts w:ascii="Times New Roman" w:hAnsi="Times New Roman"/>
          <w:color w:val="000000"/>
          <w:sz w:val="24"/>
          <w:szCs w:val="24"/>
        </w:rPr>
        <w:t xml:space="preserve">imulation </w:t>
      </w:r>
      <w:r w:rsidR="00F24901">
        <w:rPr>
          <w:rFonts w:ascii="Times New Roman" w:hAnsi="Times New Roman"/>
          <w:color w:val="000000"/>
          <w:sz w:val="24"/>
          <w:szCs w:val="24"/>
        </w:rPr>
        <w:t>s</w:t>
      </w:r>
      <w:r>
        <w:rPr>
          <w:rFonts w:ascii="Times New Roman" w:hAnsi="Times New Roman"/>
          <w:color w:val="000000"/>
          <w:sz w:val="24"/>
          <w:szCs w:val="24"/>
        </w:rPr>
        <w:t xml:space="preserve">ituation </w:t>
      </w:r>
      <w:r w:rsidRPr="00391583">
        <w:rPr>
          <w:rFonts w:ascii="Times New Roman" w:hAnsi="Times New Roman"/>
          <w:color w:val="000000"/>
          <w:sz w:val="24"/>
          <w:szCs w:val="24"/>
        </w:rPr>
        <w:t>5</w:t>
      </w:r>
    </w:p>
    <w:p w14:paraId="521F2A03" w14:textId="1EE99DC3" w:rsidR="005F44F5" w:rsidRPr="002853FD" w:rsidRDefault="005F44F5" w:rsidP="005A15A6">
      <w:pPr>
        <w:spacing w:after="0" w:line="480" w:lineRule="auto"/>
        <w:rPr>
          <w:rFonts w:ascii="Times New Roman" w:eastAsia="Times New Roman" w:hAnsi="Times New Roman"/>
          <w:color w:val="000000"/>
          <w:sz w:val="24"/>
          <w:szCs w:val="24"/>
        </w:rPr>
      </w:pPr>
      <w:r w:rsidRPr="002853FD">
        <w:rPr>
          <w:rFonts w:ascii="Times New Roman" w:hAnsi="Times New Roman"/>
          <w:color w:val="000000"/>
          <w:sz w:val="24"/>
          <w:szCs w:val="24"/>
        </w:rPr>
        <w:t xml:space="preserve">Copy of </w:t>
      </w:r>
      <w:r w:rsidR="00F24901">
        <w:rPr>
          <w:rFonts w:ascii="Times New Roman" w:hAnsi="Times New Roman"/>
          <w:color w:val="000000"/>
          <w:sz w:val="24"/>
          <w:szCs w:val="24"/>
        </w:rPr>
        <w:t>r</w:t>
      </w:r>
      <w:r w:rsidRPr="002853FD">
        <w:rPr>
          <w:rFonts w:ascii="Times New Roman" w:hAnsi="Times New Roman"/>
          <w:color w:val="000000"/>
          <w:sz w:val="24"/>
          <w:szCs w:val="24"/>
        </w:rPr>
        <w:t>ubric</w:t>
      </w:r>
    </w:p>
    <w:p w14:paraId="677F5975" w14:textId="0355FFF6" w:rsidR="00DC75C0" w:rsidRPr="002853FD" w:rsidRDefault="6DFC871D" w:rsidP="005A15A6">
      <w:pPr>
        <w:spacing w:after="0"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Copy of SP </w:t>
      </w:r>
      <w:r w:rsidRPr="00391583">
        <w:rPr>
          <w:rFonts w:ascii="Times New Roman" w:eastAsia="Times New Roman" w:hAnsi="Times New Roman"/>
          <w:color w:val="000000"/>
          <w:sz w:val="24"/>
          <w:szCs w:val="24"/>
        </w:rPr>
        <w:t>1</w:t>
      </w:r>
      <w:r>
        <w:rPr>
          <w:rFonts w:ascii="Times New Roman" w:eastAsia="Times New Roman" w:hAnsi="Times New Roman"/>
          <w:color w:val="000000"/>
          <w:sz w:val="24"/>
          <w:szCs w:val="24"/>
        </w:rPr>
        <w:t xml:space="preserve"> </w:t>
      </w:r>
      <w:r w:rsidR="00F24901">
        <w:rPr>
          <w:rFonts w:ascii="Times New Roman" w:eastAsia="Times New Roman" w:hAnsi="Times New Roman"/>
          <w:color w:val="000000"/>
          <w:sz w:val="24"/>
          <w:szCs w:val="24"/>
        </w:rPr>
        <w:t>i</w:t>
      </w:r>
      <w:r>
        <w:rPr>
          <w:rFonts w:ascii="Times New Roman" w:eastAsia="Times New Roman" w:hAnsi="Times New Roman"/>
          <w:color w:val="000000"/>
          <w:sz w:val="24"/>
          <w:szCs w:val="24"/>
        </w:rPr>
        <w:t>nformation</w:t>
      </w:r>
    </w:p>
    <w:p w14:paraId="1B97C701" w14:textId="154923BC" w:rsidR="00DC75C0" w:rsidRPr="002853FD" w:rsidRDefault="005F44F5" w:rsidP="005A15A6">
      <w:pPr>
        <w:spacing w:after="0" w:line="480" w:lineRule="auto"/>
        <w:rPr>
          <w:rFonts w:ascii="Times New Roman" w:eastAsia="Times New Roman" w:hAnsi="Times New Roman"/>
          <w:color w:val="000000"/>
          <w:sz w:val="24"/>
          <w:szCs w:val="24"/>
        </w:rPr>
      </w:pPr>
      <w:r w:rsidRPr="002853FD">
        <w:rPr>
          <w:rFonts w:ascii="Times New Roman" w:eastAsia="Times New Roman" w:hAnsi="Times New Roman"/>
          <w:color w:val="000000"/>
          <w:sz w:val="24"/>
          <w:szCs w:val="24"/>
        </w:rPr>
        <w:t>Copy</w:t>
      </w:r>
      <w:r>
        <w:rPr>
          <w:rFonts w:ascii="Times New Roman" w:eastAsia="Times New Roman" w:hAnsi="Times New Roman"/>
          <w:color w:val="000000"/>
          <w:sz w:val="24"/>
          <w:szCs w:val="24"/>
        </w:rPr>
        <w:t xml:space="preserve"> of SP </w:t>
      </w:r>
      <w:r w:rsidRPr="00391583">
        <w:rPr>
          <w:rFonts w:ascii="Times New Roman" w:eastAsia="Times New Roman" w:hAnsi="Times New Roman"/>
          <w:color w:val="000000"/>
          <w:sz w:val="24"/>
          <w:szCs w:val="24"/>
        </w:rPr>
        <w:t>2</w:t>
      </w:r>
      <w:r>
        <w:rPr>
          <w:rFonts w:ascii="Times New Roman" w:eastAsia="Times New Roman" w:hAnsi="Times New Roman"/>
          <w:color w:val="000000"/>
          <w:sz w:val="24"/>
          <w:szCs w:val="24"/>
        </w:rPr>
        <w:t xml:space="preserve"> </w:t>
      </w:r>
      <w:r w:rsidR="00F24901">
        <w:rPr>
          <w:rFonts w:ascii="Times New Roman" w:eastAsia="Times New Roman" w:hAnsi="Times New Roman"/>
          <w:color w:val="000000"/>
          <w:sz w:val="24"/>
          <w:szCs w:val="24"/>
        </w:rPr>
        <w:t>i</w:t>
      </w:r>
      <w:r>
        <w:rPr>
          <w:rFonts w:ascii="Times New Roman" w:eastAsia="Times New Roman" w:hAnsi="Times New Roman"/>
          <w:color w:val="000000"/>
          <w:sz w:val="24"/>
          <w:szCs w:val="24"/>
        </w:rPr>
        <w:t>nformation</w:t>
      </w:r>
    </w:p>
    <w:p w14:paraId="28BA419D" w14:textId="31ECB2F2" w:rsidR="00DC75C0" w:rsidRPr="002853FD" w:rsidRDefault="005F44F5" w:rsidP="005A15A6">
      <w:pPr>
        <w:spacing w:after="0" w:line="480" w:lineRule="auto"/>
        <w:rPr>
          <w:rFonts w:ascii="Times New Roman" w:eastAsia="Times New Roman" w:hAnsi="Times New Roman"/>
          <w:color w:val="000000"/>
          <w:sz w:val="24"/>
          <w:szCs w:val="24"/>
        </w:rPr>
      </w:pPr>
      <w:r w:rsidRPr="002853FD">
        <w:rPr>
          <w:rFonts w:ascii="Times New Roman" w:eastAsia="Times New Roman" w:hAnsi="Times New Roman"/>
          <w:color w:val="000000"/>
          <w:sz w:val="24"/>
          <w:szCs w:val="24"/>
        </w:rPr>
        <w:t>Copy</w:t>
      </w:r>
      <w:r>
        <w:rPr>
          <w:rFonts w:ascii="Times New Roman" w:eastAsia="Times New Roman" w:hAnsi="Times New Roman"/>
          <w:color w:val="000000"/>
          <w:sz w:val="24"/>
          <w:szCs w:val="24"/>
        </w:rPr>
        <w:t xml:space="preserve"> of SP </w:t>
      </w:r>
      <w:r w:rsidRPr="00391583">
        <w:rPr>
          <w:rFonts w:ascii="Times New Roman" w:eastAsia="Times New Roman" w:hAnsi="Times New Roman"/>
          <w:color w:val="000000"/>
          <w:sz w:val="24"/>
          <w:szCs w:val="24"/>
        </w:rPr>
        <w:t>3</w:t>
      </w:r>
      <w:r>
        <w:rPr>
          <w:rFonts w:ascii="Times New Roman" w:eastAsia="Times New Roman" w:hAnsi="Times New Roman"/>
          <w:color w:val="000000"/>
          <w:sz w:val="24"/>
          <w:szCs w:val="24"/>
        </w:rPr>
        <w:t xml:space="preserve"> </w:t>
      </w:r>
      <w:r w:rsidR="00F24901">
        <w:rPr>
          <w:rFonts w:ascii="Times New Roman" w:eastAsia="Times New Roman" w:hAnsi="Times New Roman"/>
          <w:color w:val="000000"/>
          <w:sz w:val="24"/>
          <w:szCs w:val="24"/>
        </w:rPr>
        <w:t>i</w:t>
      </w:r>
      <w:r>
        <w:rPr>
          <w:rFonts w:ascii="Times New Roman" w:eastAsia="Times New Roman" w:hAnsi="Times New Roman"/>
          <w:color w:val="000000"/>
          <w:sz w:val="24"/>
          <w:szCs w:val="24"/>
        </w:rPr>
        <w:t>nformation</w:t>
      </w:r>
    </w:p>
    <w:p w14:paraId="5DB3CAC3" w14:textId="6099CAF9" w:rsidR="79562FB9" w:rsidRPr="002853FD" w:rsidRDefault="005F44F5" w:rsidP="005A15A6">
      <w:pPr>
        <w:spacing w:after="0" w:line="480" w:lineRule="auto"/>
        <w:rPr>
          <w:rFonts w:ascii="Times New Roman" w:eastAsia="Times New Roman" w:hAnsi="Times New Roman"/>
          <w:color w:val="000000"/>
          <w:sz w:val="24"/>
          <w:szCs w:val="24"/>
        </w:rPr>
      </w:pPr>
      <w:r w:rsidRPr="002853FD">
        <w:rPr>
          <w:rFonts w:ascii="Times New Roman" w:eastAsia="Times New Roman" w:hAnsi="Times New Roman"/>
          <w:color w:val="000000"/>
          <w:sz w:val="24"/>
          <w:szCs w:val="24"/>
        </w:rPr>
        <w:t>Copy</w:t>
      </w:r>
      <w:r>
        <w:rPr>
          <w:rFonts w:ascii="Times New Roman" w:eastAsia="Times New Roman" w:hAnsi="Times New Roman"/>
          <w:color w:val="000000"/>
          <w:sz w:val="24"/>
          <w:szCs w:val="24"/>
        </w:rPr>
        <w:t xml:space="preserve"> of SP </w:t>
      </w:r>
      <w:r w:rsidRPr="00391583">
        <w:rPr>
          <w:rFonts w:ascii="Times New Roman" w:eastAsia="Times New Roman" w:hAnsi="Times New Roman"/>
          <w:color w:val="000000"/>
          <w:sz w:val="24"/>
          <w:szCs w:val="24"/>
        </w:rPr>
        <w:t>4</w:t>
      </w:r>
      <w:r>
        <w:rPr>
          <w:rFonts w:ascii="Times New Roman" w:eastAsia="Times New Roman" w:hAnsi="Times New Roman"/>
          <w:color w:val="000000"/>
          <w:sz w:val="24"/>
          <w:szCs w:val="24"/>
        </w:rPr>
        <w:t xml:space="preserve"> </w:t>
      </w:r>
      <w:r w:rsidR="00F24901">
        <w:rPr>
          <w:rFonts w:ascii="Times New Roman" w:eastAsia="Times New Roman" w:hAnsi="Times New Roman"/>
          <w:color w:val="000000"/>
          <w:sz w:val="24"/>
          <w:szCs w:val="24"/>
        </w:rPr>
        <w:t>i</w:t>
      </w:r>
      <w:r>
        <w:rPr>
          <w:rFonts w:ascii="Times New Roman" w:eastAsia="Times New Roman" w:hAnsi="Times New Roman"/>
          <w:color w:val="000000"/>
          <w:sz w:val="24"/>
          <w:szCs w:val="24"/>
        </w:rPr>
        <w:t xml:space="preserve">nformation </w:t>
      </w:r>
    </w:p>
    <w:p w14:paraId="2E5C3662" w14:textId="070CA33A" w:rsidR="79562FB9" w:rsidRPr="002853FD" w:rsidRDefault="005F44F5" w:rsidP="005A15A6">
      <w:pPr>
        <w:spacing w:after="0" w:line="480" w:lineRule="auto"/>
        <w:rPr>
          <w:rFonts w:ascii="Times New Roman" w:eastAsia="Times New Roman" w:hAnsi="Times New Roman"/>
          <w:color w:val="000000"/>
          <w:sz w:val="24"/>
          <w:szCs w:val="24"/>
        </w:rPr>
      </w:pPr>
      <w:r w:rsidRPr="002853FD">
        <w:rPr>
          <w:rFonts w:ascii="Times New Roman" w:eastAsia="Times New Roman" w:hAnsi="Times New Roman"/>
          <w:color w:val="000000"/>
          <w:sz w:val="24"/>
          <w:szCs w:val="24"/>
        </w:rPr>
        <w:t>Copy</w:t>
      </w:r>
      <w:r>
        <w:rPr>
          <w:rFonts w:ascii="Times New Roman" w:eastAsia="Times New Roman" w:hAnsi="Times New Roman"/>
          <w:color w:val="000000"/>
          <w:sz w:val="24"/>
          <w:szCs w:val="24"/>
        </w:rPr>
        <w:t xml:space="preserve"> of SP </w:t>
      </w:r>
      <w:r w:rsidRPr="00391583">
        <w:rPr>
          <w:rFonts w:ascii="Times New Roman" w:eastAsia="Times New Roman" w:hAnsi="Times New Roman"/>
          <w:color w:val="000000"/>
          <w:sz w:val="24"/>
          <w:szCs w:val="24"/>
        </w:rPr>
        <w:t>5</w:t>
      </w:r>
      <w:r>
        <w:rPr>
          <w:rFonts w:ascii="Times New Roman" w:eastAsia="Times New Roman" w:hAnsi="Times New Roman"/>
          <w:color w:val="000000"/>
          <w:sz w:val="24"/>
          <w:szCs w:val="24"/>
        </w:rPr>
        <w:t xml:space="preserve"> </w:t>
      </w:r>
      <w:r w:rsidR="00F24901">
        <w:rPr>
          <w:rFonts w:ascii="Times New Roman" w:eastAsia="Times New Roman" w:hAnsi="Times New Roman"/>
          <w:color w:val="000000"/>
          <w:sz w:val="24"/>
          <w:szCs w:val="24"/>
        </w:rPr>
        <w:t>i</w:t>
      </w:r>
      <w:r>
        <w:rPr>
          <w:rFonts w:ascii="Times New Roman" w:eastAsia="Times New Roman" w:hAnsi="Times New Roman"/>
          <w:color w:val="000000"/>
          <w:sz w:val="24"/>
          <w:szCs w:val="24"/>
        </w:rPr>
        <w:t>nformation</w:t>
      </w:r>
    </w:p>
    <w:p w14:paraId="4EBA0984" w14:textId="77777777" w:rsidR="00D67945" w:rsidRPr="002853FD" w:rsidRDefault="00D67945" w:rsidP="005A15A6">
      <w:pPr>
        <w:spacing w:after="0" w:line="480" w:lineRule="auto"/>
        <w:rPr>
          <w:rFonts w:ascii="Times New Roman" w:hAnsi="Times New Roman"/>
          <w:b/>
          <w:bCs/>
          <w:color w:val="000000"/>
          <w:sz w:val="24"/>
          <w:szCs w:val="24"/>
        </w:rPr>
      </w:pPr>
      <w:proofErr w:type="spellStart"/>
      <w:r w:rsidRPr="002853FD">
        <w:rPr>
          <w:rFonts w:ascii="Times New Roman" w:hAnsi="Times New Roman"/>
          <w:b/>
          <w:bCs/>
          <w:color w:val="000000"/>
          <w:sz w:val="24"/>
          <w:szCs w:val="24"/>
        </w:rPr>
        <w:lastRenderedPageBreak/>
        <w:t>Xqq</w:t>
      </w:r>
      <w:proofErr w:type="spellEnd"/>
      <w:r w:rsidRPr="002853FD">
        <w:rPr>
          <w:rFonts w:ascii="Times New Roman" w:hAnsi="Times New Roman"/>
          <w:b/>
          <w:bCs/>
          <w:color w:val="000000"/>
          <w:sz w:val="24"/>
          <w:szCs w:val="24"/>
        </w:rPr>
        <w:t>\</w:t>
      </w:r>
    </w:p>
    <w:p w14:paraId="0C73EC1F" w14:textId="53E266B1" w:rsidR="00DC75C0" w:rsidRPr="002853FD" w:rsidRDefault="00DC75C0" w:rsidP="005A15A6">
      <w:pPr>
        <w:spacing w:after="0" w:line="480" w:lineRule="auto"/>
        <w:rPr>
          <w:rFonts w:ascii="Times New Roman" w:hAnsi="Times New Roman"/>
          <w:color w:val="000000"/>
          <w:sz w:val="24"/>
          <w:szCs w:val="24"/>
        </w:rPr>
      </w:pPr>
      <w:bookmarkStart w:id="30" w:name="_Hlk219907655"/>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qqEND</w:t>
      </w:r>
      <w:proofErr w:type="spellEnd"/>
      <w:r w:rsidRPr="002853FD">
        <w:rPr>
          <w:rFonts w:ascii="Times New Roman" w:hAnsi="Times New Roman"/>
          <w:b/>
          <w:bCs/>
          <w:color w:val="000000"/>
          <w:sz w:val="24"/>
          <w:szCs w:val="24"/>
        </w:rPr>
        <w:t xml:space="preserve"> </w:t>
      </w:r>
      <w:r w:rsidRPr="002853FD">
        <w:rPr>
          <w:rFonts w:ascii="Times New Roman" w:eastAsia="Times New Roman" w:hAnsi="Times New Roman"/>
          <w:b/>
          <w:bCs/>
          <w:color w:val="000000"/>
          <w:sz w:val="24"/>
          <w:szCs w:val="24"/>
        </w:rPr>
        <w:t>downloadable content\</w:t>
      </w:r>
      <w:bookmarkEnd w:id="30"/>
    </w:p>
    <w:p w14:paraId="00D1167E" w14:textId="77777777" w:rsidR="00B83AD4" w:rsidRPr="002853FD" w:rsidRDefault="00B83AD4" w:rsidP="005A15A6">
      <w:pPr>
        <w:spacing w:after="0" w:line="480" w:lineRule="auto"/>
        <w:rPr>
          <w:rFonts w:ascii="Times New Roman" w:hAnsi="Times New Roman"/>
          <w:color w:val="000000"/>
          <w:sz w:val="24"/>
          <w:szCs w:val="24"/>
        </w:rPr>
      </w:pPr>
    </w:p>
    <w:p w14:paraId="56360AB2" w14:textId="77777777" w:rsidR="00DC75C0" w:rsidRPr="002853FD" w:rsidRDefault="00DC75C0" w:rsidP="005A15A6">
      <w:pPr>
        <w:spacing w:after="0" w:line="480" w:lineRule="auto"/>
        <w:rPr>
          <w:rFonts w:ascii="Times New Roman" w:eastAsia="Times New Roman" w:hAnsi="Times New Roman"/>
          <w:b/>
          <w:bCs/>
          <w:color w:val="000000"/>
          <w:sz w:val="24"/>
          <w:szCs w:val="24"/>
        </w:rPr>
      </w:pPr>
      <w:r w:rsidRPr="002853FD">
        <w:rPr>
          <w:rFonts w:ascii="Times New Roman" w:eastAsia="Times New Roman" w:hAnsi="Times New Roman"/>
          <w:b/>
          <w:bCs/>
          <w:color w:val="000000"/>
          <w:sz w:val="24"/>
          <w:szCs w:val="24"/>
        </w:rPr>
        <w:t>\</w:t>
      </w:r>
      <w:proofErr w:type="spellStart"/>
      <w:r w:rsidRPr="002853FD">
        <w:rPr>
          <w:rFonts w:ascii="Times New Roman" w:eastAsia="Times New Roman" w:hAnsi="Times New Roman"/>
          <w:b/>
          <w:bCs/>
          <w:color w:val="000000"/>
          <w:sz w:val="24"/>
          <w:szCs w:val="24"/>
        </w:rPr>
        <w:t>qqID</w:t>
      </w:r>
      <w:proofErr w:type="spellEnd"/>
      <w:r w:rsidRPr="00391583">
        <w:rPr>
          <w:rFonts w:ascii="Times New Roman" w:eastAsia="Times New Roman" w:hAnsi="Times New Roman"/>
          <w:b/>
          <w:bCs/>
          <w:color w:val="000000"/>
          <w:sz w:val="24"/>
          <w:szCs w:val="24"/>
        </w:rPr>
        <w:t>: Add “All Instructor Downloads.zip here\</w:t>
      </w:r>
    </w:p>
    <w:p w14:paraId="5C91ECA1" w14:textId="77777777" w:rsidR="00DC75C0" w:rsidRPr="002853FD" w:rsidRDefault="00DC75C0" w:rsidP="005A15A6">
      <w:pPr>
        <w:spacing w:after="0" w:line="480" w:lineRule="auto"/>
        <w:rPr>
          <w:rFonts w:ascii="Times New Roman" w:hAnsi="Times New Roman"/>
          <w:color w:val="000000"/>
          <w:sz w:val="24"/>
        </w:rPr>
      </w:pPr>
    </w:p>
    <w:p w14:paraId="5C5BA991" w14:textId="77777777" w:rsidR="00DC75C0" w:rsidRDefault="00DC75C0"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&lt;a&gt;HCP </w:t>
      </w:r>
      <w:proofErr w:type="spellStart"/>
      <w:r w:rsidRPr="002853FD">
        <w:rPr>
          <w:rFonts w:ascii="Times New Roman" w:hAnsi="Times New Roman"/>
          <w:color w:val="000000"/>
          <w:sz w:val="24"/>
          <w:szCs w:val="24"/>
        </w:rPr>
        <w:t>Prebrief</w:t>
      </w:r>
      <w:proofErr w:type="spellEnd"/>
    </w:p>
    <w:p w14:paraId="4DDE3183" w14:textId="77777777" w:rsidR="00D4769A" w:rsidRPr="00D4769A" w:rsidRDefault="00D4769A" w:rsidP="00D4769A">
      <w:pPr>
        <w:numPr>
          <w:ilvl w:val="0"/>
          <w:numId w:val="24"/>
        </w:numPr>
        <w:spacing w:after="0" w:line="480" w:lineRule="auto"/>
        <w:rPr>
          <w:rFonts w:ascii="Times New Roman" w:hAnsi="Times New Roman"/>
          <w:color w:val="000000"/>
          <w:sz w:val="24"/>
          <w:szCs w:val="24"/>
        </w:rPr>
      </w:pPr>
      <w:r w:rsidRPr="00D4769A">
        <w:rPr>
          <w:rFonts w:ascii="Times New Roman" w:hAnsi="Times New Roman"/>
          <w:color w:val="000000"/>
          <w:sz w:val="24"/>
          <w:szCs w:val="24"/>
        </w:rPr>
        <w:t>Each station will last no more than seven minutes (one minute for entry information, four minutes to gather a history, two minutes to relay information back to the lead HCP).</w:t>
      </w:r>
      <w:del w:id="31" w:author="Anna Seaman" w:date="2026-08-12T13:13:00Z" w16du:dateUtc="2026-08-12T18:13:00Z">
        <w:r w:rsidRPr="00D4769A" w:rsidDel="001E0A4F">
          <w:rPr>
            <w:rFonts w:ascii="Times New Roman" w:hAnsi="Times New Roman"/>
            <w:color w:val="000000"/>
            <w:sz w:val="24"/>
            <w:szCs w:val="24"/>
          </w:rPr>
          <w:delText xml:space="preserve"> </w:delText>
        </w:r>
      </w:del>
    </w:p>
    <w:p w14:paraId="601E59A9" w14:textId="77777777" w:rsidR="00D4769A" w:rsidRPr="00D4769A" w:rsidRDefault="00D4769A" w:rsidP="00D4769A">
      <w:pPr>
        <w:numPr>
          <w:ilvl w:val="0"/>
          <w:numId w:val="24"/>
        </w:numPr>
        <w:spacing w:after="0" w:line="480" w:lineRule="auto"/>
        <w:rPr>
          <w:rFonts w:ascii="Times New Roman" w:hAnsi="Times New Roman"/>
          <w:color w:val="000000"/>
          <w:sz w:val="24"/>
          <w:szCs w:val="24"/>
        </w:rPr>
      </w:pPr>
      <w:r w:rsidRPr="00D4769A">
        <w:rPr>
          <w:rFonts w:ascii="Times New Roman" w:hAnsi="Times New Roman"/>
          <w:color w:val="000000"/>
          <w:sz w:val="24"/>
          <w:szCs w:val="24"/>
        </w:rPr>
        <w:t>You may not touch the patient, but you should gather a history from the patient.</w:t>
      </w:r>
      <w:del w:id="32" w:author="Anna Seaman" w:date="2026-08-12T13:13:00Z" w16du:dateUtc="2026-08-12T18:13:00Z">
        <w:r w:rsidRPr="00D4769A" w:rsidDel="001E0A4F">
          <w:rPr>
            <w:rFonts w:ascii="Times New Roman" w:hAnsi="Times New Roman"/>
            <w:color w:val="000000"/>
            <w:sz w:val="24"/>
            <w:szCs w:val="24"/>
          </w:rPr>
          <w:delText xml:space="preserve"> </w:delText>
        </w:r>
      </w:del>
    </w:p>
    <w:p w14:paraId="076297E4" w14:textId="77777777" w:rsidR="00D4769A" w:rsidRPr="00D4769A" w:rsidRDefault="00D4769A" w:rsidP="00D4769A">
      <w:pPr>
        <w:numPr>
          <w:ilvl w:val="0"/>
          <w:numId w:val="24"/>
        </w:numPr>
        <w:spacing w:after="0" w:line="480" w:lineRule="auto"/>
        <w:rPr>
          <w:rFonts w:ascii="Times New Roman" w:hAnsi="Times New Roman"/>
          <w:color w:val="000000"/>
          <w:sz w:val="24"/>
          <w:szCs w:val="24"/>
        </w:rPr>
      </w:pPr>
      <w:r w:rsidRPr="00D4769A">
        <w:rPr>
          <w:rFonts w:ascii="Times New Roman" w:hAnsi="Times New Roman"/>
          <w:color w:val="000000"/>
          <w:sz w:val="24"/>
          <w:szCs w:val="24"/>
        </w:rPr>
        <w:t>No proctor or HCP will be in the room with you. All information will be conveyed to the proctor who is playing the lead HCP after you have gathered your history information.</w:t>
      </w:r>
      <w:del w:id="33" w:author="Anna Seaman" w:date="2026-08-12T13:13:00Z" w16du:dateUtc="2026-08-12T18:13:00Z">
        <w:r w:rsidRPr="00D4769A" w:rsidDel="001E0A4F">
          <w:rPr>
            <w:rFonts w:ascii="Times New Roman" w:hAnsi="Times New Roman"/>
            <w:color w:val="000000"/>
            <w:sz w:val="24"/>
            <w:szCs w:val="24"/>
          </w:rPr>
          <w:delText xml:space="preserve"> </w:delText>
        </w:r>
      </w:del>
    </w:p>
    <w:p w14:paraId="6C69C417" w14:textId="77777777" w:rsidR="00D4769A" w:rsidRPr="00D4769A" w:rsidRDefault="00D4769A" w:rsidP="00D4769A">
      <w:pPr>
        <w:numPr>
          <w:ilvl w:val="0"/>
          <w:numId w:val="24"/>
        </w:numPr>
        <w:spacing w:after="0" w:line="480" w:lineRule="auto"/>
        <w:rPr>
          <w:rFonts w:ascii="Times New Roman" w:hAnsi="Times New Roman"/>
          <w:color w:val="000000"/>
          <w:sz w:val="24"/>
          <w:szCs w:val="24"/>
        </w:rPr>
      </w:pPr>
      <w:r w:rsidRPr="00D4769A">
        <w:rPr>
          <w:rFonts w:ascii="Times New Roman" w:hAnsi="Times New Roman"/>
          <w:color w:val="000000"/>
          <w:sz w:val="24"/>
          <w:szCs w:val="24"/>
        </w:rPr>
        <w:t>You will see multiple patients today. Please see the schedule for more details on the exact number.</w:t>
      </w:r>
    </w:p>
    <w:p w14:paraId="3094A463" w14:textId="77777777" w:rsidR="00D4769A" w:rsidRPr="00D4769A" w:rsidRDefault="00D4769A" w:rsidP="00D4769A">
      <w:pPr>
        <w:pStyle w:val="ListParagraph"/>
        <w:numPr>
          <w:ilvl w:val="0"/>
          <w:numId w:val="24"/>
        </w:numPr>
        <w:spacing w:line="480" w:lineRule="auto"/>
        <w:rPr>
          <w:rFonts w:ascii="Times New Roman" w:hAnsi="Times New Roman"/>
          <w:color w:val="000000"/>
        </w:rPr>
      </w:pPr>
      <w:r w:rsidRPr="00D4769A">
        <w:rPr>
          <w:rFonts w:ascii="Times New Roman" w:hAnsi="Times New Roman"/>
          <w:b/>
          <w:bCs/>
          <w:color w:val="A73023"/>
        </w:rPr>
        <w:t>SAFETY:</w:t>
      </w:r>
      <w:r w:rsidRPr="001E0A4F">
        <w:rPr>
          <w:rFonts w:ascii="Times New Roman" w:hAnsi="Times New Roman"/>
          <w:rPrChange w:id="34" w:author="Anna Seaman" w:date="2026-08-12T13:13:00Z" w16du:dateUtc="2026-08-12T18:13:00Z">
            <w:rPr>
              <w:rFonts w:ascii="Times New Roman" w:hAnsi="Times New Roman"/>
              <w:color w:val="000000"/>
            </w:rPr>
          </w:rPrChange>
        </w:rPr>
        <w:t xml:space="preserve"> </w:t>
      </w:r>
      <w:r w:rsidRPr="00D4769A">
        <w:rPr>
          <w:rFonts w:ascii="Times New Roman" w:hAnsi="Times New Roman"/>
          <w:color w:val="000000"/>
        </w:rPr>
        <w:t>If any person says “Time-out; time-out,” please stop actions immediately and as safely as possible. Unless you can see that the SP needs assistance, you should immediately leave the area and find a proctor.</w:t>
      </w:r>
    </w:p>
    <w:p w14:paraId="21465472" w14:textId="51733185" w:rsidR="00D4769A" w:rsidRPr="00D4769A" w:rsidRDefault="00D4769A" w:rsidP="00D4769A">
      <w:pPr>
        <w:pStyle w:val="ListParagraph"/>
        <w:numPr>
          <w:ilvl w:val="0"/>
          <w:numId w:val="24"/>
        </w:numPr>
        <w:spacing w:line="480" w:lineRule="auto"/>
        <w:rPr>
          <w:rFonts w:ascii="Times New Roman" w:hAnsi="Times New Roman"/>
          <w:color w:val="000000"/>
        </w:rPr>
      </w:pPr>
      <w:r w:rsidRPr="00D4769A">
        <w:rPr>
          <w:rFonts w:ascii="Times New Roman" w:hAnsi="Times New Roman"/>
          <w:color w:val="000000"/>
        </w:rPr>
        <w:t>If you have any questions, please speak to your instructor.</w:t>
      </w:r>
    </w:p>
    <w:p w14:paraId="041C85BF" w14:textId="77777777" w:rsidR="003A4B8F" w:rsidRPr="002853FD" w:rsidRDefault="003A4B8F" w:rsidP="005A15A6">
      <w:pPr>
        <w:spacing w:after="0" w:line="480" w:lineRule="auto"/>
        <w:rPr>
          <w:rFonts w:ascii="Times New Roman" w:hAnsi="Times New Roman"/>
          <w:b/>
          <w:bCs/>
          <w:color w:val="000000"/>
          <w:sz w:val="24"/>
          <w:szCs w:val="24"/>
        </w:rPr>
      </w:pPr>
      <w:bookmarkStart w:id="35" w:name="_Hlk213419313"/>
      <w:r w:rsidRPr="002853FD">
        <w:rPr>
          <w:rFonts w:ascii="Times New Roman" w:hAnsi="Times New Roman"/>
          <w:b/>
          <w:bCs/>
          <w:color w:val="000000"/>
          <w:sz w:val="24"/>
          <w:szCs w:val="24"/>
        </w:rPr>
        <w:t>\</w:t>
      </w:r>
      <w:proofErr w:type="spellStart"/>
      <w:r w:rsidRPr="002853FD">
        <w:rPr>
          <w:rFonts w:ascii="Times New Roman" w:hAnsi="Times New Roman"/>
          <w:b/>
          <w:bCs/>
          <w:color w:val="000000"/>
          <w:sz w:val="24"/>
          <w:szCs w:val="24"/>
        </w:rPr>
        <w:t>qqPSM</w:t>
      </w:r>
      <w:proofErr w:type="spellEnd"/>
      <w:r w:rsidRPr="002853FD">
        <w:rPr>
          <w:rFonts w:ascii="Times New Roman" w:hAnsi="Times New Roman"/>
          <w:b/>
          <w:bCs/>
          <w:color w:val="000000"/>
          <w:sz w:val="24"/>
          <w:szCs w:val="24"/>
        </w:rPr>
        <w:t xml:space="preserve">: Copy from the student </w:t>
      </w:r>
      <w:proofErr w:type="spellStart"/>
      <w:r w:rsidRPr="002853FD">
        <w:rPr>
          <w:rFonts w:ascii="Times New Roman" w:hAnsi="Times New Roman"/>
          <w:b/>
          <w:bCs/>
          <w:color w:val="000000"/>
          <w:sz w:val="24"/>
          <w:szCs w:val="24"/>
        </w:rPr>
        <w:t>ebook</w:t>
      </w:r>
      <w:proofErr w:type="spellEnd"/>
      <w:r w:rsidRPr="002853FD">
        <w:rPr>
          <w:rFonts w:ascii="Times New Roman" w:hAnsi="Times New Roman"/>
          <w:b/>
          <w:bCs/>
          <w:color w:val="000000"/>
          <w:sz w:val="24"/>
          <w:szCs w:val="24"/>
        </w:rPr>
        <w:t>\</w:t>
      </w:r>
    </w:p>
    <w:bookmarkEnd w:id="35"/>
    <w:p w14:paraId="21FAD707" w14:textId="57C29043" w:rsidR="00DC75C0" w:rsidRPr="002853FD" w:rsidRDefault="00DC75C0" w:rsidP="005A15A6">
      <w:pPr>
        <w:spacing w:after="0" w:line="480" w:lineRule="auto"/>
        <w:rPr>
          <w:rFonts w:ascii="Times New Roman" w:hAnsi="Times New Roman"/>
          <w:color w:val="000000"/>
          <w:sz w:val="24"/>
        </w:rPr>
      </w:pPr>
    </w:p>
    <w:p w14:paraId="6A101801" w14:textId="77777777" w:rsidR="00222251" w:rsidRPr="00D53B0F" w:rsidRDefault="00222251" w:rsidP="00222251">
      <w:pPr>
        <w:spacing w:after="0" w:line="480" w:lineRule="auto"/>
        <w:rPr>
          <w:ins w:id="36" w:author="Anna Seaman" w:date="2026-08-11T11:08:00Z" w16du:dateUtc="2026-08-11T16:08:00Z"/>
          <w:rFonts w:ascii="Times New Roman" w:eastAsia="Times New Roman" w:hAnsi="Times New Roman"/>
          <w:b/>
          <w:bCs/>
          <w:color w:val="000000"/>
          <w:sz w:val="24"/>
          <w:szCs w:val="24"/>
        </w:rPr>
      </w:pPr>
      <w:ins w:id="37" w:author="Anna Seaman" w:date="2026-08-11T11:08:00Z" w16du:dateUtc="2026-08-11T16:08:00Z">
        <w:r w:rsidRPr="00D53B0F">
          <w:rPr>
            <w:rFonts w:ascii="Times New Roman" w:eastAsia="Times New Roman" w:hAnsi="Times New Roman"/>
            <w:b/>
            <w:bCs/>
            <w:color w:val="000000"/>
            <w:sz w:val="24"/>
            <w:szCs w:val="24"/>
          </w:rPr>
          <w:t>\</w:t>
        </w:r>
        <w:proofErr w:type="spellStart"/>
        <w:r w:rsidRPr="00D53B0F">
          <w:rPr>
            <w:rFonts w:ascii="Times New Roman" w:eastAsia="Times New Roman" w:hAnsi="Times New Roman"/>
            <w:b/>
            <w:bCs/>
            <w:color w:val="000000"/>
            <w:sz w:val="24"/>
            <w:szCs w:val="24"/>
          </w:rPr>
          <w:t>qqBEGIN</w:t>
        </w:r>
        <w:proofErr w:type="spellEnd"/>
        <w:r w:rsidRPr="00D53B0F">
          <w:rPr>
            <w:rFonts w:ascii="Times New Roman" w:eastAsia="Times New Roman" w:hAnsi="Times New Roman"/>
            <w:b/>
            <w:bCs/>
            <w:color w:val="000000"/>
            <w:sz w:val="24"/>
            <w:szCs w:val="24"/>
          </w:rPr>
          <w:t xml:space="preserve"> downloadable content. Button name: Rubric</w:t>
        </w:r>
      </w:ins>
    </w:p>
    <w:p w14:paraId="0675BD00" w14:textId="77777777" w:rsidR="00222251" w:rsidRPr="00D53B0F" w:rsidRDefault="00222251" w:rsidP="00222251">
      <w:pPr>
        <w:spacing w:after="0" w:line="480" w:lineRule="auto"/>
        <w:rPr>
          <w:ins w:id="38" w:author="Anna Seaman" w:date="2026-08-11T11:08:00Z" w16du:dateUtc="2026-08-11T16:08:00Z"/>
          <w:rFonts w:ascii="Times New Roman" w:eastAsia="Times New Roman" w:hAnsi="Times New Roman"/>
          <w:b/>
          <w:bCs/>
          <w:color w:val="000000"/>
          <w:sz w:val="24"/>
          <w:szCs w:val="24"/>
        </w:rPr>
      </w:pPr>
      <w:ins w:id="39" w:author="Anna Seaman" w:date="2026-08-11T11:08:00Z" w16du:dateUtc="2026-08-11T16:08:00Z">
        <w:r w:rsidRPr="00D53B0F">
          <w:rPr>
            <w:rFonts w:ascii="Times New Roman" w:eastAsia="Times New Roman" w:hAnsi="Times New Roman"/>
            <w:b/>
            <w:bCs/>
            <w:color w:val="000000"/>
            <w:sz w:val="24"/>
            <w:szCs w:val="24"/>
          </w:rPr>
          <w:t>\</w:t>
        </w:r>
        <w:proofErr w:type="spellStart"/>
        <w:r w:rsidRPr="00D53B0F">
          <w:rPr>
            <w:rFonts w:ascii="Times New Roman" w:eastAsia="Times New Roman" w:hAnsi="Times New Roman"/>
            <w:b/>
            <w:bCs/>
            <w:color w:val="000000"/>
            <w:sz w:val="24"/>
            <w:szCs w:val="24"/>
          </w:rPr>
          <w:t>qqID</w:t>
        </w:r>
        <w:proofErr w:type="spellEnd"/>
        <w:r w:rsidRPr="00D53B0F">
          <w:rPr>
            <w:rFonts w:ascii="Times New Roman" w:eastAsia="Times New Roman" w:hAnsi="Times New Roman"/>
            <w:b/>
            <w:bCs/>
            <w:color w:val="000000"/>
            <w:sz w:val="24"/>
            <w:szCs w:val="24"/>
          </w:rPr>
          <w:t xml:space="preserve">: Throughout all simulations: Authors advise that all rubrics need to fit on </w:t>
        </w:r>
        <w:r w:rsidRPr="00156A5A">
          <w:rPr>
            <w:rFonts w:ascii="Times New Roman" w:eastAsia="Times New Roman" w:hAnsi="Times New Roman"/>
            <w:b/>
            <w:bCs/>
            <w:color w:val="000000"/>
            <w:sz w:val="24"/>
            <w:szCs w:val="24"/>
          </w:rPr>
          <w:t>one</w:t>
        </w:r>
        <w:r w:rsidRPr="00D53B0F">
          <w:rPr>
            <w:rFonts w:ascii="Times New Roman" w:eastAsia="Times New Roman" w:hAnsi="Times New Roman"/>
            <w:b/>
            <w:bCs/>
            <w:color w:val="000000"/>
            <w:sz w:val="24"/>
            <w:szCs w:val="24"/>
          </w:rPr>
          <w:t xml:space="preserve"> single</w:t>
        </w:r>
        <w:r w:rsidRPr="00156A5A">
          <w:rPr>
            <w:rFonts w:ascii="Times New Roman" w:eastAsia="Times New Roman" w:hAnsi="Times New Roman"/>
            <w:b/>
            <w:bCs/>
            <w:color w:val="000000"/>
            <w:sz w:val="24"/>
            <w:szCs w:val="24"/>
          </w:rPr>
          <w:t>-</w:t>
        </w:r>
        <w:r w:rsidRPr="00D53B0F">
          <w:rPr>
            <w:rFonts w:ascii="Times New Roman" w:eastAsia="Times New Roman" w:hAnsi="Times New Roman"/>
            <w:b/>
            <w:bCs/>
            <w:color w:val="000000"/>
            <w:sz w:val="24"/>
            <w:szCs w:val="24"/>
          </w:rPr>
          <w:t xml:space="preserve">sided page to be useful. </w:t>
        </w:r>
        <w:r w:rsidRPr="00156A5A">
          <w:rPr>
            <w:rFonts w:ascii="Times New Roman" w:eastAsia="Times New Roman" w:hAnsi="Times New Roman"/>
            <w:b/>
            <w:bCs/>
            <w:color w:val="000000"/>
            <w:sz w:val="24"/>
            <w:szCs w:val="24"/>
          </w:rPr>
          <w:t>-</w:t>
        </w:r>
        <w:r w:rsidRPr="00D53B0F">
          <w:rPr>
            <w:rFonts w:ascii="Times New Roman" w:eastAsia="Times New Roman" w:hAnsi="Times New Roman"/>
            <w:b/>
            <w:bCs/>
            <w:color w:val="000000"/>
            <w:sz w:val="24"/>
            <w:szCs w:val="24"/>
          </w:rPr>
          <w:t>cdxqq\</w:t>
        </w:r>
      </w:ins>
    </w:p>
    <w:p w14:paraId="2835516A" w14:textId="6F0691B1" w:rsidR="006352E6" w:rsidRPr="002853FD" w:rsidDel="00222251" w:rsidRDefault="006352E6" w:rsidP="005A15A6">
      <w:pPr>
        <w:spacing w:after="0" w:line="480" w:lineRule="auto"/>
        <w:rPr>
          <w:del w:id="40" w:author="Anna Seaman" w:date="2026-08-11T11:08:00Z" w16du:dateUtc="2026-08-11T16:08:00Z"/>
          <w:rFonts w:ascii="Times New Roman" w:hAnsi="Times New Roman"/>
          <w:b/>
          <w:bCs/>
          <w:color w:val="000000"/>
          <w:sz w:val="24"/>
          <w:szCs w:val="24"/>
        </w:rPr>
      </w:pPr>
      <w:del w:id="41" w:author="Anna Seaman" w:date="2026-08-11T11:08:00Z" w16du:dateUtc="2026-08-11T16:08:00Z">
        <w:r w:rsidRPr="002853FD" w:rsidDel="00222251">
          <w:rPr>
            <w:rFonts w:ascii="Times New Roman" w:hAnsi="Times New Roman"/>
            <w:b/>
            <w:bCs/>
            <w:color w:val="000000"/>
            <w:sz w:val="24"/>
            <w:szCs w:val="24"/>
          </w:rPr>
          <w:delText>\qqBEGIN downloadable content\</w:delText>
        </w:r>
      </w:del>
    </w:p>
    <w:p w14:paraId="70707493" w14:textId="11A83943" w:rsidR="004A3FE4" w:rsidRPr="002853FD" w:rsidDel="00222251" w:rsidRDefault="004A3FE4" w:rsidP="00222251">
      <w:pPr>
        <w:spacing w:after="0" w:line="480" w:lineRule="auto"/>
        <w:rPr>
          <w:del w:id="42" w:author="Anna Seaman" w:date="2026-08-11T11:08:00Z" w16du:dateUtc="2026-08-11T16:08:00Z"/>
          <w:rFonts w:ascii="Times New Roman" w:hAnsi="Times New Roman"/>
          <w:color w:val="000000"/>
          <w:sz w:val="24"/>
          <w:szCs w:val="24"/>
        </w:rPr>
      </w:pPr>
      <w:r w:rsidRPr="002853FD">
        <w:rPr>
          <w:rFonts w:ascii="Times New Roman" w:hAnsi="Times New Roman"/>
          <w:color w:val="000000"/>
          <w:sz w:val="24"/>
          <w:szCs w:val="24"/>
        </w:rPr>
        <w:t>&lt;title&gt;Rubric</w:t>
      </w:r>
      <w:del w:id="43" w:author="Anna Seaman" w:date="2026-08-11T11:08:00Z" w16du:dateUtc="2026-08-11T16:08:00Z">
        <w:r w:rsidR="00D67945" w:rsidRPr="002853FD" w:rsidDel="00222251">
          <w:rPr>
            <w:rFonts w:ascii="Times New Roman" w:hAnsi="Times New Roman"/>
            <w:color w:val="000000"/>
            <w:sz w:val="24"/>
            <w:szCs w:val="24"/>
          </w:rPr>
          <w:delText>: History Assessment Simulation Series (HASS)</w:delText>
        </w:r>
      </w:del>
    </w:p>
    <w:p w14:paraId="1291C69D" w14:textId="5C17D370" w:rsidR="00304E23" w:rsidRPr="002853FD" w:rsidRDefault="00D80D58">
      <w:pPr>
        <w:spacing w:after="0" w:line="480" w:lineRule="auto"/>
        <w:rPr>
          <w:rFonts w:ascii="Times New Roman" w:hAnsi="Times New Roman"/>
          <w:color w:val="000000"/>
          <w:sz w:val="24"/>
          <w:szCs w:val="24"/>
        </w:rPr>
        <w:pPrChange w:id="44" w:author="Anna Seaman" w:date="2026-08-11T11:08:00Z" w16du:dateUtc="2026-08-11T16:08:00Z">
          <w:pPr>
            <w:spacing w:after="0" w:line="240" w:lineRule="auto"/>
          </w:pPr>
        </w:pPrChange>
      </w:pPr>
      <w:del w:id="45" w:author="Anna Seaman" w:date="2026-08-11T11:08:00Z" w16du:dateUtc="2026-08-11T16:08:00Z">
        <w:r w:rsidRPr="002853FD" w:rsidDel="00222251">
          <w:rPr>
            <w:rFonts w:ascii="Times New Roman" w:hAnsi="Times New Roman"/>
            <w:color w:val="000000"/>
            <w:sz w:val="24"/>
            <w:szCs w:val="24"/>
          </w:rPr>
          <w:delText>Student n</w:delText>
        </w:r>
        <w:r w:rsidR="00DD3017" w:rsidRPr="002853FD" w:rsidDel="00222251">
          <w:rPr>
            <w:rFonts w:ascii="Times New Roman" w:hAnsi="Times New Roman"/>
            <w:color w:val="000000"/>
            <w:sz w:val="24"/>
            <w:szCs w:val="24"/>
          </w:rPr>
          <w:delText>ame</w:delText>
        </w:r>
        <w:r w:rsidRPr="002853FD" w:rsidDel="00222251">
          <w:rPr>
            <w:rFonts w:ascii="Times New Roman" w:hAnsi="Times New Roman"/>
            <w:color w:val="000000"/>
            <w:sz w:val="24"/>
            <w:szCs w:val="24"/>
          </w:rPr>
          <w:delText>:</w:delText>
        </w:r>
        <w:r w:rsidR="00DD3017" w:rsidRPr="002853FD" w:rsidDel="00222251">
          <w:rPr>
            <w:rFonts w:ascii="Times New Roman" w:hAnsi="Times New Roman"/>
            <w:color w:val="000000"/>
            <w:sz w:val="24"/>
            <w:szCs w:val="24"/>
          </w:rPr>
          <w:tab/>
        </w:r>
        <w:r w:rsidR="00DD3017" w:rsidRPr="002853FD" w:rsidDel="00222251">
          <w:rPr>
            <w:rFonts w:ascii="Times New Roman" w:hAnsi="Times New Roman"/>
            <w:color w:val="000000"/>
            <w:sz w:val="24"/>
            <w:szCs w:val="24"/>
          </w:rPr>
          <w:tab/>
        </w:r>
        <w:r w:rsidR="00DD3017" w:rsidRPr="002853FD" w:rsidDel="00222251">
          <w:rPr>
            <w:rFonts w:ascii="Times New Roman" w:hAnsi="Times New Roman"/>
            <w:color w:val="000000"/>
            <w:sz w:val="24"/>
            <w:szCs w:val="24"/>
          </w:rPr>
          <w:tab/>
        </w:r>
        <w:r w:rsidR="00DD3017" w:rsidRPr="002853FD" w:rsidDel="00222251">
          <w:rPr>
            <w:rFonts w:ascii="Times New Roman" w:hAnsi="Times New Roman"/>
            <w:color w:val="000000"/>
            <w:sz w:val="24"/>
            <w:szCs w:val="24"/>
          </w:rPr>
          <w:tab/>
        </w:r>
        <w:r w:rsidR="00DD3017" w:rsidRPr="002853FD" w:rsidDel="00222251">
          <w:rPr>
            <w:rFonts w:ascii="Times New Roman" w:hAnsi="Times New Roman"/>
            <w:color w:val="000000"/>
            <w:sz w:val="24"/>
            <w:szCs w:val="24"/>
          </w:rPr>
          <w:tab/>
          <w:delText xml:space="preserve">Proctor </w:delText>
        </w:r>
        <w:r w:rsidRPr="002853FD" w:rsidDel="00222251">
          <w:rPr>
            <w:rFonts w:ascii="Times New Roman" w:hAnsi="Times New Roman"/>
            <w:color w:val="000000"/>
            <w:sz w:val="24"/>
            <w:szCs w:val="24"/>
          </w:rPr>
          <w:delText>name:</w:delText>
        </w:r>
        <w:r w:rsidRPr="002853FD" w:rsidDel="00222251">
          <w:rPr>
            <w:rFonts w:ascii="Times New Roman" w:hAnsi="Times New Roman"/>
            <w:color w:val="000000"/>
            <w:sz w:val="24"/>
            <w:szCs w:val="24"/>
          </w:rPr>
          <w:tab/>
        </w:r>
        <w:r w:rsidRPr="002853FD" w:rsidDel="00222251">
          <w:rPr>
            <w:rFonts w:ascii="Times New Roman" w:hAnsi="Times New Roman"/>
            <w:color w:val="000000"/>
            <w:sz w:val="24"/>
            <w:szCs w:val="24"/>
          </w:rPr>
          <w:tab/>
        </w:r>
        <w:r w:rsidRPr="002853FD" w:rsidDel="00222251">
          <w:rPr>
            <w:rFonts w:ascii="Times New Roman" w:hAnsi="Times New Roman"/>
            <w:color w:val="000000"/>
            <w:sz w:val="24"/>
            <w:szCs w:val="24"/>
          </w:rPr>
          <w:tab/>
        </w:r>
        <w:r w:rsidRPr="002853FD" w:rsidDel="00222251">
          <w:rPr>
            <w:rFonts w:ascii="Times New Roman" w:hAnsi="Times New Roman"/>
            <w:color w:val="000000"/>
            <w:sz w:val="24"/>
            <w:szCs w:val="24"/>
          </w:rPr>
          <w:tab/>
        </w:r>
        <w:r w:rsidRPr="002853FD" w:rsidDel="00222251">
          <w:rPr>
            <w:rFonts w:ascii="Times New Roman" w:hAnsi="Times New Roman"/>
            <w:color w:val="000000"/>
            <w:sz w:val="24"/>
            <w:szCs w:val="24"/>
          </w:rPr>
          <w:tab/>
        </w:r>
      </w:del>
    </w:p>
    <w:tbl>
      <w:tblPr>
        <w:tblStyle w:val="TableGrid"/>
        <w:tblW w:w="9194" w:type="dxa"/>
        <w:tblLook w:val="04A0" w:firstRow="1" w:lastRow="0" w:firstColumn="1" w:lastColumn="0" w:noHBand="0" w:noVBand="1"/>
      </w:tblPr>
      <w:tblGrid>
        <w:gridCol w:w="1638"/>
        <w:gridCol w:w="1729"/>
        <w:gridCol w:w="1043"/>
        <w:gridCol w:w="198"/>
        <w:gridCol w:w="1620"/>
        <w:gridCol w:w="2966"/>
        <w:tblGridChange w:id="46">
          <w:tblGrid>
            <w:gridCol w:w="1638"/>
            <w:gridCol w:w="1729"/>
            <w:gridCol w:w="1043"/>
            <w:gridCol w:w="198"/>
            <w:gridCol w:w="1620"/>
            <w:gridCol w:w="2966"/>
          </w:tblGrid>
        </w:tblGridChange>
      </w:tblGrid>
      <w:tr w:rsidR="00D4769A" w:rsidRPr="00D4769A" w14:paraId="26BC652E" w14:textId="77777777" w:rsidTr="009836F5">
        <w:trPr>
          <w:trHeight w:val="300"/>
        </w:trPr>
        <w:tc>
          <w:tcPr>
            <w:tcW w:w="1638" w:type="dxa"/>
            <w:tcBorders>
              <w:top w:val="nil"/>
              <w:left w:val="nil"/>
              <w:right w:val="nil"/>
            </w:tcBorders>
          </w:tcPr>
          <w:p w14:paraId="12A4E08F" w14:textId="0F6547D6" w:rsidR="00D4769A" w:rsidRPr="00D4769A" w:rsidRDefault="00D4769A" w:rsidP="00D4769A">
            <w:pPr>
              <w:spacing w:after="0" w:line="240" w:lineRule="auto"/>
              <w:rPr>
                <w:rFonts w:ascii="Times New Roman" w:hAnsi="Times New Roman"/>
                <w:sz w:val="24"/>
                <w:szCs w:val="24"/>
              </w:rPr>
            </w:pPr>
            <w:r w:rsidRPr="00D4769A">
              <w:rPr>
                <w:rFonts w:ascii="Times New Roman" w:hAnsi="Times New Roman"/>
                <w:sz w:val="24"/>
                <w:szCs w:val="24"/>
              </w:rPr>
              <w:lastRenderedPageBreak/>
              <w:t>Student name:</w:t>
            </w:r>
          </w:p>
        </w:tc>
        <w:tc>
          <w:tcPr>
            <w:tcW w:w="2970" w:type="dxa"/>
            <w:gridSpan w:val="3"/>
            <w:tcBorders>
              <w:top w:val="nil"/>
              <w:left w:val="nil"/>
              <w:right w:val="nil"/>
            </w:tcBorders>
          </w:tcPr>
          <w:p w14:paraId="5A477FED" w14:textId="77777777" w:rsidR="00D4769A" w:rsidRPr="00D4769A" w:rsidRDefault="00D4769A" w:rsidP="00D4769A">
            <w:pPr>
              <w:spacing w:after="0" w:line="240" w:lineRule="auto"/>
              <w:rPr>
                <w:rFonts w:ascii="Times New Roman" w:hAnsi="Times New Roman"/>
                <w:b/>
                <w:bCs/>
                <w:sz w:val="24"/>
                <w:szCs w:val="24"/>
              </w:rPr>
            </w:pPr>
          </w:p>
        </w:tc>
        <w:tc>
          <w:tcPr>
            <w:tcW w:w="1620" w:type="dxa"/>
            <w:tcBorders>
              <w:top w:val="nil"/>
              <w:left w:val="nil"/>
              <w:right w:val="nil"/>
            </w:tcBorders>
          </w:tcPr>
          <w:p w14:paraId="040386DC" w14:textId="439DB5C7" w:rsidR="00D4769A" w:rsidRPr="00D4769A" w:rsidRDefault="00D4769A" w:rsidP="00D4769A">
            <w:pPr>
              <w:spacing w:after="0" w:line="240" w:lineRule="auto"/>
              <w:rPr>
                <w:rFonts w:ascii="Times New Roman" w:hAnsi="Times New Roman"/>
                <w:sz w:val="24"/>
                <w:szCs w:val="24"/>
              </w:rPr>
            </w:pPr>
            <w:r w:rsidRPr="00D4769A">
              <w:rPr>
                <w:rFonts w:ascii="Times New Roman" w:hAnsi="Times New Roman"/>
                <w:sz w:val="24"/>
                <w:szCs w:val="24"/>
              </w:rPr>
              <w:t>Proctor name:</w:t>
            </w:r>
          </w:p>
        </w:tc>
        <w:tc>
          <w:tcPr>
            <w:tcW w:w="2966" w:type="dxa"/>
            <w:tcBorders>
              <w:top w:val="nil"/>
              <w:left w:val="nil"/>
              <w:right w:val="nil"/>
            </w:tcBorders>
          </w:tcPr>
          <w:p w14:paraId="347FD287" w14:textId="27B62B39" w:rsidR="00D4769A" w:rsidRPr="00D4769A" w:rsidRDefault="00D4769A" w:rsidP="00D4769A">
            <w:pPr>
              <w:spacing w:after="0" w:line="240" w:lineRule="auto"/>
              <w:rPr>
                <w:rFonts w:ascii="Times New Roman" w:hAnsi="Times New Roman"/>
                <w:b/>
                <w:bCs/>
                <w:sz w:val="24"/>
                <w:szCs w:val="24"/>
              </w:rPr>
            </w:pPr>
          </w:p>
        </w:tc>
      </w:tr>
      <w:tr w:rsidR="005A15A6" w:rsidRPr="002853FD" w14:paraId="3621BF6A" w14:textId="77777777" w:rsidTr="00D4769A">
        <w:trPr>
          <w:trHeight w:val="300"/>
        </w:trPr>
        <w:tc>
          <w:tcPr>
            <w:tcW w:w="3367" w:type="dxa"/>
            <w:gridSpan w:val="2"/>
            <w:shd w:val="clear" w:color="auto" w:fill="A73023"/>
          </w:tcPr>
          <w:p w14:paraId="7D7D34CC" w14:textId="7556A780" w:rsidR="00304E23" w:rsidRPr="00D4769A" w:rsidRDefault="00D4769A" w:rsidP="00D4769A">
            <w:pPr>
              <w:spacing w:after="0" w:line="240" w:lineRule="auto"/>
              <w:jc w:val="center"/>
              <w:rPr>
                <w:rFonts w:ascii="Times New Roman" w:hAnsi="Times New Roman"/>
                <w:b/>
                <w:bCs/>
                <w:color w:val="FFFFFF" w:themeColor="background1"/>
                <w:sz w:val="24"/>
                <w:szCs w:val="24"/>
              </w:rPr>
            </w:pPr>
            <w:r w:rsidRPr="00D4769A">
              <w:rPr>
                <w:rFonts w:ascii="Times New Roman" w:hAnsi="Times New Roman"/>
                <w:b/>
                <w:bCs/>
                <w:color w:val="FFFFFF" w:themeColor="background1"/>
                <w:sz w:val="24"/>
                <w:szCs w:val="24"/>
              </w:rPr>
              <w:t>CRITERIA</w:t>
            </w:r>
          </w:p>
        </w:tc>
        <w:tc>
          <w:tcPr>
            <w:tcW w:w="1043" w:type="dxa"/>
            <w:shd w:val="clear" w:color="auto" w:fill="A73023"/>
          </w:tcPr>
          <w:p w14:paraId="475F660D" w14:textId="6CE9C7C3" w:rsidR="00304E23" w:rsidRPr="00D4769A" w:rsidRDefault="00D4769A" w:rsidP="00D4769A">
            <w:pPr>
              <w:spacing w:after="0" w:line="240" w:lineRule="auto"/>
              <w:jc w:val="center"/>
              <w:rPr>
                <w:rFonts w:ascii="Times New Roman" w:hAnsi="Times New Roman"/>
                <w:b/>
                <w:bCs/>
                <w:color w:val="FFFFFF" w:themeColor="background1"/>
                <w:sz w:val="24"/>
                <w:szCs w:val="24"/>
              </w:rPr>
            </w:pPr>
            <w:r w:rsidRPr="00D4769A">
              <w:rPr>
                <w:rFonts w:ascii="Times New Roman" w:hAnsi="Times New Roman"/>
                <w:b/>
                <w:bCs/>
                <w:color w:val="FFFFFF" w:themeColor="background1"/>
                <w:sz w:val="24"/>
                <w:szCs w:val="24"/>
              </w:rPr>
              <w:t>SCORE</w:t>
            </w:r>
          </w:p>
        </w:tc>
        <w:tc>
          <w:tcPr>
            <w:tcW w:w="4784" w:type="dxa"/>
            <w:gridSpan w:val="3"/>
            <w:shd w:val="clear" w:color="auto" w:fill="A73023"/>
          </w:tcPr>
          <w:p w14:paraId="31DAE8CD" w14:textId="5164D667" w:rsidR="00304E23" w:rsidRPr="00D4769A" w:rsidRDefault="00D4769A" w:rsidP="00D4769A">
            <w:pPr>
              <w:spacing w:after="0" w:line="240" w:lineRule="auto"/>
              <w:jc w:val="center"/>
              <w:rPr>
                <w:rFonts w:ascii="Times New Roman" w:hAnsi="Times New Roman"/>
                <w:b/>
                <w:bCs/>
                <w:color w:val="FFFFFF" w:themeColor="background1"/>
                <w:sz w:val="24"/>
                <w:szCs w:val="24"/>
              </w:rPr>
            </w:pPr>
            <w:r w:rsidRPr="00D4769A">
              <w:rPr>
                <w:rFonts w:ascii="Times New Roman" w:hAnsi="Times New Roman"/>
                <w:b/>
                <w:bCs/>
                <w:color w:val="FFFFFF" w:themeColor="background1"/>
                <w:sz w:val="24"/>
                <w:szCs w:val="24"/>
              </w:rPr>
              <w:t>COMMENTS</w:t>
            </w:r>
          </w:p>
        </w:tc>
      </w:tr>
      <w:tr w:rsidR="00D4769A" w:rsidRPr="002853FD" w14:paraId="173FB48B" w14:textId="77777777" w:rsidTr="00222251">
        <w:tblPrEx>
          <w:tblW w:w="9194" w:type="dxa"/>
          <w:tblPrExChange w:id="47" w:author="Anna Seaman" w:date="2026-08-11T11:08:00Z" w16du:dateUtc="2026-08-11T16:08:00Z">
            <w:tblPrEx>
              <w:tblW w:w="9194" w:type="dxa"/>
            </w:tblPrEx>
          </w:tblPrExChange>
        </w:tblPrEx>
        <w:trPr>
          <w:trHeight w:val="1008"/>
          <w:trPrChange w:id="48" w:author="Anna Seaman" w:date="2026-08-11T11:08:00Z" w16du:dateUtc="2026-08-11T16:08:00Z">
            <w:trPr>
              <w:trHeight w:val="1008"/>
            </w:trPr>
          </w:trPrChange>
        </w:trPr>
        <w:tc>
          <w:tcPr>
            <w:tcW w:w="3367" w:type="dxa"/>
            <w:gridSpan w:val="2"/>
            <w:shd w:val="clear" w:color="auto" w:fill="EDD2C4"/>
            <w:tcPrChange w:id="49" w:author="Anna Seaman" w:date="2026-08-11T11:08:00Z" w16du:dateUtc="2026-08-11T16:08:00Z">
              <w:tcPr>
                <w:tcW w:w="3367" w:type="dxa"/>
                <w:gridSpan w:val="2"/>
              </w:tcPr>
            </w:tcPrChange>
          </w:tcPr>
          <w:p w14:paraId="47B90F2A" w14:textId="20F7F8C9" w:rsidR="00D4769A" w:rsidRPr="00D4769A" w:rsidRDefault="00D4769A" w:rsidP="002B2FC3">
            <w:pPr>
              <w:spacing w:after="0" w:line="240" w:lineRule="auto"/>
              <w:ind w:left="144" w:hanging="144"/>
              <w:rPr>
                <w:rFonts w:ascii="Times New Roman" w:hAnsi="Times New Roman"/>
                <w:bCs/>
                <w:color w:val="000000"/>
                <w:sz w:val="24"/>
                <w:szCs w:val="24"/>
              </w:rPr>
            </w:pPr>
            <w:r w:rsidRPr="00D4769A">
              <w:rPr>
                <w:rFonts w:ascii="Times New Roman" w:hAnsi="Times New Roman"/>
                <w:color w:val="000000"/>
                <w:sz w:val="24"/>
                <w:szCs w:val="24"/>
              </w:rPr>
              <w:t>Clinician ensured safety for patient and self. This includes situation safety and appropriate steps based on presenting condition</w:t>
            </w:r>
          </w:p>
        </w:tc>
        <w:tc>
          <w:tcPr>
            <w:tcW w:w="1043" w:type="dxa"/>
            <w:tcPrChange w:id="50" w:author="Anna Seaman" w:date="2026-08-11T11:08:00Z" w16du:dateUtc="2026-08-11T16:08:00Z">
              <w:tcPr>
                <w:tcW w:w="1043" w:type="dxa"/>
              </w:tcPr>
            </w:tcPrChange>
          </w:tcPr>
          <w:p w14:paraId="218786F1" w14:textId="77777777" w:rsidR="00D4769A" w:rsidRPr="002853FD" w:rsidRDefault="00D4769A" w:rsidP="002B2FC3">
            <w:pPr>
              <w:spacing w:after="0" w:line="240" w:lineRule="auto"/>
              <w:ind w:left="144" w:hanging="144"/>
              <w:rPr>
                <w:rFonts w:ascii="Times New Roman" w:hAnsi="Times New Roman"/>
                <w:color w:val="000000"/>
                <w:sz w:val="24"/>
                <w:szCs w:val="24"/>
              </w:rPr>
            </w:pPr>
          </w:p>
        </w:tc>
        <w:tc>
          <w:tcPr>
            <w:tcW w:w="4784" w:type="dxa"/>
            <w:gridSpan w:val="3"/>
            <w:tcPrChange w:id="51" w:author="Anna Seaman" w:date="2026-08-11T11:08:00Z" w16du:dateUtc="2026-08-11T16:08:00Z">
              <w:tcPr>
                <w:tcW w:w="4784" w:type="dxa"/>
                <w:gridSpan w:val="3"/>
              </w:tcPr>
            </w:tcPrChange>
          </w:tcPr>
          <w:p w14:paraId="6750865E" w14:textId="77777777" w:rsidR="00D4769A" w:rsidRPr="002853FD" w:rsidRDefault="00D4769A" w:rsidP="002B2FC3">
            <w:pPr>
              <w:spacing w:after="0" w:line="240" w:lineRule="auto"/>
              <w:ind w:left="144" w:hanging="144"/>
              <w:rPr>
                <w:rFonts w:ascii="Times New Roman" w:hAnsi="Times New Roman"/>
                <w:color w:val="000000"/>
                <w:sz w:val="24"/>
                <w:szCs w:val="24"/>
              </w:rPr>
            </w:pPr>
          </w:p>
        </w:tc>
      </w:tr>
      <w:tr w:rsidR="00D4769A" w:rsidRPr="002853FD" w14:paraId="7512664F" w14:textId="77777777" w:rsidTr="00222251">
        <w:tblPrEx>
          <w:tblW w:w="9194" w:type="dxa"/>
          <w:tblPrExChange w:id="52" w:author="Anna Seaman" w:date="2026-08-11T11:08:00Z" w16du:dateUtc="2026-08-11T16:08:00Z">
            <w:tblPrEx>
              <w:tblW w:w="9194" w:type="dxa"/>
            </w:tblPrEx>
          </w:tblPrExChange>
        </w:tblPrEx>
        <w:trPr>
          <w:trHeight w:val="80"/>
          <w:trPrChange w:id="53" w:author="Anna Seaman" w:date="2026-08-11T11:08:00Z" w16du:dateUtc="2026-08-11T16:08:00Z">
            <w:trPr>
              <w:trHeight w:val="80"/>
            </w:trPr>
          </w:trPrChange>
        </w:trPr>
        <w:tc>
          <w:tcPr>
            <w:tcW w:w="3367" w:type="dxa"/>
            <w:gridSpan w:val="2"/>
            <w:shd w:val="clear" w:color="auto" w:fill="EDD2C4"/>
            <w:tcPrChange w:id="54" w:author="Anna Seaman" w:date="2026-08-11T11:08:00Z" w16du:dateUtc="2026-08-11T16:08:00Z">
              <w:tcPr>
                <w:tcW w:w="3367" w:type="dxa"/>
                <w:gridSpan w:val="2"/>
              </w:tcPr>
            </w:tcPrChange>
          </w:tcPr>
          <w:p w14:paraId="01FDFDA9" w14:textId="568EE32A" w:rsidR="00D4769A" w:rsidRPr="00D4769A" w:rsidRDefault="00D4769A" w:rsidP="002B2FC3">
            <w:pPr>
              <w:spacing w:after="0" w:line="240" w:lineRule="auto"/>
              <w:ind w:left="144" w:hanging="144"/>
              <w:rPr>
                <w:rFonts w:ascii="Times New Roman" w:hAnsi="Times New Roman"/>
                <w:color w:val="000000"/>
                <w:sz w:val="24"/>
                <w:szCs w:val="24"/>
              </w:rPr>
            </w:pPr>
            <w:r w:rsidRPr="00D4769A">
              <w:rPr>
                <w:rFonts w:ascii="Times New Roman" w:hAnsi="Times New Roman"/>
                <w:color w:val="000000"/>
                <w:sz w:val="24"/>
                <w:szCs w:val="24"/>
              </w:rPr>
              <w:t>Presented at least one appropriate or reason</w:t>
            </w:r>
            <w:r w:rsidRPr="00D4769A">
              <w:rPr>
                <w:rFonts w:ascii="Times New Roman" w:hAnsi="Times New Roman"/>
                <w:color w:val="000000"/>
                <w:sz w:val="24"/>
                <w:szCs w:val="24"/>
              </w:rPr>
              <w:softHyphen/>
              <w:t>able differential diagnosis to lead HCP</w:t>
            </w:r>
          </w:p>
        </w:tc>
        <w:tc>
          <w:tcPr>
            <w:tcW w:w="1043" w:type="dxa"/>
            <w:tcPrChange w:id="55" w:author="Anna Seaman" w:date="2026-08-11T11:08:00Z" w16du:dateUtc="2026-08-11T16:08:00Z">
              <w:tcPr>
                <w:tcW w:w="1043" w:type="dxa"/>
              </w:tcPr>
            </w:tcPrChange>
          </w:tcPr>
          <w:p w14:paraId="07F8E29D" w14:textId="77777777" w:rsidR="00D4769A" w:rsidRPr="002853FD" w:rsidRDefault="00D4769A" w:rsidP="002B2FC3">
            <w:pPr>
              <w:spacing w:after="0" w:line="240" w:lineRule="auto"/>
              <w:ind w:left="144" w:hanging="144"/>
              <w:rPr>
                <w:rFonts w:ascii="Times New Roman" w:hAnsi="Times New Roman"/>
                <w:color w:val="000000"/>
                <w:sz w:val="24"/>
                <w:szCs w:val="24"/>
              </w:rPr>
            </w:pPr>
          </w:p>
        </w:tc>
        <w:tc>
          <w:tcPr>
            <w:tcW w:w="4784" w:type="dxa"/>
            <w:gridSpan w:val="3"/>
            <w:tcPrChange w:id="56" w:author="Anna Seaman" w:date="2026-08-11T11:08:00Z" w16du:dateUtc="2026-08-11T16:08:00Z">
              <w:tcPr>
                <w:tcW w:w="4784" w:type="dxa"/>
                <w:gridSpan w:val="3"/>
              </w:tcPr>
            </w:tcPrChange>
          </w:tcPr>
          <w:p w14:paraId="721A4693" w14:textId="33A50351" w:rsidR="00D4769A" w:rsidRPr="002853FD" w:rsidRDefault="00D4769A" w:rsidP="002B2FC3">
            <w:pPr>
              <w:spacing w:after="0" w:line="240" w:lineRule="auto"/>
              <w:ind w:left="144" w:hanging="144"/>
              <w:rPr>
                <w:rFonts w:ascii="Times New Roman" w:hAnsi="Times New Roman"/>
                <w:color w:val="000000"/>
                <w:sz w:val="24"/>
                <w:szCs w:val="24"/>
              </w:rPr>
            </w:pPr>
          </w:p>
        </w:tc>
      </w:tr>
      <w:tr w:rsidR="00D4769A" w:rsidRPr="002853FD" w14:paraId="01EE1111" w14:textId="77777777" w:rsidTr="00222251">
        <w:tblPrEx>
          <w:tblW w:w="9194" w:type="dxa"/>
          <w:tblPrExChange w:id="57" w:author="Anna Seaman" w:date="2026-08-11T11:08:00Z" w16du:dateUtc="2026-08-11T16:08:00Z">
            <w:tblPrEx>
              <w:tblW w:w="9194" w:type="dxa"/>
            </w:tblPrEx>
          </w:tblPrExChange>
        </w:tblPrEx>
        <w:trPr>
          <w:trHeight w:val="70"/>
          <w:trPrChange w:id="58" w:author="Anna Seaman" w:date="2026-08-11T11:08:00Z" w16du:dateUtc="2026-08-11T16:08:00Z">
            <w:trPr>
              <w:trHeight w:val="70"/>
            </w:trPr>
          </w:trPrChange>
        </w:trPr>
        <w:tc>
          <w:tcPr>
            <w:tcW w:w="3367" w:type="dxa"/>
            <w:gridSpan w:val="2"/>
            <w:shd w:val="clear" w:color="auto" w:fill="EDD2C4"/>
            <w:tcPrChange w:id="59" w:author="Anna Seaman" w:date="2026-08-11T11:08:00Z" w16du:dateUtc="2026-08-11T16:08:00Z">
              <w:tcPr>
                <w:tcW w:w="3367" w:type="dxa"/>
                <w:gridSpan w:val="2"/>
              </w:tcPr>
            </w:tcPrChange>
          </w:tcPr>
          <w:p w14:paraId="5DEBCB6D" w14:textId="18EE40E5" w:rsidR="00D4769A" w:rsidRPr="00D4769A" w:rsidRDefault="00D4769A" w:rsidP="002B2FC3">
            <w:pPr>
              <w:spacing w:after="0" w:line="240" w:lineRule="auto"/>
              <w:ind w:left="144" w:hanging="144"/>
              <w:rPr>
                <w:rFonts w:ascii="Times New Roman" w:hAnsi="Times New Roman"/>
                <w:color w:val="000000"/>
                <w:sz w:val="24"/>
                <w:szCs w:val="24"/>
              </w:rPr>
            </w:pPr>
            <w:r w:rsidRPr="00D4769A">
              <w:rPr>
                <w:rFonts w:ascii="Times New Roman" w:hAnsi="Times New Roman"/>
                <w:color w:val="000000"/>
                <w:sz w:val="24"/>
                <w:szCs w:val="24"/>
              </w:rPr>
              <w:t>Able to explain and discuss reasons for differentials based on patient presentation and history obtained from patient</w:t>
            </w:r>
          </w:p>
        </w:tc>
        <w:tc>
          <w:tcPr>
            <w:tcW w:w="1043" w:type="dxa"/>
            <w:tcPrChange w:id="60" w:author="Anna Seaman" w:date="2026-08-11T11:08:00Z" w16du:dateUtc="2026-08-11T16:08:00Z">
              <w:tcPr>
                <w:tcW w:w="1043" w:type="dxa"/>
              </w:tcPr>
            </w:tcPrChange>
          </w:tcPr>
          <w:p w14:paraId="39E7EFA3" w14:textId="77777777" w:rsidR="00D4769A" w:rsidRPr="002853FD" w:rsidRDefault="00D4769A" w:rsidP="002B2FC3">
            <w:pPr>
              <w:spacing w:after="0" w:line="240" w:lineRule="auto"/>
              <w:ind w:left="144" w:hanging="144"/>
              <w:rPr>
                <w:rFonts w:ascii="Times New Roman" w:hAnsi="Times New Roman"/>
                <w:color w:val="000000"/>
                <w:sz w:val="24"/>
                <w:szCs w:val="24"/>
              </w:rPr>
            </w:pPr>
          </w:p>
        </w:tc>
        <w:tc>
          <w:tcPr>
            <w:tcW w:w="4784" w:type="dxa"/>
            <w:gridSpan w:val="3"/>
            <w:tcPrChange w:id="61" w:author="Anna Seaman" w:date="2026-08-11T11:08:00Z" w16du:dateUtc="2026-08-11T16:08:00Z">
              <w:tcPr>
                <w:tcW w:w="4784" w:type="dxa"/>
                <w:gridSpan w:val="3"/>
              </w:tcPr>
            </w:tcPrChange>
          </w:tcPr>
          <w:p w14:paraId="11E10E4B" w14:textId="77777777" w:rsidR="00D4769A" w:rsidRPr="002853FD" w:rsidRDefault="00D4769A" w:rsidP="002B2FC3">
            <w:pPr>
              <w:spacing w:after="0" w:line="240" w:lineRule="auto"/>
              <w:ind w:left="144" w:hanging="144"/>
              <w:rPr>
                <w:rFonts w:ascii="Times New Roman" w:hAnsi="Times New Roman"/>
                <w:color w:val="000000"/>
                <w:sz w:val="24"/>
                <w:szCs w:val="24"/>
              </w:rPr>
            </w:pPr>
          </w:p>
        </w:tc>
      </w:tr>
      <w:tr w:rsidR="00D4769A" w:rsidRPr="002853FD" w14:paraId="1A22CBF4" w14:textId="77777777" w:rsidTr="00222251">
        <w:tblPrEx>
          <w:tblW w:w="9194" w:type="dxa"/>
          <w:tblPrExChange w:id="62" w:author="Anna Seaman" w:date="2026-08-11T11:08:00Z" w16du:dateUtc="2026-08-11T16:08:00Z">
            <w:tblPrEx>
              <w:tblW w:w="9194" w:type="dxa"/>
            </w:tblPrEx>
          </w:tblPrExChange>
        </w:tblPrEx>
        <w:trPr>
          <w:trHeight w:val="70"/>
          <w:trPrChange w:id="63" w:author="Anna Seaman" w:date="2026-08-11T11:08:00Z" w16du:dateUtc="2026-08-11T16:08:00Z">
            <w:trPr>
              <w:trHeight w:val="70"/>
            </w:trPr>
          </w:trPrChange>
        </w:trPr>
        <w:tc>
          <w:tcPr>
            <w:tcW w:w="3367" w:type="dxa"/>
            <w:gridSpan w:val="2"/>
            <w:shd w:val="clear" w:color="auto" w:fill="EDD2C4"/>
            <w:tcPrChange w:id="64" w:author="Anna Seaman" w:date="2026-08-11T11:08:00Z" w16du:dateUtc="2026-08-11T16:08:00Z">
              <w:tcPr>
                <w:tcW w:w="3367" w:type="dxa"/>
                <w:gridSpan w:val="2"/>
              </w:tcPr>
            </w:tcPrChange>
          </w:tcPr>
          <w:p w14:paraId="25116709" w14:textId="3095C99A" w:rsidR="00D4769A" w:rsidRPr="00D4769A" w:rsidRDefault="00D4769A" w:rsidP="002B2FC3">
            <w:pPr>
              <w:spacing w:after="0" w:line="240" w:lineRule="auto"/>
              <w:ind w:left="144" w:hanging="144"/>
              <w:rPr>
                <w:rFonts w:ascii="Times New Roman" w:hAnsi="Times New Roman"/>
                <w:b/>
                <w:bCs/>
                <w:color w:val="000000"/>
                <w:sz w:val="24"/>
                <w:szCs w:val="24"/>
              </w:rPr>
            </w:pPr>
            <w:r w:rsidRPr="00D4769A">
              <w:rPr>
                <w:rFonts w:ascii="Times New Roman" w:hAnsi="Times New Roman"/>
                <w:color w:val="000000"/>
                <w:sz w:val="24"/>
                <w:szCs w:val="24"/>
              </w:rPr>
              <w:t>Able to answer relevant or necessary history or other questions from lead HCP</w:t>
            </w:r>
          </w:p>
        </w:tc>
        <w:tc>
          <w:tcPr>
            <w:tcW w:w="1043" w:type="dxa"/>
            <w:tcPrChange w:id="65" w:author="Anna Seaman" w:date="2026-08-11T11:08:00Z" w16du:dateUtc="2026-08-11T16:08:00Z">
              <w:tcPr>
                <w:tcW w:w="1043" w:type="dxa"/>
              </w:tcPr>
            </w:tcPrChange>
          </w:tcPr>
          <w:p w14:paraId="27AA7E0B" w14:textId="77777777" w:rsidR="00D4769A" w:rsidRPr="002853FD" w:rsidRDefault="00D4769A" w:rsidP="002B2FC3">
            <w:pPr>
              <w:spacing w:after="0" w:line="240" w:lineRule="auto"/>
              <w:ind w:left="144" w:hanging="144"/>
              <w:rPr>
                <w:rFonts w:ascii="Times New Roman" w:hAnsi="Times New Roman"/>
                <w:color w:val="000000"/>
                <w:sz w:val="24"/>
                <w:szCs w:val="24"/>
              </w:rPr>
            </w:pPr>
          </w:p>
        </w:tc>
        <w:tc>
          <w:tcPr>
            <w:tcW w:w="4784" w:type="dxa"/>
            <w:gridSpan w:val="3"/>
            <w:tcPrChange w:id="66" w:author="Anna Seaman" w:date="2026-08-11T11:08:00Z" w16du:dateUtc="2026-08-11T16:08:00Z">
              <w:tcPr>
                <w:tcW w:w="4784" w:type="dxa"/>
                <w:gridSpan w:val="3"/>
              </w:tcPr>
            </w:tcPrChange>
          </w:tcPr>
          <w:p w14:paraId="52B23833" w14:textId="417D148B" w:rsidR="00D4769A" w:rsidRPr="002853FD" w:rsidRDefault="00D4769A" w:rsidP="002B2FC3">
            <w:pPr>
              <w:spacing w:after="0" w:line="240" w:lineRule="auto"/>
              <w:ind w:left="144" w:hanging="144"/>
              <w:rPr>
                <w:rFonts w:ascii="Times New Roman" w:hAnsi="Times New Roman"/>
                <w:color w:val="000000"/>
                <w:sz w:val="24"/>
                <w:szCs w:val="24"/>
              </w:rPr>
            </w:pPr>
          </w:p>
        </w:tc>
      </w:tr>
      <w:tr w:rsidR="00D4769A" w:rsidRPr="002853FD" w14:paraId="2C70333A" w14:textId="77777777" w:rsidTr="00222251">
        <w:tblPrEx>
          <w:tblW w:w="9194" w:type="dxa"/>
          <w:tblPrExChange w:id="67" w:author="Anna Seaman" w:date="2026-08-11T11:08:00Z" w16du:dateUtc="2026-08-11T16:08:00Z">
            <w:tblPrEx>
              <w:tblW w:w="9194" w:type="dxa"/>
            </w:tblPrEx>
          </w:tblPrExChange>
        </w:tblPrEx>
        <w:trPr>
          <w:trHeight w:val="1008"/>
          <w:trPrChange w:id="68" w:author="Anna Seaman" w:date="2026-08-11T11:08:00Z" w16du:dateUtc="2026-08-11T16:08:00Z">
            <w:trPr>
              <w:trHeight w:val="1008"/>
            </w:trPr>
          </w:trPrChange>
        </w:trPr>
        <w:tc>
          <w:tcPr>
            <w:tcW w:w="3367" w:type="dxa"/>
            <w:gridSpan w:val="2"/>
            <w:shd w:val="clear" w:color="auto" w:fill="EDD2C4"/>
            <w:tcPrChange w:id="69" w:author="Anna Seaman" w:date="2026-08-11T11:08:00Z" w16du:dateUtc="2026-08-11T16:08:00Z">
              <w:tcPr>
                <w:tcW w:w="3367" w:type="dxa"/>
                <w:gridSpan w:val="2"/>
              </w:tcPr>
            </w:tcPrChange>
          </w:tcPr>
          <w:p w14:paraId="43F717CC" w14:textId="7BED7724" w:rsidR="00D4769A" w:rsidRPr="00D4769A" w:rsidRDefault="00D4769A" w:rsidP="002B2FC3">
            <w:pPr>
              <w:spacing w:after="0" w:line="240" w:lineRule="auto"/>
              <w:ind w:left="144" w:hanging="144"/>
              <w:rPr>
                <w:rFonts w:ascii="Times New Roman" w:hAnsi="Times New Roman"/>
                <w:color w:val="000000"/>
                <w:sz w:val="24"/>
                <w:szCs w:val="24"/>
              </w:rPr>
            </w:pPr>
            <w:r w:rsidRPr="00D4769A">
              <w:rPr>
                <w:rFonts w:ascii="Times New Roman" w:hAnsi="Times New Roman"/>
                <w:color w:val="000000"/>
                <w:sz w:val="24"/>
                <w:szCs w:val="24"/>
              </w:rPr>
              <w:t>Report to lead HCP is organized, professional, succinct, and conveys useful and important information quickly</w:t>
            </w:r>
          </w:p>
        </w:tc>
        <w:tc>
          <w:tcPr>
            <w:tcW w:w="1043" w:type="dxa"/>
            <w:tcPrChange w:id="70" w:author="Anna Seaman" w:date="2026-08-11T11:08:00Z" w16du:dateUtc="2026-08-11T16:08:00Z">
              <w:tcPr>
                <w:tcW w:w="1043" w:type="dxa"/>
              </w:tcPr>
            </w:tcPrChange>
          </w:tcPr>
          <w:p w14:paraId="7958C3E0" w14:textId="77777777" w:rsidR="00D4769A" w:rsidRPr="002853FD" w:rsidRDefault="00D4769A" w:rsidP="002B2FC3">
            <w:pPr>
              <w:spacing w:after="0" w:line="240" w:lineRule="auto"/>
              <w:ind w:left="144" w:hanging="144"/>
              <w:rPr>
                <w:rFonts w:ascii="Times New Roman" w:hAnsi="Times New Roman"/>
                <w:color w:val="000000"/>
                <w:sz w:val="24"/>
                <w:szCs w:val="24"/>
              </w:rPr>
            </w:pPr>
          </w:p>
        </w:tc>
        <w:tc>
          <w:tcPr>
            <w:tcW w:w="4784" w:type="dxa"/>
            <w:gridSpan w:val="3"/>
            <w:tcPrChange w:id="71" w:author="Anna Seaman" w:date="2026-08-11T11:08:00Z" w16du:dateUtc="2026-08-11T16:08:00Z">
              <w:tcPr>
                <w:tcW w:w="4784" w:type="dxa"/>
                <w:gridSpan w:val="3"/>
              </w:tcPr>
            </w:tcPrChange>
          </w:tcPr>
          <w:p w14:paraId="5D5F4F40" w14:textId="5C7CF984" w:rsidR="00D4769A" w:rsidRPr="002853FD" w:rsidRDefault="00D4769A" w:rsidP="002B2FC3">
            <w:pPr>
              <w:spacing w:after="0" w:line="240" w:lineRule="auto"/>
              <w:ind w:left="144" w:hanging="144"/>
              <w:rPr>
                <w:rFonts w:ascii="Times New Roman" w:hAnsi="Times New Roman"/>
                <w:color w:val="000000"/>
                <w:sz w:val="24"/>
                <w:szCs w:val="24"/>
              </w:rPr>
            </w:pPr>
          </w:p>
        </w:tc>
      </w:tr>
      <w:tr w:rsidR="00D4769A" w:rsidRPr="002853FD" w14:paraId="77B0F702" w14:textId="77777777" w:rsidTr="00222251">
        <w:tblPrEx>
          <w:tblW w:w="9194" w:type="dxa"/>
          <w:tblPrExChange w:id="72" w:author="Anna Seaman" w:date="2026-08-11T11:08:00Z" w16du:dateUtc="2026-08-11T16:08:00Z">
            <w:tblPrEx>
              <w:tblW w:w="9194" w:type="dxa"/>
            </w:tblPrEx>
          </w:tblPrExChange>
        </w:tblPrEx>
        <w:trPr>
          <w:trHeight w:val="593"/>
          <w:trPrChange w:id="73" w:author="Anna Seaman" w:date="2026-08-11T11:08:00Z" w16du:dateUtc="2026-08-11T16:08:00Z">
            <w:trPr>
              <w:trHeight w:val="593"/>
            </w:trPr>
          </w:trPrChange>
        </w:trPr>
        <w:tc>
          <w:tcPr>
            <w:tcW w:w="3367" w:type="dxa"/>
            <w:gridSpan w:val="2"/>
            <w:shd w:val="clear" w:color="auto" w:fill="EDD2C4"/>
            <w:tcPrChange w:id="74" w:author="Anna Seaman" w:date="2026-08-11T11:08:00Z" w16du:dateUtc="2026-08-11T16:08:00Z">
              <w:tcPr>
                <w:tcW w:w="3367" w:type="dxa"/>
                <w:gridSpan w:val="2"/>
              </w:tcPr>
            </w:tcPrChange>
          </w:tcPr>
          <w:p w14:paraId="6769FDE7" w14:textId="10E9D4BD" w:rsidR="00D4769A" w:rsidRPr="00D4769A" w:rsidRDefault="00D4769A" w:rsidP="002B2FC3">
            <w:pPr>
              <w:spacing w:after="0" w:line="240" w:lineRule="auto"/>
              <w:ind w:left="144" w:hanging="144"/>
              <w:rPr>
                <w:rFonts w:ascii="Times New Roman" w:hAnsi="Times New Roman"/>
                <w:color w:val="000000"/>
                <w:sz w:val="24"/>
                <w:szCs w:val="24"/>
              </w:rPr>
            </w:pPr>
            <w:r w:rsidRPr="00D4769A">
              <w:rPr>
                <w:rFonts w:ascii="Times New Roman" w:hAnsi="Times New Roman"/>
                <w:color w:val="000000"/>
                <w:sz w:val="24"/>
                <w:szCs w:val="24"/>
              </w:rPr>
              <w:t>Provided situation-specific information, recommendations, or care (verbal) as necessary to patient</w:t>
            </w:r>
          </w:p>
        </w:tc>
        <w:tc>
          <w:tcPr>
            <w:tcW w:w="1043" w:type="dxa"/>
            <w:tcPrChange w:id="75" w:author="Anna Seaman" w:date="2026-08-11T11:08:00Z" w16du:dateUtc="2026-08-11T16:08:00Z">
              <w:tcPr>
                <w:tcW w:w="1043" w:type="dxa"/>
              </w:tcPr>
            </w:tcPrChange>
          </w:tcPr>
          <w:p w14:paraId="683E6BD8" w14:textId="77777777" w:rsidR="00D4769A" w:rsidRPr="002853FD" w:rsidRDefault="00D4769A" w:rsidP="002B2FC3">
            <w:pPr>
              <w:spacing w:after="0" w:line="240" w:lineRule="auto"/>
              <w:ind w:left="144" w:hanging="144"/>
              <w:rPr>
                <w:rFonts w:ascii="Times New Roman" w:hAnsi="Times New Roman"/>
                <w:color w:val="000000"/>
                <w:sz w:val="24"/>
                <w:szCs w:val="24"/>
              </w:rPr>
            </w:pPr>
          </w:p>
        </w:tc>
        <w:tc>
          <w:tcPr>
            <w:tcW w:w="4784" w:type="dxa"/>
            <w:gridSpan w:val="3"/>
            <w:tcPrChange w:id="76" w:author="Anna Seaman" w:date="2026-08-11T11:08:00Z" w16du:dateUtc="2026-08-11T16:08:00Z">
              <w:tcPr>
                <w:tcW w:w="4784" w:type="dxa"/>
                <w:gridSpan w:val="3"/>
              </w:tcPr>
            </w:tcPrChange>
          </w:tcPr>
          <w:p w14:paraId="3DBC3102" w14:textId="77777777" w:rsidR="00D4769A" w:rsidRPr="002853FD" w:rsidRDefault="00D4769A" w:rsidP="002B2FC3">
            <w:pPr>
              <w:spacing w:after="0" w:line="240" w:lineRule="auto"/>
              <w:ind w:left="144" w:hanging="144"/>
              <w:rPr>
                <w:rFonts w:ascii="Times New Roman" w:hAnsi="Times New Roman"/>
                <w:color w:val="000000"/>
                <w:sz w:val="24"/>
                <w:szCs w:val="24"/>
              </w:rPr>
            </w:pPr>
          </w:p>
        </w:tc>
      </w:tr>
    </w:tbl>
    <w:p w14:paraId="417551BA" w14:textId="359D5189" w:rsidR="00B83AD4" w:rsidRPr="00B00524" w:rsidRDefault="00B83AD4" w:rsidP="00D4769A">
      <w:pPr>
        <w:spacing w:after="0" w:line="240" w:lineRule="auto"/>
        <w:rPr>
          <w:rFonts w:ascii="Times New Roman" w:hAnsi="Times New Roman"/>
          <w:bCs/>
          <w:color w:val="000000"/>
          <w:sz w:val="20"/>
          <w:szCs w:val="20"/>
        </w:rPr>
      </w:pPr>
      <w:bookmarkStart w:id="77" w:name="_Hlk222486151"/>
      <w:r w:rsidRPr="00B00524">
        <w:rPr>
          <w:rFonts w:ascii="Times New Roman" w:hAnsi="Times New Roman"/>
          <w:color w:val="000000"/>
          <w:sz w:val="20"/>
          <w:szCs w:val="20"/>
        </w:rPr>
        <w:t>0 = not performed</w:t>
      </w:r>
      <w:del w:id="78" w:author="Anna Seaman" w:date="2026-08-10T17:59:00Z" w16du:dateUtc="2026-08-10T22:59:00Z">
        <w:r w:rsidRPr="00B00524" w:rsidDel="00B00524">
          <w:rPr>
            <w:rFonts w:ascii="Times New Roman" w:hAnsi="Times New Roman"/>
            <w:color w:val="000000"/>
            <w:sz w:val="20"/>
            <w:szCs w:val="20"/>
          </w:rPr>
          <w:delText xml:space="preserve"> or dangerous</w:delText>
        </w:r>
      </w:del>
      <w:r w:rsidRPr="00B00524">
        <w:rPr>
          <w:rFonts w:ascii="Times New Roman" w:hAnsi="Times New Roman"/>
          <w:color w:val="000000"/>
          <w:sz w:val="20"/>
          <w:szCs w:val="20"/>
        </w:rPr>
        <w:t xml:space="preserve">; 1 = inadequate; 2 = </w:t>
      </w:r>
      <w:bookmarkStart w:id="79" w:name="_Hlk222480168"/>
      <w:bookmarkStart w:id="80" w:name="_Hlk222480202"/>
      <w:r w:rsidRPr="00B00524">
        <w:rPr>
          <w:rFonts w:ascii="Times New Roman" w:hAnsi="Times New Roman"/>
          <w:bCs/>
          <w:color w:val="000000"/>
          <w:sz w:val="20"/>
          <w:szCs w:val="20"/>
        </w:rPr>
        <w:t>minimum standard of care or above</w:t>
      </w:r>
      <w:bookmarkEnd w:id="79"/>
      <w:r w:rsidRPr="00B00524">
        <w:rPr>
          <w:rFonts w:ascii="Times New Roman" w:hAnsi="Times New Roman"/>
          <w:bCs/>
          <w:color w:val="000000"/>
          <w:sz w:val="20"/>
          <w:szCs w:val="20"/>
        </w:rPr>
        <w:t>.</w:t>
      </w:r>
      <w:bookmarkEnd w:id="80"/>
    </w:p>
    <w:bookmarkEnd w:id="77"/>
    <w:p w14:paraId="6656B1E6" w14:textId="77777777" w:rsidR="009836F5" w:rsidRDefault="009836F5" w:rsidP="00D4769A">
      <w:pPr>
        <w:spacing w:after="0" w:line="240" w:lineRule="auto"/>
        <w:rPr>
          <w:rFonts w:ascii="Times New Roman" w:eastAsia="Times New Roman" w:hAnsi="Times New Roman"/>
          <w:color w:val="000000"/>
          <w:sz w:val="24"/>
          <w:szCs w:val="24"/>
        </w:rPr>
      </w:pPr>
    </w:p>
    <w:p w14:paraId="06CA83AB" w14:textId="35284E75" w:rsidR="00C30490" w:rsidRPr="002853FD" w:rsidRDefault="00B83AD4" w:rsidP="00D4769A">
      <w:pPr>
        <w:spacing w:after="0" w:line="240" w:lineRule="auto"/>
        <w:rPr>
          <w:rFonts w:ascii="Times New Roman" w:eastAsia="Times New Roman" w:hAnsi="Times New Roman"/>
          <w:color w:val="000000"/>
          <w:sz w:val="24"/>
          <w:szCs w:val="24"/>
        </w:rPr>
      </w:pPr>
      <w:r w:rsidRPr="002853FD">
        <w:rPr>
          <w:rFonts w:ascii="Times New Roman" w:eastAsia="Times New Roman" w:hAnsi="Times New Roman"/>
          <w:color w:val="000000"/>
          <w:sz w:val="24"/>
          <w:szCs w:val="24"/>
        </w:rPr>
        <w:t>Other comments:</w:t>
      </w:r>
    </w:p>
    <w:p w14:paraId="55205B2B" w14:textId="77777777" w:rsidR="008D7E57" w:rsidRPr="002853FD" w:rsidRDefault="008D7E57" w:rsidP="005A15A6">
      <w:pPr>
        <w:spacing w:after="0" w:line="480" w:lineRule="auto"/>
        <w:rPr>
          <w:rFonts w:ascii="Times New Roman" w:eastAsia="Times New Roman" w:hAnsi="Times New Roman"/>
          <w:b/>
          <w:bCs/>
          <w:color w:val="000000"/>
          <w:sz w:val="24"/>
          <w:szCs w:val="24"/>
        </w:rPr>
      </w:pPr>
      <w:r w:rsidRPr="002853FD">
        <w:rPr>
          <w:rFonts w:ascii="Times New Roman" w:eastAsia="Times New Roman" w:hAnsi="Times New Roman"/>
          <w:b/>
          <w:bCs/>
          <w:color w:val="000000"/>
          <w:sz w:val="24"/>
          <w:szCs w:val="24"/>
        </w:rPr>
        <w:t>\</w:t>
      </w:r>
      <w:proofErr w:type="spellStart"/>
      <w:r w:rsidRPr="002853FD">
        <w:rPr>
          <w:rFonts w:ascii="Times New Roman" w:eastAsia="Times New Roman" w:hAnsi="Times New Roman"/>
          <w:b/>
          <w:bCs/>
          <w:color w:val="000000"/>
          <w:sz w:val="24"/>
          <w:szCs w:val="24"/>
        </w:rPr>
        <w:t>qqEND</w:t>
      </w:r>
      <w:proofErr w:type="spellEnd"/>
      <w:r w:rsidRPr="002853FD">
        <w:rPr>
          <w:rFonts w:ascii="Times New Roman" w:eastAsia="Times New Roman" w:hAnsi="Times New Roman"/>
          <w:b/>
          <w:bCs/>
          <w:color w:val="000000"/>
          <w:sz w:val="24"/>
          <w:szCs w:val="24"/>
        </w:rPr>
        <w:t xml:space="preserve"> downloadable content\</w:t>
      </w:r>
    </w:p>
    <w:p w14:paraId="798C3349" w14:textId="77777777" w:rsidR="0082265E" w:rsidRPr="002853FD" w:rsidRDefault="0082265E" w:rsidP="005A15A6">
      <w:pPr>
        <w:spacing w:after="0" w:line="480" w:lineRule="auto"/>
        <w:rPr>
          <w:rFonts w:ascii="Times New Roman" w:hAnsi="Times New Roman"/>
          <w:color w:val="000000"/>
          <w:sz w:val="24"/>
          <w:szCs w:val="24"/>
        </w:rPr>
      </w:pPr>
    </w:p>
    <w:p w14:paraId="7788A41D" w14:textId="75844C35" w:rsidR="000E7670" w:rsidRPr="002853FD" w:rsidRDefault="000E7670"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&lt;a&gt;Debrief</w:t>
      </w:r>
    </w:p>
    <w:p w14:paraId="6D962F09" w14:textId="77777777" w:rsidR="00952924" w:rsidRPr="00002EDF" w:rsidRDefault="00952924" w:rsidP="00952924">
      <w:pPr>
        <w:spacing w:after="0" w:line="480" w:lineRule="auto"/>
        <w:rPr>
          <w:rFonts w:ascii="Times New Roman" w:eastAsia="Times New Roman" w:hAnsi="Times New Roman"/>
          <w:b/>
          <w:bCs/>
          <w:color w:val="000000"/>
          <w:sz w:val="24"/>
          <w:szCs w:val="24"/>
        </w:rPr>
      </w:pPr>
      <w:r w:rsidRPr="00002EDF">
        <w:rPr>
          <w:rFonts w:ascii="Times New Roman" w:eastAsia="Times New Roman" w:hAnsi="Times New Roman"/>
          <w:b/>
          <w:bCs/>
          <w:color w:val="000000"/>
          <w:sz w:val="24"/>
          <w:szCs w:val="24"/>
        </w:rPr>
        <w:t>\</w:t>
      </w:r>
      <w:proofErr w:type="spellStart"/>
      <w:r w:rsidRPr="00002EDF">
        <w:rPr>
          <w:rFonts w:ascii="Times New Roman" w:eastAsia="Times New Roman" w:hAnsi="Times New Roman"/>
          <w:b/>
          <w:bCs/>
          <w:color w:val="000000"/>
          <w:sz w:val="24"/>
          <w:szCs w:val="24"/>
        </w:rPr>
        <w:t>qqID</w:t>
      </w:r>
      <w:proofErr w:type="spellEnd"/>
      <w:r w:rsidRPr="00002EDF">
        <w:rPr>
          <w:rFonts w:ascii="Times New Roman" w:eastAsia="Times New Roman" w:hAnsi="Times New Roman"/>
          <w:b/>
          <w:bCs/>
          <w:color w:val="000000"/>
          <w:sz w:val="24"/>
          <w:szCs w:val="24"/>
        </w:rPr>
        <w:t>: Can you link the words “debriefing</w:t>
      </w:r>
      <w:r>
        <w:rPr>
          <w:rFonts w:ascii="Times New Roman" w:eastAsia="Times New Roman" w:hAnsi="Times New Roman"/>
          <w:b/>
          <w:bCs/>
          <w:color w:val="000000"/>
          <w:sz w:val="24"/>
          <w:szCs w:val="24"/>
        </w:rPr>
        <w:t xml:space="preserve"> methods</w:t>
      </w:r>
      <w:r w:rsidRPr="00002EDF">
        <w:rPr>
          <w:rFonts w:ascii="Times New Roman" w:eastAsia="Times New Roman" w:hAnsi="Times New Roman"/>
          <w:b/>
          <w:bCs/>
          <w:color w:val="000000"/>
          <w:sz w:val="24"/>
          <w:szCs w:val="24"/>
        </w:rPr>
        <w:t>” to the Debriefing Methods (included in the left-hand navigation)?</w:t>
      </w:r>
      <w:proofErr w:type="spellStart"/>
      <w:r w:rsidRPr="00002EDF">
        <w:rPr>
          <w:rFonts w:ascii="Times New Roman" w:eastAsia="Times New Roman" w:hAnsi="Times New Roman"/>
          <w:b/>
          <w:bCs/>
          <w:color w:val="000000"/>
          <w:sz w:val="24"/>
          <w:szCs w:val="24"/>
        </w:rPr>
        <w:t>xqq</w:t>
      </w:r>
      <w:proofErr w:type="spellEnd"/>
      <w:r w:rsidRPr="00002EDF">
        <w:rPr>
          <w:rFonts w:ascii="Times New Roman" w:eastAsia="Times New Roman" w:hAnsi="Times New Roman"/>
          <w:b/>
          <w:bCs/>
          <w:color w:val="000000"/>
          <w:sz w:val="24"/>
          <w:szCs w:val="24"/>
        </w:rPr>
        <w:t>\</w:t>
      </w:r>
    </w:p>
    <w:p w14:paraId="3597503A" w14:textId="77777777" w:rsidR="00952924" w:rsidRDefault="00952924" w:rsidP="00952924">
      <w:pPr>
        <w:spacing w:after="0" w:line="480" w:lineRule="auto"/>
        <w:rPr>
          <w:rFonts w:ascii="Times New Roman" w:eastAsia="Times New Roman" w:hAnsi="Times New Roman"/>
          <w:color w:val="000000"/>
          <w:sz w:val="24"/>
          <w:szCs w:val="24"/>
        </w:rPr>
      </w:pPr>
      <w:r w:rsidRPr="00D53B0F">
        <w:rPr>
          <w:rFonts w:ascii="Times New Roman" w:eastAsia="Times New Roman" w:hAnsi="Times New Roman"/>
          <w:color w:val="000000"/>
          <w:sz w:val="24"/>
          <w:szCs w:val="24"/>
        </w:rPr>
        <w:t xml:space="preserve">Please select </w:t>
      </w:r>
      <w:r w:rsidRPr="00156A5A">
        <w:rPr>
          <w:rFonts w:ascii="Times New Roman" w:eastAsia="Times New Roman" w:hAnsi="Times New Roman"/>
          <w:color w:val="000000"/>
          <w:sz w:val="24"/>
          <w:szCs w:val="24"/>
        </w:rPr>
        <w:t>one</w:t>
      </w:r>
      <w:r w:rsidRPr="00D53B0F">
        <w:rPr>
          <w:rFonts w:ascii="Times New Roman" w:eastAsia="Times New Roman" w:hAnsi="Times New Roman"/>
          <w:color w:val="000000"/>
          <w:sz w:val="24"/>
          <w:szCs w:val="24"/>
        </w:rPr>
        <w:t xml:space="preserve"> of the provided debriefing methods from the Introduction. It is important to have a whole-class debriefing session following each simulation.</w:t>
      </w:r>
    </w:p>
    <w:p w14:paraId="34553A93" w14:textId="77777777" w:rsidR="00D41E5E" w:rsidRPr="002853FD" w:rsidRDefault="00D41E5E" w:rsidP="005A15A6">
      <w:pPr>
        <w:spacing w:after="0" w:line="480" w:lineRule="auto"/>
        <w:rPr>
          <w:rFonts w:ascii="Times New Roman" w:hAnsi="Times New Roman"/>
          <w:color w:val="000000"/>
          <w:sz w:val="24"/>
          <w:szCs w:val="24"/>
        </w:rPr>
      </w:pPr>
    </w:p>
    <w:p w14:paraId="3C22907E" w14:textId="2B985534" w:rsidR="00140231" w:rsidRPr="002853FD" w:rsidRDefault="00140231"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lastRenderedPageBreak/>
        <w:t xml:space="preserve">&lt;a&gt;Simulation </w:t>
      </w:r>
      <w:r w:rsidR="0082265E" w:rsidRPr="002853FD">
        <w:rPr>
          <w:rFonts w:ascii="Times New Roman" w:hAnsi="Times New Roman"/>
          <w:color w:val="000000"/>
          <w:sz w:val="24"/>
          <w:szCs w:val="24"/>
        </w:rPr>
        <w:t>V</w:t>
      </w:r>
      <w:r w:rsidRPr="002853FD">
        <w:rPr>
          <w:rFonts w:ascii="Times New Roman" w:hAnsi="Times New Roman"/>
          <w:color w:val="000000"/>
          <w:sz w:val="24"/>
          <w:szCs w:val="24"/>
        </w:rPr>
        <w:t xml:space="preserve">ariations and </w:t>
      </w:r>
      <w:r w:rsidR="0082265E" w:rsidRPr="002853FD">
        <w:rPr>
          <w:rFonts w:ascii="Times New Roman" w:hAnsi="Times New Roman"/>
          <w:color w:val="000000"/>
          <w:sz w:val="24"/>
          <w:szCs w:val="24"/>
        </w:rPr>
        <w:t>A</w:t>
      </w:r>
      <w:r w:rsidRPr="002853FD">
        <w:rPr>
          <w:rFonts w:ascii="Times New Roman" w:hAnsi="Times New Roman"/>
          <w:color w:val="000000"/>
          <w:sz w:val="24"/>
          <w:szCs w:val="24"/>
        </w:rPr>
        <w:t xml:space="preserve">uthor </w:t>
      </w:r>
      <w:r w:rsidR="0082265E" w:rsidRPr="002853FD">
        <w:rPr>
          <w:rFonts w:ascii="Times New Roman" w:hAnsi="Times New Roman"/>
          <w:color w:val="000000"/>
          <w:sz w:val="24"/>
          <w:szCs w:val="24"/>
        </w:rPr>
        <w:t>N</w:t>
      </w:r>
      <w:r w:rsidRPr="002853FD">
        <w:rPr>
          <w:rFonts w:ascii="Times New Roman" w:hAnsi="Times New Roman"/>
          <w:color w:val="000000"/>
          <w:sz w:val="24"/>
          <w:szCs w:val="24"/>
        </w:rPr>
        <w:t>otes</w:t>
      </w:r>
    </w:p>
    <w:p w14:paraId="21C52F9E" w14:textId="10121E90" w:rsidR="00FD42EC" w:rsidRPr="002853FD" w:rsidRDefault="68E63EBF"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 xml:space="preserve">It can be more educational to put the students in small groups and require each group to make up the case and rubric. This has been an excellent activity. The cases need to be reviewed and vetted by the instructor before allowing the students to </w:t>
      </w:r>
      <w:r w:rsidR="00F24901">
        <w:rPr>
          <w:rFonts w:ascii="Times New Roman" w:hAnsi="Times New Roman"/>
          <w:color w:val="000000"/>
          <w:sz w:val="24"/>
          <w:szCs w:val="24"/>
        </w:rPr>
        <w:t>use</w:t>
      </w:r>
      <w:r w:rsidR="00F24901"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them in the simulation to </w:t>
      </w:r>
      <w:r w:rsidR="00F24901">
        <w:rPr>
          <w:rFonts w:ascii="Times New Roman" w:hAnsi="Times New Roman"/>
          <w:color w:val="000000"/>
          <w:sz w:val="24"/>
          <w:szCs w:val="24"/>
        </w:rPr>
        <w:t>en</w:t>
      </w:r>
      <w:r w:rsidRPr="002853FD">
        <w:rPr>
          <w:rFonts w:ascii="Times New Roman" w:hAnsi="Times New Roman"/>
          <w:color w:val="000000"/>
          <w:sz w:val="24"/>
          <w:szCs w:val="24"/>
        </w:rPr>
        <w:t>sure the cases include a</w:t>
      </w:r>
      <w:r w:rsidR="00443925" w:rsidRPr="002853FD">
        <w:rPr>
          <w:rFonts w:ascii="Times New Roman" w:hAnsi="Times New Roman"/>
          <w:color w:val="000000"/>
          <w:sz w:val="24"/>
          <w:szCs w:val="24"/>
        </w:rPr>
        <w:t xml:space="preserve"> </w:t>
      </w:r>
      <w:r w:rsidRPr="002853FD">
        <w:rPr>
          <w:rFonts w:ascii="Times New Roman" w:hAnsi="Times New Roman"/>
          <w:color w:val="000000"/>
          <w:sz w:val="24"/>
          <w:szCs w:val="24"/>
        </w:rPr>
        <w:t xml:space="preserve">history, are educational, and </w:t>
      </w:r>
      <w:r w:rsidR="00443925" w:rsidRPr="002853FD">
        <w:rPr>
          <w:rFonts w:ascii="Times New Roman" w:hAnsi="Times New Roman"/>
          <w:color w:val="000000"/>
          <w:sz w:val="24"/>
          <w:szCs w:val="24"/>
        </w:rPr>
        <w:t xml:space="preserve">are </w:t>
      </w:r>
      <w:r w:rsidRPr="002853FD">
        <w:rPr>
          <w:rFonts w:ascii="Times New Roman" w:hAnsi="Times New Roman"/>
          <w:color w:val="000000"/>
          <w:sz w:val="24"/>
          <w:szCs w:val="24"/>
        </w:rPr>
        <w:t>informative. On the day of the simulation, a few groups will go first</w:t>
      </w:r>
      <w:r w:rsidR="00F24901">
        <w:rPr>
          <w:rFonts w:ascii="Times New Roman" w:hAnsi="Times New Roman"/>
          <w:color w:val="000000"/>
          <w:sz w:val="24"/>
          <w:szCs w:val="24"/>
        </w:rPr>
        <w:t>,</w:t>
      </w:r>
      <w:r w:rsidRPr="002853FD">
        <w:rPr>
          <w:rFonts w:ascii="Times New Roman" w:hAnsi="Times New Roman"/>
          <w:color w:val="000000"/>
          <w:sz w:val="24"/>
          <w:szCs w:val="24"/>
        </w:rPr>
        <w:t xml:space="preserve"> and all students will visit those groups. Then, it will transition, and the other groups will lead</w:t>
      </w:r>
      <w:r w:rsidR="00F24901">
        <w:rPr>
          <w:rFonts w:ascii="Times New Roman" w:hAnsi="Times New Roman"/>
          <w:color w:val="000000"/>
          <w:sz w:val="24"/>
          <w:szCs w:val="24"/>
        </w:rPr>
        <w:t>,</w:t>
      </w:r>
      <w:r w:rsidRPr="002853FD">
        <w:rPr>
          <w:rFonts w:ascii="Times New Roman" w:hAnsi="Times New Roman"/>
          <w:color w:val="000000"/>
          <w:sz w:val="24"/>
          <w:szCs w:val="24"/>
        </w:rPr>
        <w:t xml:space="preserve"> and all the students will visit them. Students really enjoy seeing the ideas, processes, and skills of their peers and find it very educational to create and to watch and </w:t>
      </w:r>
      <w:r w:rsidRPr="00B0231F">
        <w:rPr>
          <w:rFonts w:ascii="Times New Roman" w:hAnsi="Times New Roman"/>
          <w:i/>
          <w:iCs/>
          <w:color w:val="000000"/>
          <w:sz w:val="24"/>
          <w:szCs w:val="24"/>
        </w:rPr>
        <w:t>grade</w:t>
      </w:r>
      <w:r w:rsidRPr="002853FD">
        <w:rPr>
          <w:rFonts w:ascii="Times New Roman" w:hAnsi="Times New Roman"/>
          <w:color w:val="000000"/>
          <w:sz w:val="24"/>
          <w:szCs w:val="24"/>
        </w:rPr>
        <w:t xml:space="preserve"> their colleagues. Creating the case requires them to think through what they expect to happen, how it will happen, and to prepare and practice this prior to the simulation day. I will usually suggest they use a situation they are familiar with or have experienced or to find a case study.</w:t>
      </w:r>
    </w:p>
    <w:p w14:paraId="4B250886" w14:textId="77777777" w:rsidR="00F357CB" w:rsidRPr="002853FD" w:rsidRDefault="00F357CB" w:rsidP="005A15A6">
      <w:pPr>
        <w:spacing w:after="0" w:line="480" w:lineRule="auto"/>
        <w:rPr>
          <w:rFonts w:ascii="Times New Roman" w:hAnsi="Times New Roman"/>
          <w:color w:val="000000"/>
          <w:sz w:val="24"/>
          <w:szCs w:val="24"/>
        </w:rPr>
      </w:pPr>
    </w:p>
    <w:p w14:paraId="35740171" w14:textId="0656CD2B" w:rsidR="00F71638" w:rsidRPr="002853FD" w:rsidRDefault="00F71638"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If personnel is an issue, there are many variations.</w:t>
      </w:r>
      <w:r w:rsidR="003A4B8F" w:rsidRPr="002853FD">
        <w:rPr>
          <w:rFonts w:ascii="Times New Roman" w:hAnsi="Times New Roman"/>
          <w:color w:val="000000"/>
          <w:sz w:val="24"/>
          <w:szCs w:val="24"/>
        </w:rPr>
        <w:t xml:space="preserve"> </w:t>
      </w:r>
      <w:r>
        <w:rPr>
          <w:rFonts w:ascii="Times New Roman" w:hAnsi="Times New Roman"/>
          <w:color w:val="000000"/>
          <w:sz w:val="24"/>
          <w:szCs w:val="24"/>
        </w:rPr>
        <w:t xml:space="preserve">You can use the variation </w:t>
      </w:r>
      <w:r w:rsidR="00F24901">
        <w:rPr>
          <w:rFonts w:ascii="Times New Roman" w:hAnsi="Times New Roman"/>
          <w:color w:val="000000"/>
          <w:sz w:val="24"/>
          <w:szCs w:val="24"/>
        </w:rPr>
        <w:t>discussed earlier</w:t>
      </w:r>
      <w:r>
        <w:rPr>
          <w:rFonts w:ascii="Times New Roman" w:hAnsi="Times New Roman"/>
          <w:color w:val="000000"/>
          <w:sz w:val="24"/>
          <w:szCs w:val="24"/>
        </w:rPr>
        <w:t xml:space="preserve">. You can simply choose to do </w:t>
      </w:r>
      <w:r w:rsidR="004112D3">
        <w:rPr>
          <w:rFonts w:ascii="Times New Roman" w:hAnsi="Times New Roman"/>
          <w:color w:val="000000"/>
          <w:sz w:val="24"/>
          <w:szCs w:val="24"/>
        </w:rPr>
        <w:t>one</w:t>
      </w:r>
      <w:r>
        <w:rPr>
          <w:rFonts w:ascii="Times New Roman" w:hAnsi="Times New Roman"/>
          <w:color w:val="000000"/>
          <w:sz w:val="24"/>
          <w:szCs w:val="24"/>
        </w:rPr>
        <w:t xml:space="preserve"> or </w:t>
      </w:r>
      <w:r w:rsidR="004112D3">
        <w:rPr>
          <w:rFonts w:ascii="Times New Roman" w:hAnsi="Times New Roman"/>
          <w:color w:val="000000"/>
          <w:sz w:val="24"/>
          <w:szCs w:val="24"/>
        </w:rPr>
        <w:t>two</w:t>
      </w:r>
      <w:r>
        <w:rPr>
          <w:rFonts w:ascii="Times New Roman" w:hAnsi="Times New Roman"/>
          <w:color w:val="000000"/>
          <w:sz w:val="24"/>
          <w:szCs w:val="24"/>
        </w:rPr>
        <w:t xml:space="preserve"> situations. You can have </w:t>
      </w:r>
      <w:r w:rsidR="004112D3">
        <w:rPr>
          <w:rFonts w:ascii="Times New Roman" w:hAnsi="Times New Roman"/>
          <w:color w:val="000000"/>
          <w:sz w:val="24"/>
          <w:szCs w:val="24"/>
        </w:rPr>
        <w:t>one</w:t>
      </w:r>
      <w:r>
        <w:rPr>
          <w:rFonts w:ascii="Times New Roman" w:hAnsi="Times New Roman"/>
          <w:color w:val="000000"/>
          <w:sz w:val="24"/>
          <w:szCs w:val="24"/>
        </w:rPr>
        <w:t xml:space="preserve"> SP be the patient for all students</w:t>
      </w:r>
      <w:r w:rsidR="00F24901">
        <w:rPr>
          <w:rFonts w:ascii="Times New Roman" w:hAnsi="Times New Roman"/>
          <w:color w:val="000000"/>
          <w:sz w:val="24"/>
          <w:szCs w:val="24"/>
        </w:rPr>
        <w:t>,</w:t>
      </w:r>
      <w:r>
        <w:rPr>
          <w:rFonts w:ascii="Times New Roman" w:hAnsi="Times New Roman"/>
          <w:color w:val="000000"/>
          <w:sz w:val="24"/>
          <w:szCs w:val="24"/>
        </w:rPr>
        <w:t xml:space="preserve"> and then switch to a new case. In this way, </w:t>
      </w:r>
      <w:r w:rsidRPr="00391583">
        <w:rPr>
          <w:rFonts w:ascii="Times New Roman" w:hAnsi="Times New Roman"/>
          <w:color w:val="000000"/>
          <w:sz w:val="24"/>
          <w:szCs w:val="24"/>
        </w:rPr>
        <w:t>one</w:t>
      </w:r>
      <w:r>
        <w:rPr>
          <w:rFonts w:ascii="Times New Roman" w:hAnsi="Times New Roman"/>
          <w:color w:val="000000"/>
          <w:sz w:val="24"/>
          <w:szCs w:val="24"/>
        </w:rPr>
        <w:t xml:space="preserve"> SP can do </w:t>
      </w:r>
      <w:r w:rsidRPr="00391583">
        <w:rPr>
          <w:rFonts w:ascii="Times New Roman" w:hAnsi="Times New Roman"/>
          <w:color w:val="000000"/>
          <w:sz w:val="24"/>
          <w:szCs w:val="24"/>
        </w:rPr>
        <w:t>two</w:t>
      </w:r>
      <w:r>
        <w:rPr>
          <w:rFonts w:ascii="Times New Roman" w:hAnsi="Times New Roman"/>
          <w:color w:val="000000"/>
          <w:sz w:val="24"/>
          <w:szCs w:val="24"/>
        </w:rPr>
        <w:t xml:space="preserve"> cases. You could use some students as patients for a couple of cases. Then, at some point</w:t>
      </w:r>
      <w:r w:rsidR="00F24901">
        <w:rPr>
          <w:rFonts w:ascii="Times New Roman" w:hAnsi="Times New Roman"/>
          <w:color w:val="000000"/>
          <w:sz w:val="24"/>
          <w:szCs w:val="24"/>
        </w:rPr>
        <w:t>,</w:t>
      </w:r>
      <w:r>
        <w:rPr>
          <w:rFonts w:ascii="Times New Roman" w:hAnsi="Times New Roman"/>
          <w:color w:val="000000"/>
          <w:sz w:val="24"/>
          <w:szCs w:val="24"/>
        </w:rPr>
        <w:t xml:space="preserve"> switch and use </w:t>
      </w:r>
      <w:proofErr w:type="gramStart"/>
      <w:r>
        <w:rPr>
          <w:rFonts w:ascii="Times New Roman" w:hAnsi="Times New Roman"/>
          <w:color w:val="000000"/>
          <w:sz w:val="24"/>
          <w:szCs w:val="24"/>
        </w:rPr>
        <w:t>a new</w:t>
      </w:r>
      <w:proofErr w:type="gramEnd"/>
      <w:r>
        <w:rPr>
          <w:rFonts w:ascii="Times New Roman" w:hAnsi="Times New Roman"/>
          <w:color w:val="000000"/>
          <w:sz w:val="24"/>
          <w:szCs w:val="24"/>
        </w:rPr>
        <w:t xml:space="preserve"> </w:t>
      </w:r>
      <w:r w:rsidR="004940BC">
        <w:rPr>
          <w:rFonts w:ascii="Times New Roman" w:hAnsi="Times New Roman"/>
          <w:color w:val="000000"/>
          <w:sz w:val="24"/>
          <w:szCs w:val="24"/>
        </w:rPr>
        <w:t>students for the other cases.</w:t>
      </w:r>
    </w:p>
    <w:p w14:paraId="6A296CDE" w14:textId="77777777" w:rsidR="00F357CB" w:rsidRPr="00065A36" w:rsidRDefault="00F357CB" w:rsidP="005A15A6">
      <w:pPr>
        <w:spacing w:after="0" w:line="480" w:lineRule="auto"/>
        <w:rPr>
          <w:rFonts w:ascii="Times New Roman" w:hAnsi="Times New Roman"/>
          <w:color w:val="000000"/>
          <w:sz w:val="24"/>
          <w:szCs w:val="24"/>
        </w:rPr>
      </w:pPr>
    </w:p>
    <w:p w14:paraId="150E10A3" w14:textId="101ED74E" w:rsidR="00140231" w:rsidRPr="00065A36" w:rsidRDefault="00140231" w:rsidP="005A15A6">
      <w:pPr>
        <w:spacing w:after="0" w:line="480" w:lineRule="auto"/>
        <w:rPr>
          <w:rFonts w:ascii="Times New Roman" w:hAnsi="Times New Roman"/>
          <w:color w:val="000000"/>
          <w:sz w:val="24"/>
          <w:szCs w:val="24"/>
        </w:rPr>
      </w:pPr>
      <w:r w:rsidRPr="00065A36">
        <w:rPr>
          <w:rFonts w:ascii="Times New Roman" w:hAnsi="Times New Roman"/>
          <w:color w:val="000000"/>
          <w:sz w:val="24"/>
          <w:szCs w:val="24"/>
        </w:rPr>
        <w:t>&lt;a&gt;References</w:t>
      </w:r>
    </w:p>
    <w:p w14:paraId="1D5BD046" w14:textId="412DF35C" w:rsidR="009836F5" w:rsidRPr="009836F5" w:rsidRDefault="009836F5" w:rsidP="009836F5">
      <w:pPr>
        <w:pStyle w:val="ListParagraph"/>
        <w:numPr>
          <w:ilvl w:val="0"/>
          <w:numId w:val="27"/>
        </w:numPr>
        <w:tabs>
          <w:tab w:val="left" w:pos="3871"/>
        </w:tabs>
        <w:spacing w:line="480" w:lineRule="auto"/>
        <w:rPr>
          <w:rFonts w:ascii="Times New Roman" w:hAnsi="Times New Roman"/>
          <w:color w:val="000000"/>
        </w:rPr>
      </w:pPr>
      <w:r w:rsidRPr="009836F5">
        <w:rPr>
          <w:rFonts w:ascii="Times New Roman" w:hAnsi="Times New Roman"/>
          <w:color w:val="000000"/>
        </w:rPr>
        <w:t xml:space="preserve">Cleary MA, Flanagan KW. </w:t>
      </w:r>
      <w:r w:rsidRPr="009836F5">
        <w:rPr>
          <w:rFonts w:ascii="Times New Roman" w:hAnsi="Times New Roman"/>
          <w:i/>
          <w:iCs/>
          <w:color w:val="000000"/>
        </w:rPr>
        <w:t>Acute and Emergency Care in Athletic Training</w:t>
      </w:r>
      <w:r w:rsidRPr="009836F5">
        <w:rPr>
          <w:rFonts w:ascii="Times New Roman" w:hAnsi="Times New Roman"/>
          <w:color w:val="000000"/>
        </w:rPr>
        <w:t>. Human Kinetics; 2017.</w:t>
      </w:r>
    </w:p>
    <w:p w14:paraId="6651D55C" w14:textId="77777777" w:rsidR="009836F5" w:rsidRPr="009836F5" w:rsidRDefault="009836F5" w:rsidP="009836F5">
      <w:pPr>
        <w:pStyle w:val="ListParagraph"/>
        <w:numPr>
          <w:ilvl w:val="0"/>
          <w:numId w:val="27"/>
        </w:numPr>
        <w:tabs>
          <w:tab w:val="left" w:pos="3871"/>
        </w:tabs>
        <w:spacing w:line="480" w:lineRule="auto"/>
        <w:rPr>
          <w:rFonts w:ascii="Times New Roman" w:hAnsi="Times New Roman"/>
          <w:color w:val="000000"/>
        </w:rPr>
      </w:pPr>
      <w:r w:rsidRPr="009836F5">
        <w:rPr>
          <w:rFonts w:ascii="Times New Roman" w:hAnsi="Times New Roman"/>
          <w:color w:val="000000"/>
        </w:rPr>
        <w:t xml:space="preserve">American Academy of </w:t>
      </w:r>
      <w:proofErr w:type="spellStart"/>
      <w:r w:rsidRPr="009836F5">
        <w:rPr>
          <w:rFonts w:ascii="Times New Roman" w:hAnsi="Times New Roman"/>
          <w:color w:val="000000"/>
        </w:rPr>
        <w:t>Orthopaedic</w:t>
      </w:r>
      <w:proofErr w:type="spellEnd"/>
      <w:r w:rsidRPr="009836F5">
        <w:rPr>
          <w:rFonts w:ascii="Times New Roman" w:hAnsi="Times New Roman"/>
          <w:color w:val="000000"/>
        </w:rPr>
        <w:t xml:space="preserve"> Surgeons. </w:t>
      </w:r>
      <w:r w:rsidRPr="009836F5">
        <w:rPr>
          <w:rFonts w:ascii="Times New Roman" w:hAnsi="Times New Roman"/>
          <w:i/>
          <w:iCs/>
          <w:color w:val="000000"/>
        </w:rPr>
        <w:t>AEMT: Advanced Emer</w:t>
      </w:r>
      <w:r w:rsidRPr="009836F5">
        <w:rPr>
          <w:rFonts w:ascii="Times New Roman" w:hAnsi="Times New Roman"/>
          <w:i/>
          <w:iCs/>
          <w:color w:val="000000"/>
        </w:rPr>
        <w:softHyphen/>
        <w:t xml:space="preserve">gency Care and Transportation of the Sick and Injured. </w:t>
      </w:r>
      <w:r w:rsidRPr="009836F5">
        <w:rPr>
          <w:rFonts w:ascii="Times New Roman" w:hAnsi="Times New Roman"/>
          <w:color w:val="000000"/>
        </w:rPr>
        <w:t>4th ed. Jones &amp; Bartlett Learning; 2021.</w:t>
      </w:r>
    </w:p>
    <w:p w14:paraId="6C7312A5" w14:textId="77777777" w:rsidR="009836F5" w:rsidRPr="009836F5" w:rsidRDefault="009836F5" w:rsidP="009836F5">
      <w:pPr>
        <w:pStyle w:val="ListParagraph"/>
        <w:numPr>
          <w:ilvl w:val="0"/>
          <w:numId w:val="27"/>
        </w:numPr>
        <w:tabs>
          <w:tab w:val="left" w:pos="3871"/>
        </w:tabs>
        <w:spacing w:line="480" w:lineRule="auto"/>
        <w:rPr>
          <w:rFonts w:ascii="Times New Roman" w:hAnsi="Times New Roman"/>
          <w:color w:val="000000"/>
        </w:rPr>
      </w:pPr>
      <w:r w:rsidRPr="009836F5">
        <w:rPr>
          <w:rFonts w:ascii="Times New Roman" w:hAnsi="Times New Roman"/>
          <w:color w:val="000000"/>
        </w:rPr>
        <w:lastRenderedPageBreak/>
        <w:t xml:space="preserve">Cuppett M, Flanagan KW. </w:t>
      </w:r>
      <w:r w:rsidRPr="009836F5">
        <w:rPr>
          <w:rFonts w:ascii="Times New Roman" w:hAnsi="Times New Roman"/>
          <w:i/>
          <w:iCs/>
          <w:color w:val="000000"/>
        </w:rPr>
        <w:t>Medical Conditions in the Athlete</w:t>
      </w:r>
      <w:r w:rsidRPr="009836F5">
        <w:rPr>
          <w:rFonts w:ascii="Times New Roman" w:hAnsi="Times New Roman"/>
          <w:color w:val="000000"/>
        </w:rPr>
        <w:t>. Human Kinetics; 2025.</w:t>
      </w:r>
    </w:p>
    <w:p w14:paraId="23460376" w14:textId="77777777" w:rsidR="009836F5" w:rsidRPr="009836F5" w:rsidRDefault="009836F5" w:rsidP="003C1A78">
      <w:pPr>
        <w:pStyle w:val="ListParagraph"/>
        <w:numPr>
          <w:ilvl w:val="0"/>
          <w:numId w:val="27"/>
        </w:numPr>
        <w:tabs>
          <w:tab w:val="left" w:pos="3871"/>
        </w:tabs>
        <w:spacing w:line="480" w:lineRule="auto"/>
        <w:rPr>
          <w:rFonts w:ascii="Times New Roman" w:eastAsia="Times New Roman" w:hAnsi="Times New Roman"/>
          <w:color w:val="242424"/>
          <w:kern w:val="0"/>
          <w:lang w:val="en-IN" w:eastAsia="en-IN"/>
        </w:rPr>
      </w:pPr>
      <w:r w:rsidRPr="009836F5">
        <w:rPr>
          <w:rFonts w:ascii="Times New Roman" w:hAnsi="Times New Roman"/>
          <w:color w:val="000000"/>
        </w:rPr>
        <w:t xml:space="preserve">Shultz SJ, Houglum PA, Perrin DH. </w:t>
      </w:r>
      <w:r w:rsidRPr="009836F5">
        <w:rPr>
          <w:rFonts w:ascii="Times New Roman" w:hAnsi="Times New Roman"/>
          <w:i/>
          <w:iCs/>
          <w:color w:val="000000"/>
        </w:rPr>
        <w:t>Examination of Musculoskeletal Injuries</w:t>
      </w:r>
      <w:r w:rsidRPr="009836F5">
        <w:rPr>
          <w:rFonts w:ascii="Times New Roman" w:hAnsi="Times New Roman"/>
          <w:color w:val="000000"/>
        </w:rPr>
        <w:t>. 4th ed. Human Kinetics; 2016.</w:t>
      </w:r>
    </w:p>
    <w:p w14:paraId="5DD36F35" w14:textId="77777777" w:rsidR="009836F5" w:rsidRPr="009836F5" w:rsidRDefault="006B0A6B" w:rsidP="009836F5">
      <w:pPr>
        <w:pStyle w:val="ListParagraph"/>
        <w:numPr>
          <w:ilvl w:val="0"/>
          <w:numId w:val="27"/>
        </w:numPr>
        <w:tabs>
          <w:tab w:val="left" w:pos="3871"/>
        </w:tabs>
        <w:spacing w:line="480" w:lineRule="auto"/>
        <w:rPr>
          <w:rFonts w:ascii="Times New Roman" w:eastAsia="Times New Roman" w:hAnsi="Times New Roman"/>
          <w:color w:val="242424"/>
          <w:kern w:val="0"/>
          <w:lang w:val="en-IN" w:eastAsia="en-IN"/>
        </w:rPr>
      </w:pPr>
      <w:r w:rsidRPr="009836F5">
        <w:rPr>
          <w:rFonts w:ascii="Times New Roman" w:eastAsia="Times New Roman" w:hAnsi="Times New Roman"/>
          <w:color w:val="000000"/>
          <w:kern w:val="0"/>
          <w:bdr w:val="none" w:sz="0" w:space="0" w:color="auto" w:frame="1"/>
          <w:lang w:val="en-IN" w:eastAsia="en-IN"/>
        </w:rPr>
        <w:t xml:space="preserve">Dababneh E, Sharma S, Siddique MS. Pericarditis. In </w:t>
      </w:r>
      <w:proofErr w:type="spellStart"/>
      <w:r w:rsidRPr="009836F5">
        <w:rPr>
          <w:rFonts w:ascii="Times New Roman" w:eastAsia="Times New Roman" w:hAnsi="Times New Roman"/>
          <w:i/>
          <w:iCs/>
          <w:color w:val="000000"/>
          <w:kern w:val="0"/>
          <w:bdr w:val="none" w:sz="0" w:space="0" w:color="auto" w:frame="1"/>
          <w:lang w:val="en-IN" w:eastAsia="en-IN"/>
        </w:rPr>
        <w:t>StatPearls</w:t>
      </w:r>
      <w:proofErr w:type="spellEnd"/>
      <w:r w:rsidRPr="009836F5">
        <w:rPr>
          <w:rFonts w:ascii="Times New Roman" w:eastAsia="Times New Roman" w:hAnsi="Times New Roman"/>
          <w:i/>
          <w:iCs/>
          <w:color w:val="000000"/>
          <w:kern w:val="0"/>
          <w:bdr w:val="none" w:sz="0" w:space="0" w:color="auto" w:frame="1"/>
          <w:lang w:val="en-IN" w:eastAsia="en-IN"/>
        </w:rPr>
        <w:t xml:space="preserve"> </w:t>
      </w:r>
      <w:r w:rsidRPr="009836F5">
        <w:rPr>
          <w:rFonts w:ascii="Times New Roman" w:eastAsia="Times New Roman" w:hAnsi="Times New Roman"/>
          <w:color w:val="000000"/>
          <w:kern w:val="0"/>
          <w:bdr w:val="none" w:sz="0" w:space="0" w:color="auto" w:frame="1"/>
          <w:lang w:val="en-IN" w:eastAsia="en-IN"/>
        </w:rPr>
        <w:t xml:space="preserve">[Internet]. </w:t>
      </w:r>
      <w:proofErr w:type="spellStart"/>
      <w:r w:rsidRPr="009836F5">
        <w:rPr>
          <w:rFonts w:ascii="Times New Roman" w:eastAsia="Times New Roman" w:hAnsi="Times New Roman"/>
          <w:color w:val="000000"/>
          <w:kern w:val="0"/>
          <w:bdr w:val="none" w:sz="0" w:space="0" w:color="auto" w:frame="1"/>
          <w:lang w:val="en-IN" w:eastAsia="en-IN"/>
        </w:rPr>
        <w:t>StatPearls</w:t>
      </w:r>
      <w:proofErr w:type="spellEnd"/>
      <w:r w:rsidRPr="009836F5">
        <w:rPr>
          <w:rFonts w:ascii="Times New Roman" w:eastAsia="Times New Roman" w:hAnsi="Times New Roman"/>
          <w:color w:val="000000"/>
          <w:kern w:val="0"/>
          <w:bdr w:val="none" w:sz="0" w:space="0" w:color="auto" w:frame="1"/>
          <w:lang w:val="en-IN" w:eastAsia="en-IN"/>
        </w:rPr>
        <w:t xml:space="preserve"> Publishing; 2026. Accessed April 13, 2026. </w:t>
      </w:r>
      <w:hyperlink r:id="rId7" w:tgtFrame="_blank" w:tooltip="https://www.ncbi.nlm.nih.gov/books/NBK431080/" w:history="1">
        <w:r w:rsidRPr="009836F5">
          <w:rPr>
            <w:rFonts w:ascii="Times New Roman" w:eastAsia="Times New Roman" w:hAnsi="Times New Roman"/>
            <w:color w:val="0563C1"/>
            <w:kern w:val="0"/>
            <w:u w:val="single"/>
            <w:bdr w:val="none" w:sz="0" w:space="0" w:color="auto" w:frame="1"/>
            <w:lang w:val="en-IN" w:eastAsia="en-IN"/>
          </w:rPr>
          <w:t>https://www.ncbi.nlm.nih.gov/books/NBK431080/</w:t>
        </w:r>
      </w:hyperlink>
    </w:p>
    <w:p w14:paraId="27B481DA" w14:textId="77777777" w:rsidR="009836F5" w:rsidRPr="009836F5" w:rsidRDefault="006B0A6B" w:rsidP="009836F5">
      <w:pPr>
        <w:pStyle w:val="ListParagraph"/>
        <w:numPr>
          <w:ilvl w:val="0"/>
          <w:numId w:val="27"/>
        </w:numPr>
        <w:tabs>
          <w:tab w:val="left" w:pos="3871"/>
        </w:tabs>
        <w:spacing w:line="480" w:lineRule="auto"/>
        <w:rPr>
          <w:rFonts w:ascii="Times New Roman" w:eastAsia="Times New Roman" w:hAnsi="Times New Roman"/>
          <w:color w:val="242424"/>
          <w:kern w:val="0"/>
          <w:lang w:val="en-IN" w:eastAsia="en-IN"/>
        </w:rPr>
      </w:pPr>
      <w:r w:rsidRPr="009836F5">
        <w:rPr>
          <w:rFonts w:ascii="Times New Roman" w:eastAsia="Times New Roman" w:hAnsi="Times New Roman"/>
          <w:color w:val="000000"/>
          <w:kern w:val="0"/>
          <w:lang w:val="en-IN" w:eastAsia="en-IN"/>
        </w:rPr>
        <w:t xml:space="preserve">Seidenberg PH, Haynes J. Pericarditis: diagnosis, management, and return to play. </w:t>
      </w:r>
      <w:r w:rsidRPr="009836F5">
        <w:rPr>
          <w:rFonts w:ascii="Times New Roman" w:eastAsia="Times New Roman" w:hAnsi="Times New Roman"/>
          <w:i/>
          <w:iCs/>
          <w:color w:val="000000"/>
          <w:kern w:val="0"/>
          <w:lang w:val="en-IN" w:eastAsia="en-IN"/>
        </w:rPr>
        <w:t>Curr Sports Med Rep</w:t>
      </w:r>
      <w:r w:rsidRPr="009836F5">
        <w:rPr>
          <w:rFonts w:ascii="Times New Roman" w:eastAsia="Times New Roman" w:hAnsi="Times New Roman"/>
          <w:color w:val="000000"/>
          <w:kern w:val="0"/>
          <w:lang w:val="en-IN" w:eastAsia="en-IN"/>
        </w:rPr>
        <w:t>. 2006;5(2):74-79. doi:10.1007/s11932-006-0034-z</w:t>
      </w:r>
    </w:p>
    <w:p w14:paraId="556F4C50" w14:textId="34B8918C" w:rsidR="0082265E" w:rsidRPr="009836F5" w:rsidRDefault="006B0A6B" w:rsidP="009836F5">
      <w:pPr>
        <w:pStyle w:val="ListParagraph"/>
        <w:numPr>
          <w:ilvl w:val="0"/>
          <w:numId w:val="27"/>
        </w:numPr>
        <w:tabs>
          <w:tab w:val="left" w:pos="3871"/>
        </w:tabs>
        <w:spacing w:line="480" w:lineRule="auto"/>
        <w:rPr>
          <w:rFonts w:ascii="Times New Roman" w:eastAsia="Times New Roman" w:hAnsi="Times New Roman"/>
          <w:color w:val="242424"/>
          <w:kern w:val="0"/>
          <w:lang w:val="en-IN" w:eastAsia="en-IN"/>
        </w:rPr>
      </w:pPr>
      <w:r w:rsidRPr="009836F5">
        <w:rPr>
          <w:rFonts w:ascii="Times New Roman" w:hAnsi="Times New Roman"/>
          <w:color w:val="000000"/>
          <w:shd w:val="clear" w:color="auto" w:fill="FFFFFF"/>
        </w:rPr>
        <w:t xml:space="preserve">Brito D, Meester S, </w:t>
      </w:r>
      <w:proofErr w:type="spellStart"/>
      <w:r w:rsidRPr="009836F5">
        <w:rPr>
          <w:rFonts w:ascii="Times New Roman" w:hAnsi="Times New Roman"/>
          <w:color w:val="000000"/>
          <w:shd w:val="clear" w:color="auto" w:fill="FFFFFF"/>
        </w:rPr>
        <w:t>Yanamala</w:t>
      </w:r>
      <w:proofErr w:type="spellEnd"/>
      <w:r w:rsidRPr="009836F5">
        <w:rPr>
          <w:rFonts w:ascii="Times New Roman" w:hAnsi="Times New Roman"/>
          <w:color w:val="000000"/>
          <w:shd w:val="clear" w:color="auto" w:fill="FFFFFF"/>
        </w:rPr>
        <w:t xml:space="preserve"> N, </w:t>
      </w:r>
      <w:r w:rsidRPr="009836F5">
        <w:rPr>
          <w:rFonts w:ascii="Times New Roman" w:hAnsi="Times New Roman"/>
          <w:color w:val="000000"/>
          <w:bdr w:val="none" w:sz="0" w:space="0" w:color="auto" w:frame="1"/>
        </w:rPr>
        <w:t xml:space="preserve">et al. </w:t>
      </w:r>
      <w:r w:rsidRPr="009836F5">
        <w:rPr>
          <w:rFonts w:ascii="Times New Roman" w:hAnsi="Times New Roman"/>
          <w:color w:val="000000"/>
          <w:shd w:val="clear" w:color="auto" w:fill="FFFFFF"/>
        </w:rPr>
        <w:t xml:space="preserve">High prevalence of pericardial involvement in college student athletes recovering from COVID-19. </w:t>
      </w:r>
      <w:r w:rsidRPr="009836F5">
        <w:rPr>
          <w:rFonts w:ascii="Times New Roman" w:hAnsi="Times New Roman"/>
          <w:i/>
          <w:iCs/>
          <w:color w:val="000000"/>
          <w:shd w:val="clear" w:color="auto" w:fill="FFFFFF"/>
        </w:rPr>
        <w:t>JACC Cardiovasc Imaging</w:t>
      </w:r>
      <w:r w:rsidRPr="009836F5">
        <w:rPr>
          <w:rFonts w:ascii="Times New Roman" w:hAnsi="Times New Roman"/>
          <w:color w:val="000000"/>
          <w:shd w:val="clear" w:color="auto" w:fill="FFFFFF"/>
        </w:rPr>
        <w:t>. 2021;14(3):541-555. doi:10.1016/j.jcmg.2020.10.023</w:t>
      </w:r>
    </w:p>
    <w:p w14:paraId="66695D32" w14:textId="77777777" w:rsidR="009836F5" w:rsidRPr="009836F5" w:rsidRDefault="009836F5" w:rsidP="009836F5">
      <w:pPr>
        <w:tabs>
          <w:tab w:val="left" w:pos="3871"/>
        </w:tabs>
        <w:spacing w:line="480" w:lineRule="auto"/>
        <w:rPr>
          <w:rFonts w:ascii="Times New Roman" w:eastAsia="Times New Roman" w:hAnsi="Times New Roman"/>
          <w:color w:val="242424"/>
          <w:kern w:val="0"/>
          <w:lang w:val="en-IN" w:eastAsia="en-IN"/>
        </w:rPr>
      </w:pPr>
    </w:p>
    <w:p w14:paraId="754EC22F" w14:textId="77777777" w:rsidR="0082265E" w:rsidRPr="00065A36" w:rsidRDefault="0082265E" w:rsidP="005A15A6">
      <w:pPr>
        <w:spacing w:after="0" w:line="480" w:lineRule="auto"/>
        <w:rPr>
          <w:rFonts w:ascii="Times New Roman" w:eastAsia="Times New Roman" w:hAnsi="Times New Roman"/>
          <w:b/>
          <w:bCs/>
          <w:color w:val="000000"/>
          <w:sz w:val="24"/>
          <w:szCs w:val="24"/>
        </w:rPr>
      </w:pPr>
      <w:r w:rsidRPr="00065A36">
        <w:rPr>
          <w:rFonts w:ascii="Times New Roman" w:eastAsia="Times New Roman" w:hAnsi="Times New Roman"/>
          <w:b/>
          <w:bCs/>
          <w:color w:val="000000"/>
          <w:sz w:val="24"/>
          <w:szCs w:val="24"/>
        </w:rPr>
        <w:t>\</w:t>
      </w:r>
      <w:proofErr w:type="spellStart"/>
      <w:r w:rsidRPr="00065A36">
        <w:rPr>
          <w:rFonts w:ascii="Times New Roman" w:eastAsia="Times New Roman" w:hAnsi="Times New Roman"/>
          <w:b/>
          <w:bCs/>
          <w:color w:val="000000"/>
          <w:sz w:val="24"/>
          <w:szCs w:val="24"/>
        </w:rPr>
        <w:t>qqBEGIN</w:t>
      </w:r>
      <w:proofErr w:type="spellEnd"/>
      <w:r w:rsidRPr="00065A36">
        <w:rPr>
          <w:rFonts w:ascii="Times New Roman" w:eastAsia="Times New Roman" w:hAnsi="Times New Roman"/>
          <w:b/>
          <w:bCs/>
          <w:color w:val="000000"/>
          <w:sz w:val="24"/>
          <w:szCs w:val="24"/>
        </w:rPr>
        <w:t xml:space="preserve"> downloadable content: Button name: </w:t>
      </w:r>
      <w:r w:rsidRPr="00065A36">
        <w:rPr>
          <w:rFonts w:ascii="Times New Roman" w:hAnsi="Times New Roman"/>
          <w:b/>
          <w:bCs/>
          <w:color w:val="000000"/>
          <w:sz w:val="24"/>
          <w:szCs w:val="24"/>
        </w:rPr>
        <w:t>Suggested Answers for Select Activities</w:t>
      </w:r>
    </w:p>
    <w:p w14:paraId="697C7158" w14:textId="77777777" w:rsidR="0082265E" w:rsidRPr="00065A36" w:rsidRDefault="0082265E" w:rsidP="005A15A6">
      <w:pPr>
        <w:spacing w:after="0" w:line="480" w:lineRule="auto"/>
        <w:rPr>
          <w:rFonts w:ascii="Times New Roman" w:hAnsi="Times New Roman"/>
          <w:color w:val="000000"/>
          <w:sz w:val="24"/>
          <w:szCs w:val="24"/>
        </w:rPr>
      </w:pPr>
      <w:r w:rsidRPr="00065A36">
        <w:rPr>
          <w:rFonts w:ascii="Times New Roman" w:hAnsi="Times New Roman"/>
          <w:color w:val="000000"/>
          <w:sz w:val="24"/>
          <w:szCs w:val="24"/>
        </w:rPr>
        <w:t>&lt;title&gt;Suggested Answers for Select Activities</w:t>
      </w:r>
    </w:p>
    <w:p w14:paraId="054B4E29" w14:textId="30E6793A" w:rsidR="3012162C" w:rsidRPr="002853FD" w:rsidRDefault="00B46357" w:rsidP="005A15A6">
      <w:pPr>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w:t>
      </w:r>
      <w:proofErr w:type="spellStart"/>
      <w:r w:rsidRPr="002853FD">
        <w:rPr>
          <w:rFonts w:ascii="Times New Roman" w:hAnsi="Times New Roman"/>
          <w:color w:val="000000"/>
          <w:sz w:val="24"/>
          <w:szCs w:val="24"/>
        </w:rPr>
        <w:t>Presimulation</w:t>
      </w:r>
      <w:proofErr w:type="spellEnd"/>
      <w:r w:rsidRPr="002853FD">
        <w:rPr>
          <w:rFonts w:ascii="Times New Roman" w:hAnsi="Times New Roman"/>
          <w:color w:val="000000"/>
          <w:sz w:val="24"/>
          <w:szCs w:val="24"/>
        </w:rPr>
        <w:t xml:space="preserve"> Activity</w:t>
      </w:r>
      <w:r>
        <w:rPr>
          <w:rFonts w:ascii="Times New Roman" w:hAnsi="Times New Roman"/>
          <w:color w:val="000000"/>
          <w:sz w:val="24"/>
          <w:szCs w:val="24"/>
        </w:rPr>
        <w:t xml:space="preserve"> </w:t>
      </w:r>
      <w:r w:rsidRPr="00391583">
        <w:rPr>
          <w:rFonts w:ascii="Times New Roman" w:hAnsi="Times New Roman"/>
          <w:color w:val="000000"/>
          <w:sz w:val="24"/>
          <w:szCs w:val="24"/>
        </w:rPr>
        <w:t>2</w:t>
      </w:r>
      <w:r w:rsidR="00F24901">
        <w:rPr>
          <w:rFonts w:ascii="Times New Roman" w:hAnsi="Times New Roman"/>
          <w:color w:val="000000"/>
          <w:sz w:val="24"/>
          <w:szCs w:val="24"/>
        </w:rPr>
        <w:t>:</w:t>
      </w:r>
      <w:r w:rsidR="00F24901" w:rsidRPr="009A6F6C">
        <w:rPr>
          <w:rFonts w:ascii="Times New Roman" w:hAnsi="Times New Roman"/>
          <w:color w:val="000000"/>
          <w:sz w:val="24"/>
          <w:szCs w:val="24"/>
        </w:rPr>
        <w:t xml:space="preserve"> SAMPLE OPQRST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30"/>
        <w:gridCol w:w="2189"/>
        <w:gridCol w:w="6764"/>
      </w:tblGrid>
      <w:tr w:rsidR="005A15A6" w:rsidRPr="002853FD" w14:paraId="020CCF89" w14:textId="77777777" w:rsidTr="001E0A4F">
        <w:trPr>
          <w:trHeight w:val="432"/>
        </w:trPr>
        <w:tc>
          <w:tcPr>
            <w:tcW w:w="430" w:type="dxa"/>
            <w:tcBorders>
              <w:top w:val="nil"/>
              <w:left w:val="nil"/>
            </w:tcBorders>
            <w:vAlign w:val="center"/>
          </w:tcPr>
          <w:p w14:paraId="5C692BC2" w14:textId="260C4F72" w:rsidR="3012162C" w:rsidRPr="002853FD" w:rsidRDefault="3012162C" w:rsidP="005A15A6">
            <w:pPr>
              <w:spacing w:after="0" w:line="480" w:lineRule="auto"/>
              <w:rPr>
                <w:rFonts w:ascii="Times New Roman" w:hAnsi="Times New Roman"/>
                <w:b/>
                <w:bCs/>
                <w:color w:val="000000"/>
                <w:sz w:val="24"/>
              </w:rPr>
            </w:pPr>
          </w:p>
        </w:tc>
        <w:tc>
          <w:tcPr>
            <w:tcW w:w="2189" w:type="dxa"/>
            <w:shd w:val="clear" w:color="auto" w:fill="C00000"/>
            <w:vAlign w:val="center"/>
          </w:tcPr>
          <w:p w14:paraId="0753FC88" w14:textId="4987E1B9" w:rsidR="3012162C" w:rsidRPr="009836F5" w:rsidRDefault="009836F5" w:rsidP="009836F5">
            <w:pPr>
              <w:spacing w:after="0" w:line="480" w:lineRule="auto"/>
              <w:jc w:val="center"/>
              <w:rPr>
                <w:rFonts w:ascii="Times New Roman" w:hAnsi="Times New Roman"/>
                <w:b/>
                <w:bCs/>
                <w:color w:val="FFFFFF" w:themeColor="background1"/>
                <w:sz w:val="24"/>
              </w:rPr>
            </w:pPr>
            <w:r w:rsidRPr="009836F5">
              <w:rPr>
                <w:rFonts w:ascii="Times New Roman" w:hAnsi="Times New Roman"/>
                <w:b/>
                <w:bCs/>
                <w:color w:val="FFFFFF" w:themeColor="background1"/>
                <w:sz w:val="24"/>
              </w:rPr>
              <w:t>MEANING</w:t>
            </w:r>
          </w:p>
        </w:tc>
        <w:tc>
          <w:tcPr>
            <w:tcW w:w="6764" w:type="dxa"/>
            <w:shd w:val="clear" w:color="auto" w:fill="C00000"/>
            <w:vAlign w:val="center"/>
          </w:tcPr>
          <w:p w14:paraId="4975C774" w14:textId="7CCDD842" w:rsidR="3012162C" w:rsidRPr="009836F5" w:rsidRDefault="009836F5" w:rsidP="009836F5">
            <w:pPr>
              <w:spacing w:after="0" w:line="480" w:lineRule="auto"/>
              <w:jc w:val="center"/>
              <w:rPr>
                <w:rFonts w:ascii="Times New Roman" w:hAnsi="Times New Roman"/>
                <w:b/>
                <w:bCs/>
                <w:color w:val="FFFFFF" w:themeColor="background1"/>
                <w:sz w:val="24"/>
              </w:rPr>
            </w:pPr>
            <w:r w:rsidRPr="009836F5">
              <w:rPr>
                <w:rFonts w:ascii="Times New Roman" w:hAnsi="Times New Roman"/>
                <w:b/>
                <w:bCs/>
                <w:color w:val="FFFFFF" w:themeColor="background1"/>
                <w:sz w:val="24"/>
              </w:rPr>
              <w:t>WHAT YOU EXPECT TO FIND</w:t>
            </w:r>
          </w:p>
        </w:tc>
      </w:tr>
      <w:tr w:rsidR="005A15A6" w:rsidRPr="002853FD" w14:paraId="04A1EA8C" w14:textId="77777777" w:rsidTr="001E0A4F">
        <w:trPr>
          <w:trHeight w:val="432"/>
        </w:trPr>
        <w:tc>
          <w:tcPr>
            <w:tcW w:w="430" w:type="dxa"/>
            <w:shd w:val="clear" w:color="auto" w:fill="EDD2C4"/>
            <w:vAlign w:val="center"/>
          </w:tcPr>
          <w:p w14:paraId="14F33D5E" w14:textId="54625C75"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S</w:t>
            </w:r>
          </w:p>
        </w:tc>
        <w:tc>
          <w:tcPr>
            <w:tcW w:w="2189" w:type="dxa"/>
            <w:shd w:val="clear" w:color="auto" w:fill="EDD2C4"/>
            <w:vAlign w:val="center"/>
          </w:tcPr>
          <w:p w14:paraId="1D948366" w14:textId="474D8C06"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 xml:space="preserve">Signs </w:t>
            </w:r>
            <w:r w:rsidR="00F24901">
              <w:rPr>
                <w:rFonts w:ascii="Times New Roman" w:hAnsi="Times New Roman"/>
                <w:color w:val="000000"/>
                <w:sz w:val="24"/>
              </w:rPr>
              <w:t>and</w:t>
            </w:r>
            <w:r w:rsidRPr="002853FD">
              <w:rPr>
                <w:rFonts w:ascii="Times New Roman" w:hAnsi="Times New Roman"/>
                <w:color w:val="000000"/>
                <w:sz w:val="24"/>
              </w:rPr>
              <w:t xml:space="preserve"> </w:t>
            </w:r>
            <w:r w:rsidR="00F24901">
              <w:rPr>
                <w:rFonts w:ascii="Times New Roman" w:hAnsi="Times New Roman"/>
                <w:color w:val="000000"/>
                <w:sz w:val="24"/>
              </w:rPr>
              <w:t>s</w:t>
            </w:r>
            <w:r w:rsidRPr="002853FD">
              <w:rPr>
                <w:rFonts w:ascii="Times New Roman" w:hAnsi="Times New Roman"/>
                <w:color w:val="000000"/>
                <w:sz w:val="24"/>
              </w:rPr>
              <w:t>ymptoms</w:t>
            </w:r>
          </w:p>
        </w:tc>
        <w:tc>
          <w:tcPr>
            <w:tcW w:w="6764" w:type="dxa"/>
            <w:vAlign w:val="center"/>
          </w:tcPr>
          <w:p w14:paraId="593C369C" w14:textId="5F9BDBFB"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What the patient feels and what you observe—primary complaint, visible abnormalities, associated symptoms.</w:t>
            </w:r>
          </w:p>
        </w:tc>
      </w:tr>
      <w:tr w:rsidR="005A15A6" w:rsidRPr="002853FD" w14:paraId="01D0E90F" w14:textId="77777777" w:rsidTr="001E0A4F">
        <w:trPr>
          <w:trHeight w:val="432"/>
        </w:trPr>
        <w:tc>
          <w:tcPr>
            <w:tcW w:w="430" w:type="dxa"/>
            <w:shd w:val="clear" w:color="auto" w:fill="EDD2C4"/>
            <w:vAlign w:val="center"/>
          </w:tcPr>
          <w:p w14:paraId="2770C673" w14:textId="672E96AD"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A</w:t>
            </w:r>
          </w:p>
        </w:tc>
        <w:tc>
          <w:tcPr>
            <w:tcW w:w="2189" w:type="dxa"/>
            <w:shd w:val="clear" w:color="auto" w:fill="EDD2C4"/>
            <w:vAlign w:val="center"/>
          </w:tcPr>
          <w:p w14:paraId="5C7325B4" w14:textId="6E9F6BD1"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Allergies</w:t>
            </w:r>
          </w:p>
        </w:tc>
        <w:tc>
          <w:tcPr>
            <w:tcW w:w="6764" w:type="dxa"/>
            <w:vAlign w:val="center"/>
          </w:tcPr>
          <w:p w14:paraId="78482F79" w14:textId="3383622D"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Medication, food, or environmental allergies that may affect treatment or explain symptoms.</w:t>
            </w:r>
          </w:p>
        </w:tc>
      </w:tr>
      <w:tr w:rsidR="005A15A6" w:rsidRPr="002853FD" w14:paraId="39F0AD79" w14:textId="77777777" w:rsidTr="001E0A4F">
        <w:trPr>
          <w:trHeight w:val="432"/>
        </w:trPr>
        <w:tc>
          <w:tcPr>
            <w:tcW w:w="430" w:type="dxa"/>
            <w:shd w:val="clear" w:color="auto" w:fill="EDD2C4"/>
            <w:vAlign w:val="center"/>
          </w:tcPr>
          <w:p w14:paraId="330BC215" w14:textId="556F6358"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M</w:t>
            </w:r>
          </w:p>
        </w:tc>
        <w:tc>
          <w:tcPr>
            <w:tcW w:w="2189" w:type="dxa"/>
            <w:shd w:val="clear" w:color="auto" w:fill="EDD2C4"/>
            <w:vAlign w:val="center"/>
          </w:tcPr>
          <w:p w14:paraId="02805C68" w14:textId="40E93AB8"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Medications</w:t>
            </w:r>
          </w:p>
        </w:tc>
        <w:tc>
          <w:tcPr>
            <w:tcW w:w="6764" w:type="dxa"/>
            <w:vAlign w:val="center"/>
          </w:tcPr>
          <w:p w14:paraId="746093D6" w14:textId="0501A1F1"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 xml:space="preserve">Current prescriptions, </w:t>
            </w:r>
            <w:r w:rsidR="004E339D">
              <w:rPr>
                <w:rFonts w:ascii="Times New Roman" w:hAnsi="Times New Roman"/>
                <w:color w:val="000000"/>
                <w:sz w:val="24"/>
              </w:rPr>
              <w:t>over-the-counter (</w:t>
            </w:r>
            <w:r w:rsidRPr="002853FD">
              <w:rPr>
                <w:rFonts w:ascii="Times New Roman" w:hAnsi="Times New Roman"/>
                <w:color w:val="000000"/>
                <w:sz w:val="24"/>
              </w:rPr>
              <w:t>OTC</w:t>
            </w:r>
            <w:r w:rsidR="004E339D">
              <w:rPr>
                <w:rFonts w:ascii="Times New Roman" w:hAnsi="Times New Roman"/>
                <w:color w:val="000000"/>
                <w:sz w:val="24"/>
              </w:rPr>
              <w:t>)</w:t>
            </w:r>
            <w:r w:rsidRPr="002853FD">
              <w:rPr>
                <w:rFonts w:ascii="Times New Roman" w:hAnsi="Times New Roman"/>
                <w:color w:val="000000"/>
                <w:sz w:val="24"/>
              </w:rPr>
              <w:t xml:space="preserve"> drugs, supplements—may contribute to symptoms or </w:t>
            </w:r>
            <w:r w:rsidR="00311C9B">
              <w:rPr>
                <w:rFonts w:ascii="Times New Roman" w:hAnsi="Times New Roman"/>
                <w:color w:val="000000"/>
                <w:sz w:val="24"/>
              </w:rPr>
              <w:t>affect</w:t>
            </w:r>
            <w:r w:rsidR="00311C9B" w:rsidRPr="002853FD">
              <w:rPr>
                <w:rFonts w:ascii="Times New Roman" w:hAnsi="Times New Roman"/>
                <w:color w:val="000000"/>
                <w:sz w:val="24"/>
              </w:rPr>
              <w:t xml:space="preserve"> </w:t>
            </w:r>
            <w:r w:rsidRPr="002853FD">
              <w:rPr>
                <w:rFonts w:ascii="Times New Roman" w:hAnsi="Times New Roman"/>
                <w:color w:val="000000"/>
                <w:sz w:val="24"/>
              </w:rPr>
              <w:t>care.</w:t>
            </w:r>
          </w:p>
        </w:tc>
      </w:tr>
      <w:tr w:rsidR="005A15A6" w:rsidRPr="002853FD" w14:paraId="6122F4B2" w14:textId="77777777" w:rsidTr="001E0A4F">
        <w:trPr>
          <w:trHeight w:val="432"/>
        </w:trPr>
        <w:tc>
          <w:tcPr>
            <w:tcW w:w="430" w:type="dxa"/>
            <w:shd w:val="clear" w:color="auto" w:fill="EDD2C4"/>
            <w:vAlign w:val="center"/>
          </w:tcPr>
          <w:p w14:paraId="51FE9D26" w14:textId="37F44F3B"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P</w:t>
            </w:r>
          </w:p>
        </w:tc>
        <w:tc>
          <w:tcPr>
            <w:tcW w:w="2189" w:type="dxa"/>
            <w:shd w:val="clear" w:color="auto" w:fill="EDD2C4"/>
            <w:vAlign w:val="center"/>
          </w:tcPr>
          <w:p w14:paraId="12575C18" w14:textId="7CBD6B29"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 xml:space="preserve">Past </w:t>
            </w:r>
            <w:r w:rsidR="00E445F3">
              <w:rPr>
                <w:rFonts w:ascii="Times New Roman" w:hAnsi="Times New Roman"/>
                <w:color w:val="000000"/>
                <w:sz w:val="24"/>
              </w:rPr>
              <w:t>m</w:t>
            </w:r>
            <w:r w:rsidRPr="002853FD">
              <w:rPr>
                <w:rFonts w:ascii="Times New Roman" w:hAnsi="Times New Roman"/>
                <w:color w:val="000000"/>
                <w:sz w:val="24"/>
              </w:rPr>
              <w:t xml:space="preserve">edical </w:t>
            </w:r>
            <w:r w:rsidR="00E445F3">
              <w:rPr>
                <w:rFonts w:ascii="Times New Roman" w:hAnsi="Times New Roman"/>
                <w:color w:val="000000"/>
                <w:sz w:val="24"/>
              </w:rPr>
              <w:t>h</w:t>
            </w:r>
            <w:r w:rsidRPr="002853FD">
              <w:rPr>
                <w:rFonts w:ascii="Times New Roman" w:hAnsi="Times New Roman"/>
                <w:color w:val="000000"/>
                <w:sz w:val="24"/>
              </w:rPr>
              <w:t>istory</w:t>
            </w:r>
          </w:p>
        </w:tc>
        <w:tc>
          <w:tcPr>
            <w:tcW w:w="6764" w:type="dxa"/>
            <w:vAlign w:val="center"/>
          </w:tcPr>
          <w:p w14:paraId="6726C9EB" w14:textId="0397E4F1"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 xml:space="preserve">Previous illnesses, injuries, surgeries—helps identify patterns or </w:t>
            </w:r>
            <w:r w:rsidRPr="002853FD">
              <w:rPr>
                <w:rFonts w:ascii="Times New Roman" w:hAnsi="Times New Roman"/>
                <w:color w:val="000000"/>
                <w:sz w:val="24"/>
              </w:rPr>
              <w:lastRenderedPageBreak/>
              <w:t>risk factors.</w:t>
            </w:r>
          </w:p>
        </w:tc>
      </w:tr>
      <w:tr w:rsidR="005A15A6" w:rsidRPr="002853FD" w14:paraId="4F85E52F" w14:textId="77777777" w:rsidTr="001E0A4F">
        <w:trPr>
          <w:trHeight w:val="432"/>
        </w:trPr>
        <w:tc>
          <w:tcPr>
            <w:tcW w:w="430" w:type="dxa"/>
            <w:shd w:val="clear" w:color="auto" w:fill="EDD2C4"/>
            <w:vAlign w:val="center"/>
          </w:tcPr>
          <w:p w14:paraId="3E5189C8" w14:textId="7974A9C1"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lastRenderedPageBreak/>
              <w:t>L</w:t>
            </w:r>
          </w:p>
        </w:tc>
        <w:tc>
          <w:tcPr>
            <w:tcW w:w="2189" w:type="dxa"/>
            <w:shd w:val="clear" w:color="auto" w:fill="EDD2C4"/>
            <w:vAlign w:val="center"/>
          </w:tcPr>
          <w:p w14:paraId="3C805FFC" w14:textId="632D2801"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 xml:space="preserve">Last </w:t>
            </w:r>
            <w:r w:rsidR="00E445F3">
              <w:rPr>
                <w:rFonts w:ascii="Times New Roman" w:hAnsi="Times New Roman"/>
                <w:color w:val="000000"/>
                <w:sz w:val="24"/>
              </w:rPr>
              <w:t>o</w:t>
            </w:r>
            <w:r w:rsidRPr="002853FD">
              <w:rPr>
                <w:rFonts w:ascii="Times New Roman" w:hAnsi="Times New Roman"/>
                <w:color w:val="000000"/>
                <w:sz w:val="24"/>
              </w:rPr>
              <w:t xml:space="preserve">ral </w:t>
            </w:r>
            <w:r w:rsidR="00E445F3">
              <w:rPr>
                <w:rFonts w:ascii="Times New Roman" w:hAnsi="Times New Roman"/>
                <w:color w:val="000000"/>
                <w:sz w:val="24"/>
              </w:rPr>
              <w:t>i</w:t>
            </w:r>
            <w:r w:rsidRPr="002853FD">
              <w:rPr>
                <w:rFonts w:ascii="Times New Roman" w:hAnsi="Times New Roman"/>
                <w:color w:val="000000"/>
                <w:sz w:val="24"/>
              </w:rPr>
              <w:t>ntake</w:t>
            </w:r>
          </w:p>
        </w:tc>
        <w:tc>
          <w:tcPr>
            <w:tcW w:w="6764" w:type="dxa"/>
            <w:vAlign w:val="center"/>
          </w:tcPr>
          <w:p w14:paraId="09502186" w14:textId="6A16C455"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 xml:space="preserve">Relevant for </w:t>
            </w:r>
            <w:r w:rsidR="004E339D">
              <w:rPr>
                <w:rFonts w:ascii="Times New Roman" w:hAnsi="Times New Roman"/>
                <w:color w:val="000000"/>
                <w:sz w:val="24"/>
              </w:rPr>
              <w:t>gastrointestinal (</w:t>
            </w:r>
            <w:r w:rsidRPr="002853FD">
              <w:rPr>
                <w:rFonts w:ascii="Times New Roman" w:hAnsi="Times New Roman"/>
                <w:color w:val="000000"/>
                <w:sz w:val="24"/>
              </w:rPr>
              <w:t>GI</w:t>
            </w:r>
            <w:r w:rsidR="004E339D">
              <w:rPr>
                <w:rFonts w:ascii="Times New Roman" w:hAnsi="Times New Roman"/>
                <w:color w:val="000000"/>
                <w:sz w:val="24"/>
              </w:rPr>
              <w:t>)</w:t>
            </w:r>
            <w:r w:rsidRPr="002853FD">
              <w:rPr>
                <w:rFonts w:ascii="Times New Roman" w:hAnsi="Times New Roman"/>
                <w:color w:val="000000"/>
                <w:sz w:val="24"/>
              </w:rPr>
              <w:t xml:space="preserve"> issues, hydration.</w:t>
            </w:r>
          </w:p>
        </w:tc>
      </w:tr>
      <w:tr w:rsidR="005A15A6" w:rsidRPr="002853FD" w14:paraId="2C9F5105" w14:textId="77777777" w:rsidTr="001E0A4F">
        <w:trPr>
          <w:trHeight w:val="432"/>
        </w:trPr>
        <w:tc>
          <w:tcPr>
            <w:tcW w:w="430" w:type="dxa"/>
            <w:shd w:val="clear" w:color="auto" w:fill="EDD2C4"/>
            <w:vAlign w:val="center"/>
          </w:tcPr>
          <w:p w14:paraId="3683B1D2" w14:textId="6C157ACC"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E</w:t>
            </w:r>
          </w:p>
        </w:tc>
        <w:tc>
          <w:tcPr>
            <w:tcW w:w="2189" w:type="dxa"/>
            <w:shd w:val="clear" w:color="auto" w:fill="EDD2C4"/>
            <w:vAlign w:val="center"/>
          </w:tcPr>
          <w:p w14:paraId="61075437" w14:textId="42BBD795"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 xml:space="preserve">Events </w:t>
            </w:r>
            <w:r w:rsidR="00E445F3">
              <w:rPr>
                <w:rFonts w:ascii="Times New Roman" w:hAnsi="Times New Roman"/>
                <w:color w:val="000000"/>
                <w:sz w:val="24"/>
              </w:rPr>
              <w:t>l</w:t>
            </w:r>
            <w:r w:rsidRPr="002853FD">
              <w:rPr>
                <w:rFonts w:ascii="Times New Roman" w:hAnsi="Times New Roman"/>
                <w:color w:val="000000"/>
                <w:sz w:val="24"/>
              </w:rPr>
              <w:t xml:space="preserve">eading </w:t>
            </w:r>
            <w:r w:rsidR="00E445F3">
              <w:rPr>
                <w:rFonts w:ascii="Times New Roman" w:hAnsi="Times New Roman"/>
                <w:color w:val="000000"/>
                <w:sz w:val="24"/>
              </w:rPr>
              <w:t>u</w:t>
            </w:r>
            <w:r w:rsidRPr="002853FD">
              <w:rPr>
                <w:rFonts w:ascii="Times New Roman" w:hAnsi="Times New Roman"/>
                <w:color w:val="000000"/>
                <w:sz w:val="24"/>
              </w:rPr>
              <w:t xml:space="preserve">p to </w:t>
            </w:r>
            <w:r w:rsidR="00E445F3">
              <w:rPr>
                <w:rFonts w:ascii="Times New Roman" w:hAnsi="Times New Roman"/>
                <w:color w:val="000000"/>
                <w:sz w:val="24"/>
              </w:rPr>
              <w:t>i</w:t>
            </w:r>
            <w:r w:rsidRPr="002853FD">
              <w:rPr>
                <w:rFonts w:ascii="Times New Roman" w:hAnsi="Times New Roman"/>
                <w:color w:val="000000"/>
                <w:sz w:val="24"/>
              </w:rPr>
              <w:t>njury</w:t>
            </w:r>
            <w:r w:rsidR="00E445F3">
              <w:rPr>
                <w:rFonts w:ascii="Times New Roman" w:hAnsi="Times New Roman"/>
                <w:color w:val="000000"/>
                <w:sz w:val="24"/>
              </w:rPr>
              <w:t xml:space="preserve"> or i</w:t>
            </w:r>
            <w:r w:rsidRPr="002853FD">
              <w:rPr>
                <w:rFonts w:ascii="Times New Roman" w:hAnsi="Times New Roman"/>
                <w:color w:val="000000"/>
                <w:sz w:val="24"/>
              </w:rPr>
              <w:t>llness</w:t>
            </w:r>
          </w:p>
        </w:tc>
        <w:tc>
          <w:tcPr>
            <w:tcW w:w="6764" w:type="dxa"/>
            <w:vAlign w:val="center"/>
          </w:tcPr>
          <w:p w14:paraId="6123DDAB" w14:textId="3B4A3F87"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What the patient was doing before</w:t>
            </w:r>
            <w:r w:rsidR="00E445F3">
              <w:rPr>
                <w:rFonts w:ascii="Times New Roman" w:hAnsi="Times New Roman"/>
                <w:color w:val="000000"/>
                <w:sz w:val="24"/>
              </w:rPr>
              <w:t xml:space="preserve"> or </w:t>
            </w:r>
            <w:r w:rsidRPr="002853FD">
              <w:rPr>
                <w:rFonts w:ascii="Times New Roman" w:hAnsi="Times New Roman"/>
                <w:color w:val="000000"/>
                <w:sz w:val="24"/>
              </w:rPr>
              <w:t>during onset—clarifies mechanism of injury or triggers.</w:t>
            </w:r>
          </w:p>
        </w:tc>
      </w:tr>
      <w:tr w:rsidR="001E0A4F" w:rsidRPr="002853FD" w14:paraId="09E2A764" w14:textId="77777777" w:rsidTr="00B86E1D">
        <w:trPr>
          <w:trHeight w:val="432"/>
        </w:trPr>
        <w:tc>
          <w:tcPr>
            <w:tcW w:w="9383" w:type="dxa"/>
            <w:gridSpan w:val="3"/>
            <w:vAlign w:val="center"/>
          </w:tcPr>
          <w:p w14:paraId="22C2FE9B" w14:textId="7136681A" w:rsidR="001E0A4F" w:rsidRPr="002853FD" w:rsidRDefault="001E0A4F" w:rsidP="002B2FC3">
            <w:pPr>
              <w:spacing w:after="0" w:line="480" w:lineRule="auto"/>
              <w:ind w:left="144" w:hanging="144"/>
              <w:rPr>
                <w:rFonts w:ascii="Times New Roman" w:hAnsi="Times New Roman"/>
                <w:b/>
                <w:bCs/>
                <w:color w:val="000000"/>
                <w:sz w:val="24"/>
              </w:rPr>
            </w:pPr>
          </w:p>
        </w:tc>
      </w:tr>
      <w:tr w:rsidR="005A15A6" w:rsidRPr="002853FD" w14:paraId="6C32C7DD" w14:textId="77777777" w:rsidTr="001E0A4F">
        <w:trPr>
          <w:trHeight w:val="432"/>
        </w:trPr>
        <w:tc>
          <w:tcPr>
            <w:tcW w:w="430" w:type="dxa"/>
            <w:shd w:val="clear" w:color="auto" w:fill="EDD2C4"/>
            <w:vAlign w:val="center"/>
          </w:tcPr>
          <w:p w14:paraId="10BD8154" w14:textId="6BBD238B"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O</w:t>
            </w:r>
          </w:p>
        </w:tc>
        <w:tc>
          <w:tcPr>
            <w:tcW w:w="2189" w:type="dxa"/>
            <w:shd w:val="clear" w:color="auto" w:fill="EDD2C4"/>
            <w:vAlign w:val="center"/>
          </w:tcPr>
          <w:p w14:paraId="46AA3FA5" w14:textId="20AF4E79"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Onset</w:t>
            </w:r>
          </w:p>
        </w:tc>
        <w:tc>
          <w:tcPr>
            <w:tcW w:w="6764" w:type="dxa"/>
            <w:vAlign w:val="center"/>
          </w:tcPr>
          <w:p w14:paraId="69C23538" w14:textId="2C7AEEE6" w:rsidR="3012162C" w:rsidRPr="002853FD" w:rsidRDefault="00B0231F" w:rsidP="002B2FC3">
            <w:pPr>
              <w:spacing w:after="0" w:line="480" w:lineRule="auto"/>
              <w:ind w:left="144" w:hanging="144"/>
              <w:rPr>
                <w:rFonts w:ascii="Times New Roman" w:hAnsi="Times New Roman"/>
                <w:color w:val="000000"/>
                <w:sz w:val="24"/>
              </w:rPr>
            </w:pPr>
            <w:r>
              <w:rPr>
                <w:rFonts w:ascii="Times New Roman" w:hAnsi="Times New Roman"/>
                <w:color w:val="000000"/>
                <w:sz w:val="24"/>
              </w:rPr>
              <w:t>W</w:t>
            </w:r>
            <w:r w:rsidR="007807BE">
              <w:rPr>
                <w:rFonts w:ascii="Times New Roman" w:hAnsi="Times New Roman"/>
                <w:color w:val="000000"/>
                <w:sz w:val="24"/>
              </w:rPr>
              <w:t>hat was happening when</w:t>
            </w:r>
            <w:r w:rsidR="3012162C" w:rsidRPr="002853FD">
              <w:rPr>
                <w:rFonts w:ascii="Times New Roman" w:hAnsi="Times New Roman"/>
                <w:color w:val="000000"/>
                <w:sz w:val="24"/>
              </w:rPr>
              <w:t xml:space="preserve"> symptoms began</w:t>
            </w:r>
            <w:r w:rsidR="00E445F3">
              <w:rPr>
                <w:rFonts w:ascii="Times New Roman" w:hAnsi="Times New Roman"/>
                <w:color w:val="000000"/>
                <w:sz w:val="24"/>
              </w:rPr>
              <w:t>.</w:t>
            </w:r>
          </w:p>
        </w:tc>
      </w:tr>
      <w:tr w:rsidR="005A15A6" w:rsidRPr="002853FD" w14:paraId="3E8477B7" w14:textId="77777777" w:rsidTr="001E0A4F">
        <w:trPr>
          <w:trHeight w:val="432"/>
        </w:trPr>
        <w:tc>
          <w:tcPr>
            <w:tcW w:w="430" w:type="dxa"/>
            <w:shd w:val="clear" w:color="auto" w:fill="EDD2C4"/>
            <w:vAlign w:val="center"/>
          </w:tcPr>
          <w:p w14:paraId="6CB5F703" w14:textId="2E6448B9"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P</w:t>
            </w:r>
          </w:p>
        </w:tc>
        <w:tc>
          <w:tcPr>
            <w:tcW w:w="2189" w:type="dxa"/>
            <w:shd w:val="clear" w:color="auto" w:fill="EDD2C4"/>
            <w:vAlign w:val="center"/>
          </w:tcPr>
          <w:p w14:paraId="38CF4395" w14:textId="032BA8AD"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Provocation</w:t>
            </w:r>
            <w:r w:rsidR="00E445F3">
              <w:rPr>
                <w:rFonts w:ascii="Times New Roman" w:hAnsi="Times New Roman"/>
                <w:color w:val="000000"/>
                <w:sz w:val="24"/>
              </w:rPr>
              <w:t xml:space="preserve"> and </w:t>
            </w:r>
            <w:r w:rsidRPr="002853FD">
              <w:rPr>
                <w:rFonts w:ascii="Times New Roman" w:hAnsi="Times New Roman"/>
                <w:color w:val="000000"/>
                <w:sz w:val="24"/>
              </w:rPr>
              <w:t>Palliation</w:t>
            </w:r>
          </w:p>
        </w:tc>
        <w:tc>
          <w:tcPr>
            <w:tcW w:w="6764" w:type="dxa"/>
            <w:vAlign w:val="center"/>
          </w:tcPr>
          <w:p w14:paraId="15F1F882" w14:textId="66232E57"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What makes symptoms worse or better</w:t>
            </w:r>
            <w:r w:rsidR="00E445F3">
              <w:rPr>
                <w:rFonts w:ascii="Times New Roman" w:hAnsi="Times New Roman"/>
                <w:color w:val="000000"/>
                <w:sz w:val="24"/>
              </w:rPr>
              <w:t>.</w:t>
            </w:r>
          </w:p>
        </w:tc>
      </w:tr>
      <w:tr w:rsidR="005A15A6" w:rsidRPr="002853FD" w14:paraId="3B19B1D3" w14:textId="77777777" w:rsidTr="001E0A4F">
        <w:trPr>
          <w:trHeight w:val="432"/>
        </w:trPr>
        <w:tc>
          <w:tcPr>
            <w:tcW w:w="430" w:type="dxa"/>
            <w:shd w:val="clear" w:color="auto" w:fill="EDD2C4"/>
            <w:vAlign w:val="center"/>
          </w:tcPr>
          <w:p w14:paraId="392F643A" w14:textId="0E4D960C"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Q</w:t>
            </w:r>
          </w:p>
        </w:tc>
        <w:tc>
          <w:tcPr>
            <w:tcW w:w="2189" w:type="dxa"/>
            <w:shd w:val="clear" w:color="auto" w:fill="EDD2C4"/>
            <w:vAlign w:val="center"/>
          </w:tcPr>
          <w:p w14:paraId="2C76B844" w14:textId="20B2C470"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Quality</w:t>
            </w:r>
          </w:p>
        </w:tc>
        <w:tc>
          <w:tcPr>
            <w:tcW w:w="6764" w:type="dxa"/>
            <w:vAlign w:val="center"/>
          </w:tcPr>
          <w:p w14:paraId="6C866BE4" w14:textId="323C2A43"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Description of pain—sharp, dull, throbbing, burning, stabbing.</w:t>
            </w:r>
          </w:p>
        </w:tc>
      </w:tr>
      <w:tr w:rsidR="005A15A6" w:rsidRPr="002853FD" w14:paraId="7BB0F6FC" w14:textId="77777777" w:rsidTr="001E0A4F">
        <w:trPr>
          <w:trHeight w:val="432"/>
        </w:trPr>
        <w:tc>
          <w:tcPr>
            <w:tcW w:w="430" w:type="dxa"/>
            <w:shd w:val="clear" w:color="auto" w:fill="EDD2C4"/>
            <w:vAlign w:val="center"/>
          </w:tcPr>
          <w:p w14:paraId="3F8ACDE5" w14:textId="2EE1DD02"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R</w:t>
            </w:r>
          </w:p>
        </w:tc>
        <w:tc>
          <w:tcPr>
            <w:tcW w:w="2189" w:type="dxa"/>
            <w:shd w:val="clear" w:color="auto" w:fill="EDD2C4"/>
            <w:vAlign w:val="center"/>
          </w:tcPr>
          <w:p w14:paraId="35279BF6" w14:textId="3CF2B463"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Region</w:t>
            </w:r>
            <w:r w:rsidR="00E445F3">
              <w:rPr>
                <w:rFonts w:ascii="Times New Roman" w:hAnsi="Times New Roman"/>
                <w:color w:val="000000"/>
                <w:sz w:val="24"/>
              </w:rPr>
              <w:t xml:space="preserve"> and </w:t>
            </w:r>
            <w:r w:rsidRPr="002853FD">
              <w:rPr>
                <w:rFonts w:ascii="Times New Roman" w:hAnsi="Times New Roman"/>
                <w:color w:val="000000"/>
                <w:sz w:val="24"/>
              </w:rPr>
              <w:t>Radiation</w:t>
            </w:r>
          </w:p>
        </w:tc>
        <w:tc>
          <w:tcPr>
            <w:tcW w:w="6764" w:type="dxa"/>
            <w:vAlign w:val="center"/>
          </w:tcPr>
          <w:p w14:paraId="156D617F" w14:textId="405A64D3"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Exact location of pain and whether it spreads—helps identify involved structures or nerve patterns.</w:t>
            </w:r>
          </w:p>
        </w:tc>
      </w:tr>
      <w:tr w:rsidR="005A15A6" w:rsidRPr="002853FD" w14:paraId="6C363A59" w14:textId="77777777" w:rsidTr="001E0A4F">
        <w:trPr>
          <w:trHeight w:val="432"/>
        </w:trPr>
        <w:tc>
          <w:tcPr>
            <w:tcW w:w="430" w:type="dxa"/>
            <w:shd w:val="clear" w:color="auto" w:fill="EDD2C4"/>
            <w:vAlign w:val="center"/>
          </w:tcPr>
          <w:p w14:paraId="0F99D270" w14:textId="7921A69B"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S</w:t>
            </w:r>
          </w:p>
        </w:tc>
        <w:tc>
          <w:tcPr>
            <w:tcW w:w="2189" w:type="dxa"/>
            <w:shd w:val="clear" w:color="auto" w:fill="EDD2C4"/>
            <w:vAlign w:val="center"/>
          </w:tcPr>
          <w:p w14:paraId="0222D6D7" w14:textId="25A12F93"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Severity</w:t>
            </w:r>
          </w:p>
        </w:tc>
        <w:tc>
          <w:tcPr>
            <w:tcW w:w="6764" w:type="dxa"/>
            <w:vAlign w:val="center"/>
          </w:tcPr>
          <w:p w14:paraId="0F9CC9BD" w14:textId="45FF1501" w:rsidR="3012162C" w:rsidRPr="002853FD" w:rsidRDefault="3012162C" w:rsidP="002B2FC3">
            <w:pPr>
              <w:spacing w:after="0" w:line="480" w:lineRule="auto"/>
              <w:ind w:left="144" w:hanging="144"/>
              <w:rPr>
                <w:rFonts w:ascii="Times New Roman" w:hAnsi="Times New Roman"/>
                <w:color w:val="000000"/>
                <w:sz w:val="24"/>
              </w:rPr>
            </w:pPr>
            <w:r>
              <w:rPr>
                <w:rFonts w:ascii="Times New Roman" w:hAnsi="Times New Roman"/>
                <w:color w:val="000000"/>
                <w:sz w:val="24"/>
              </w:rPr>
              <w:t>Intensity on a scale (</w:t>
            </w:r>
            <w:r w:rsidRPr="00391583">
              <w:rPr>
                <w:rFonts w:ascii="Times New Roman" w:hAnsi="Times New Roman"/>
                <w:color w:val="000000"/>
                <w:sz w:val="24"/>
              </w:rPr>
              <w:t>0</w:t>
            </w:r>
            <w:r w:rsidR="00EE544B" w:rsidRPr="00391583">
              <w:rPr>
                <w:rFonts w:ascii="Times New Roman" w:hAnsi="Times New Roman"/>
                <w:color w:val="000000"/>
                <w:sz w:val="24"/>
              </w:rPr>
              <w:t>-</w:t>
            </w:r>
            <w:r w:rsidRPr="00391583">
              <w:rPr>
                <w:rFonts w:ascii="Times New Roman" w:hAnsi="Times New Roman"/>
                <w:color w:val="000000"/>
                <w:sz w:val="24"/>
              </w:rPr>
              <w:t>10</w:t>
            </w:r>
            <w:r>
              <w:rPr>
                <w:rFonts w:ascii="Times New Roman" w:hAnsi="Times New Roman"/>
                <w:color w:val="000000"/>
                <w:sz w:val="24"/>
              </w:rPr>
              <w:t>)</w:t>
            </w:r>
            <w:r w:rsidR="00E445F3">
              <w:rPr>
                <w:rFonts w:ascii="Times New Roman" w:hAnsi="Times New Roman"/>
                <w:color w:val="000000"/>
                <w:sz w:val="24"/>
              </w:rPr>
              <w:t>.</w:t>
            </w:r>
          </w:p>
        </w:tc>
      </w:tr>
      <w:tr w:rsidR="005A15A6" w:rsidRPr="002853FD" w14:paraId="1F3B3012" w14:textId="77777777" w:rsidTr="001E0A4F">
        <w:trPr>
          <w:trHeight w:val="432"/>
        </w:trPr>
        <w:tc>
          <w:tcPr>
            <w:tcW w:w="430" w:type="dxa"/>
            <w:shd w:val="clear" w:color="auto" w:fill="EDD2C4"/>
            <w:vAlign w:val="center"/>
          </w:tcPr>
          <w:p w14:paraId="02F70527" w14:textId="04E3B11E"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T</w:t>
            </w:r>
          </w:p>
        </w:tc>
        <w:tc>
          <w:tcPr>
            <w:tcW w:w="2189" w:type="dxa"/>
            <w:shd w:val="clear" w:color="auto" w:fill="EDD2C4"/>
            <w:vAlign w:val="center"/>
          </w:tcPr>
          <w:p w14:paraId="41F2088E" w14:textId="4EFFA07F" w:rsidR="3012162C" w:rsidRPr="002853FD" w:rsidRDefault="3012162C" w:rsidP="002B2FC3">
            <w:pPr>
              <w:spacing w:after="0" w:line="480" w:lineRule="auto"/>
              <w:ind w:left="144" w:hanging="144"/>
              <w:rPr>
                <w:rFonts w:ascii="Times New Roman" w:hAnsi="Times New Roman"/>
                <w:color w:val="000000"/>
                <w:sz w:val="24"/>
              </w:rPr>
            </w:pPr>
            <w:r w:rsidRPr="002853FD">
              <w:rPr>
                <w:rFonts w:ascii="Times New Roman" w:hAnsi="Times New Roman"/>
                <w:color w:val="000000"/>
                <w:sz w:val="24"/>
              </w:rPr>
              <w:t>Time</w:t>
            </w:r>
          </w:p>
        </w:tc>
        <w:tc>
          <w:tcPr>
            <w:tcW w:w="6764" w:type="dxa"/>
            <w:vAlign w:val="center"/>
          </w:tcPr>
          <w:p w14:paraId="359CAC56" w14:textId="65D5AC71" w:rsidR="3012162C" w:rsidRPr="002853FD" w:rsidRDefault="007807BE" w:rsidP="002B2FC3">
            <w:pPr>
              <w:spacing w:after="0" w:line="480" w:lineRule="auto"/>
              <w:ind w:left="144" w:hanging="144"/>
              <w:rPr>
                <w:rFonts w:ascii="Times New Roman" w:hAnsi="Times New Roman"/>
                <w:color w:val="000000"/>
                <w:sz w:val="24"/>
              </w:rPr>
            </w:pPr>
            <w:r>
              <w:rPr>
                <w:rFonts w:ascii="Times New Roman" w:hAnsi="Times New Roman"/>
                <w:color w:val="000000"/>
                <w:sz w:val="24"/>
              </w:rPr>
              <w:t>When symptoms started and h</w:t>
            </w:r>
            <w:r w:rsidR="3012162C" w:rsidRPr="002853FD">
              <w:rPr>
                <w:rFonts w:ascii="Times New Roman" w:hAnsi="Times New Roman"/>
                <w:color w:val="000000"/>
                <w:sz w:val="24"/>
              </w:rPr>
              <w:t xml:space="preserve">ow symptoms change over time—improving, worsening, intermittent, </w:t>
            </w:r>
            <w:r w:rsidR="00E445F3">
              <w:rPr>
                <w:rFonts w:ascii="Times New Roman" w:hAnsi="Times New Roman"/>
                <w:color w:val="000000"/>
                <w:sz w:val="24"/>
              </w:rPr>
              <w:t xml:space="preserve">or </w:t>
            </w:r>
            <w:r w:rsidR="3012162C" w:rsidRPr="002853FD">
              <w:rPr>
                <w:rFonts w:ascii="Times New Roman" w:hAnsi="Times New Roman"/>
                <w:color w:val="000000"/>
                <w:sz w:val="24"/>
              </w:rPr>
              <w:t>constant.</w:t>
            </w:r>
          </w:p>
        </w:tc>
      </w:tr>
    </w:tbl>
    <w:p w14:paraId="35233CA4" w14:textId="77777777" w:rsidR="00443925" w:rsidRPr="002853FD" w:rsidRDefault="00443925" w:rsidP="005A15A6">
      <w:pPr>
        <w:tabs>
          <w:tab w:val="left" w:pos="3871"/>
        </w:tabs>
        <w:spacing w:after="0" w:line="480" w:lineRule="auto"/>
        <w:rPr>
          <w:rFonts w:ascii="Times New Roman" w:hAnsi="Times New Roman"/>
          <w:color w:val="000000"/>
          <w:sz w:val="24"/>
          <w:szCs w:val="24"/>
        </w:rPr>
      </w:pPr>
    </w:p>
    <w:p w14:paraId="73E804F3" w14:textId="0059D578" w:rsidR="3012162C" w:rsidRPr="009A6F6C" w:rsidRDefault="00B46357" w:rsidP="005A15A6">
      <w:pPr>
        <w:tabs>
          <w:tab w:val="left" w:pos="3871"/>
        </w:tabs>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w:t>
      </w:r>
      <w:proofErr w:type="spellStart"/>
      <w:r w:rsidRPr="002853FD">
        <w:rPr>
          <w:rFonts w:ascii="Times New Roman" w:hAnsi="Times New Roman"/>
          <w:color w:val="000000"/>
          <w:sz w:val="24"/>
          <w:szCs w:val="24"/>
        </w:rPr>
        <w:t>Presimulation</w:t>
      </w:r>
      <w:proofErr w:type="spellEnd"/>
      <w:r w:rsidRPr="002853FD">
        <w:rPr>
          <w:rFonts w:ascii="Times New Roman" w:hAnsi="Times New Roman"/>
          <w:color w:val="000000"/>
          <w:sz w:val="24"/>
          <w:szCs w:val="24"/>
        </w:rPr>
        <w:t xml:space="preserve"> Activity</w:t>
      </w:r>
      <w:r>
        <w:rPr>
          <w:rFonts w:ascii="Times New Roman" w:hAnsi="Times New Roman"/>
          <w:color w:val="000000"/>
          <w:sz w:val="24"/>
          <w:szCs w:val="24"/>
        </w:rPr>
        <w:t xml:space="preserve"> </w:t>
      </w:r>
      <w:r w:rsidRPr="00391583">
        <w:rPr>
          <w:rFonts w:ascii="Times New Roman" w:hAnsi="Times New Roman"/>
          <w:color w:val="000000"/>
          <w:sz w:val="24"/>
          <w:szCs w:val="24"/>
        </w:rPr>
        <w:t>3</w:t>
      </w:r>
      <w:r w:rsidR="00E445F3" w:rsidRPr="007807BE">
        <w:rPr>
          <w:rFonts w:ascii="Times New Roman" w:hAnsi="Times New Roman"/>
          <w:color w:val="000000"/>
          <w:sz w:val="24"/>
          <w:szCs w:val="24"/>
        </w:rPr>
        <w:t>:</w:t>
      </w:r>
      <w:r w:rsidR="00E445F3" w:rsidRPr="009A6F6C">
        <w:rPr>
          <w:rFonts w:ascii="Times New Roman" w:hAnsi="Times New Roman"/>
          <w:color w:val="000000"/>
          <w:sz w:val="24"/>
          <w:szCs w:val="24"/>
        </w:rPr>
        <w:t xml:space="preserve"> Condition History With a Friend</w:t>
      </w:r>
    </w:p>
    <w:p w14:paraId="0F48B1F6" w14:textId="5145462A" w:rsidR="42442768" w:rsidRPr="002853FD" w:rsidRDefault="17E73729" w:rsidP="005A15A6">
      <w:pPr>
        <w:tabs>
          <w:tab w:val="left" w:pos="3871"/>
        </w:tabs>
        <w:spacing w:after="0" w:line="480" w:lineRule="auto"/>
        <w:rPr>
          <w:rFonts w:ascii="Times New Roman" w:hAnsi="Times New Roman"/>
          <w:color w:val="000000"/>
          <w:sz w:val="24"/>
          <w:szCs w:val="24"/>
        </w:rPr>
      </w:pPr>
      <w:r>
        <w:rPr>
          <w:rFonts w:ascii="Times New Roman" w:hAnsi="Times New Roman"/>
          <w:color w:val="000000"/>
          <w:sz w:val="24"/>
          <w:szCs w:val="24"/>
        </w:rPr>
        <w:t xml:space="preserve">Students should submit </w:t>
      </w:r>
      <w:r w:rsidRPr="00391583">
        <w:rPr>
          <w:rFonts w:ascii="Times New Roman" w:hAnsi="Times New Roman"/>
          <w:color w:val="000000"/>
          <w:sz w:val="24"/>
          <w:szCs w:val="24"/>
        </w:rPr>
        <w:t>two</w:t>
      </w:r>
      <w:r>
        <w:rPr>
          <w:rFonts w:ascii="Times New Roman" w:hAnsi="Times New Roman"/>
          <w:color w:val="000000"/>
          <w:sz w:val="24"/>
          <w:szCs w:val="24"/>
        </w:rPr>
        <w:t xml:space="preserve"> </w:t>
      </w:r>
      <w:proofErr w:type="gramStart"/>
      <w:r>
        <w:rPr>
          <w:rFonts w:ascii="Times New Roman" w:hAnsi="Times New Roman"/>
          <w:color w:val="000000"/>
          <w:sz w:val="24"/>
          <w:szCs w:val="24"/>
        </w:rPr>
        <w:t>completed</w:t>
      </w:r>
      <w:proofErr w:type="gramEnd"/>
      <w:r>
        <w:rPr>
          <w:rFonts w:ascii="Times New Roman" w:hAnsi="Times New Roman"/>
          <w:color w:val="000000"/>
          <w:sz w:val="24"/>
          <w:szCs w:val="24"/>
        </w:rPr>
        <w:t xml:space="preserve"> SAMPLE OPQRST lists. </w:t>
      </w:r>
      <w:r w:rsidRPr="00391583">
        <w:rPr>
          <w:rFonts w:ascii="Times New Roman" w:hAnsi="Times New Roman"/>
          <w:color w:val="000000"/>
          <w:sz w:val="24"/>
          <w:szCs w:val="24"/>
        </w:rPr>
        <w:t>One</w:t>
      </w:r>
      <w:r>
        <w:rPr>
          <w:rFonts w:ascii="Times New Roman" w:hAnsi="Times New Roman"/>
          <w:color w:val="000000"/>
          <w:sz w:val="24"/>
          <w:szCs w:val="24"/>
        </w:rPr>
        <w:t xml:space="preserve"> for each condition they chose.</w:t>
      </w:r>
    </w:p>
    <w:p w14:paraId="4CC1A636" w14:textId="77777777" w:rsidR="00443925" w:rsidRPr="002853FD" w:rsidRDefault="00443925" w:rsidP="005A15A6">
      <w:pPr>
        <w:tabs>
          <w:tab w:val="left" w:pos="3871"/>
        </w:tabs>
        <w:spacing w:after="0" w:line="480" w:lineRule="auto"/>
        <w:rPr>
          <w:rFonts w:ascii="Times New Roman" w:hAnsi="Times New Roman"/>
          <w:color w:val="000000"/>
          <w:sz w:val="24"/>
          <w:szCs w:val="24"/>
        </w:rPr>
      </w:pPr>
    </w:p>
    <w:p w14:paraId="2777AF6C" w14:textId="30BB68C4" w:rsidR="17E73729" w:rsidRPr="009A6F6C" w:rsidRDefault="00B46357" w:rsidP="005A15A6">
      <w:pPr>
        <w:tabs>
          <w:tab w:val="left" w:pos="3871"/>
        </w:tabs>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w:t>
      </w:r>
      <w:proofErr w:type="spellStart"/>
      <w:r w:rsidRPr="002853FD">
        <w:rPr>
          <w:rFonts w:ascii="Times New Roman" w:hAnsi="Times New Roman"/>
          <w:color w:val="000000"/>
          <w:sz w:val="24"/>
          <w:szCs w:val="24"/>
        </w:rPr>
        <w:t>Presimulation</w:t>
      </w:r>
      <w:proofErr w:type="spellEnd"/>
      <w:r w:rsidRPr="002853FD">
        <w:rPr>
          <w:rFonts w:ascii="Times New Roman" w:hAnsi="Times New Roman"/>
          <w:color w:val="000000"/>
          <w:sz w:val="24"/>
          <w:szCs w:val="24"/>
        </w:rPr>
        <w:t xml:space="preserve"> Activity</w:t>
      </w:r>
      <w:r>
        <w:rPr>
          <w:rFonts w:ascii="Times New Roman" w:hAnsi="Times New Roman"/>
          <w:color w:val="000000"/>
          <w:sz w:val="24"/>
          <w:szCs w:val="24"/>
        </w:rPr>
        <w:t xml:space="preserve"> </w:t>
      </w:r>
      <w:r w:rsidRPr="007807BE">
        <w:rPr>
          <w:rFonts w:ascii="Times New Roman" w:hAnsi="Times New Roman"/>
          <w:color w:val="000000"/>
          <w:sz w:val="24"/>
          <w:szCs w:val="24"/>
        </w:rPr>
        <w:t>4</w:t>
      </w:r>
      <w:r w:rsidR="00E445F3" w:rsidRPr="007807BE">
        <w:rPr>
          <w:rFonts w:ascii="Times New Roman" w:hAnsi="Times New Roman"/>
          <w:color w:val="000000"/>
          <w:sz w:val="24"/>
          <w:szCs w:val="24"/>
        </w:rPr>
        <w:t>:</w:t>
      </w:r>
      <w:r w:rsidR="00E445F3" w:rsidRPr="009A6F6C">
        <w:rPr>
          <w:rFonts w:ascii="Times New Roman" w:hAnsi="Times New Roman"/>
          <w:color w:val="000000"/>
          <w:sz w:val="24"/>
          <w:szCs w:val="24"/>
        </w:rPr>
        <w:t xml:space="preserve"> Take Two Histories</w:t>
      </w:r>
    </w:p>
    <w:p w14:paraId="57C616BF" w14:textId="3A570780" w:rsidR="17E73729" w:rsidRPr="002853FD" w:rsidRDefault="17E73729" w:rsidP="005A15A6">
      <w:pPr>
        <w:tabs>
          <w:tab w:val="left" w:pos="3871"/>
        </w:tabs>
        <w:spacing w:after="0" w:line="480" w:lineRule="auto"/>
        <w:rPr>
          <w:rFonts w:ascii="Times New Roman" w:hAnsi="Times New Roman"/>
          <w:color w:val="000000"/>
          <w:sz w:val="24"/>
          <w:szCs w:val="24"/>
        </w:rPr>
      </w:pPr>
      <w:r>
        <w:rPr>
          <w:rFonts w:ascii="Times New Roman" w:hAnsi="Times New Roman"/>
          <w:color w:val="000000"/>
          <w:sz w:val="24"/>
          <w:szCs w:val="24"/>
        </w:rPr>
        <w:t xml:space="preserve">Students should submit </w:t>
      </w:r>
      <w:r w:rsidRPr="00391583">
        <w:rPr>
          <w:rFonts w:ascii="Times New Roman" w:hAnsi="Times New Roman"/>
          <w:color w:val="000000"/>
          <w:sz w:val="24"/>
          <w:szCs w:val="24"/>
        </w:rPr>
        <w:t>two</w:t>
      </w:r>
      <w:r>
        <w:rPr>
          <w:rFonts w:ascii="Times New Roman" w:hAnsi="Times New Roman"/>
          <w:color w:val="000000"/>
          <w:sz w:val="24"/>
          <w:szCs w:val="24"/>
        </w:rPr>
        <w:t xml:space="preserve"> </w:t>
      </w:r>
      <w:r w:rsidR="007807BE">
        <w:rPr>
          <w:rFonts w:ascii="Times New Roman" w:hAnsi="Times New Roman"/>
          <w:color w:val="000000"/>
          <w:sz w:val="24"/>
          <w:szCs w:val="24"/>
        </w:rPr>
        <w:t xml:space="preserve">conditions or diagnoses and the history questions that were most relevant to getting an accurate diagnosis or accurate picture of the condition, if not the actual diagnosis. </w:t>
      </w:r>
    </w:p>
    <w:p w14:paraId="19B038AF" w14:textId="77777777" w:rsidR="00443925" w:rsidRPr="002853FD" w:rsidRDefault="00443925" w:rsidP="005A15A6">
      <w:pPr>
        <w:tabs>
          <w:tab w:val="left" w:pos="3871"/>
        </w:tabs>
        <w:spacing w:after="0" w:line="480" w:lineRule="auto"/>
        <w:rPr>
          <w:rFonts w:ascii="Times New Roman" w:hAnsi="Times New Roman"/>
          <w:color w:val="000000"/>
          <w:sz w:val="24"/>
          <w:szCs w:val="24"/>
        </w:rPr>
      </w:pPr>
    </w:p>
    <w:p w14:paraId="2C452C46" w14:textId="0A5FC1EA" w:rsidR="17E73729" w:rsidRPr="009A6F6C" w:rsidRDefault="00B46357" w:rsidP="005A15A6">
      <w:pPr>
        <w:tabs>
          <w:tab w:val="left" w:pos="3871"/>
        </w:tabs>
        <w:spacing w:after="0" w:line="480" w:lineRule="auto"/>
        <w:rPr>
          <w:rFonts w:ascii="Times New Roman" w:hAnsi="Times New Roman"/>
          <w:color w:val="000000"/>
          <w:sz w:val="24"/>
          <w:szCs w:val="24"/>
        </w:rPr>
      </w:pPr>
      <w:r w:rsidRPr="002853FD">
        <w:rPr>
          <w:rFonts w:ascii="Times New Roman" w:hAnsi="Times New Roman"/>
          <w:color w:val="000000"/>
          <w:sz w:val="24"/>
          <w:szCs w:val="24"/>
        </w:rPr>
        <w:t>&lt;b&gt;</w:t>
      </w:r>
      <w:proofErr w:type="spellStart"/>
      <w:r w:rsidRPr="002853FD">
        <w:rPr>
          <w:rFonts w:ascii="Times New Roman" w:hAnsi="Times New Roman"/>
          <w:color w:val="000000"/>
          <w:sz w:val="24"/>
          <w:szCs w:val="24"/>
        </w:rPr>
        <w:t>Presimulation</w:t>
      </w:r>
      <w:proofErr w:type="spellEnd"/>
      <w:r w:rsidRPr="002853FD">
        <w:rPr>
          <w:rFonts w:ascii="Times New Roman" w:hAnsi="Times New Roman"/>
          <w:color w:val="000000"/>
          <w:sz w:val="24"/>
          <w:szCs w:val="24"/>
        </w:rPr>
        <w:t xml:space="preserve"> Activity</w:t>
      </w:r>
      <w:r>
        <w:rPr>
          <w:rFonts w:ascii="Times New Roman" w:hAnsi="Times New Roman"/>
          <w:color w:val="000000"/>
          <w:sz w:val="24"/>
          <w:szCs w:val="24"/>
        </w:rPr>
        <w:t xml:space="preserve"> </w:t>
      </w:r>
      <w:r w:rsidRPr="00391583">
        <w:rPr>
          <w:rFonts w:ascii="Times New Roman" w:hAnsi="Times New Roman"/>
          <w:color w:val="000000"/>
          <w:sz w:val="24"/>
          <w:szCs w:val="24"/>
        </w:rPr>
        <w:t>5</w:t>
      </w:r>
      <w:r w:rsidR="00E445F3">
        <w:rPr>
          <w:rFonts w:ascii="Times New Roman" w:hAnsi="Times New Roman"/>
          <w:color w:val="000000"/>
          <w:sz w:val="24"/>
          <w:szCs w:val="24"/>
        </w:rPr>
        <w:t>:</w:t>
      </w:r>
      <w:r w:rsidR="00E445F3" w:rsidRPr="009A6F6C">
        <w:rPr>
          <w:rFonts w:ascii="Times New Roman" w:hAnsi="Times New Roman"/>
          <w:color w:val="000000"/>
          <w:sz w:val="24"/>
          <w:szCs w:val="24"/>
        </w:rPr>
        <w:t xml:space="preserve"> Telephone Game</w:t>
      </w:r>
    </w:p>
    <w:p w14:paraId="36BBE93D" w14:textId="7AEC78C0" w:rsidR="17E73729" w:rsidRPr="002853FD" w:rsidRDefault="1B45014F" w:rsidP="005A15A6">
      <w:pPr>
        <w:tabs>
          <w:tab w:val="left" w:pos="3871"/>
        </w:tabs>
        <w:spacing w:after="0" w:line="480" w:lineRule="auto"/>
        <w:rPr>
          <w:rFonts w:ascii="Times New Roman" w:eastAsia="Times New Roman" w:hAnsi="Times New Roman"/>
          <w:color w:val="000000"/>
          <w:sz w:val="24"/>
          <w:szCs w:val="24"/>
        </w:rPr>
      </w:pPr>
      <w:r w:rsidRPr="002853FD">
        <w:rPr>
          <w:rFonts w:ascii="Times New Roman" w:hAnsi="Times New Roman"/>
          <w:color w:val="000000"/>
          <w:sz w:val="24"/>
          <w:szCs w:val="24"/>
        </w:rPr>
        <w:t>Students should submit a document outlining</w:t>
      </w:r>
      <w:r w:rsidRPr="002853FD">
        <w:rPr>
          <w:rFonts w:ascii="Times New Roman" w:eastAsia="Times New Roman" w:hAnsi="Times New Roman"/>
          <w:color w:val="000000"/>
          <w:sz w:val="24"/>
          <w:szCs w:val="24"/>
        </w:rPr>
        <w:t xml:space="preserve"> the injury</w:t>
      </w:r>
      <w:r w:rsidR="00E445F3">
        <w:rPr>
          <w:rFonts w:ascii="Times New Roman" w:eastAsia="Times New Roman" w:hAnsi="Times New Roman"/>
          <w:color w:val="000000"/>
          <w:sz w:val="24"/>
          <w:szCs w:val="24"/>
        </w:rPr>
        <w:t xml:space="preserve"> or </w:t>
      </w:r>
      <w:r w:rsidRPr="002853FD">
        <w:rPr>
          <w:rFonts w:ascii="Times New Roman" w:eastAsia="Times New Roman" w:hAnsi="Times New Roman"/>
          <w:color w:val="000000"/>
          <w:sz w:val="24"/>
          <w:szCs w:val="24"/>
        </w:rPr>
        <w:t>incident they chose, how it happened, the patient</w:t>
      </w:r>
      <w:r w:rsidR="00E445F3">
        <w:rPr>
          <w:rFonts w:ascii="Times New Roman" w:eastAsia="Times New Roman" w:hAnsi="Times New Roman"/>
          <w:color w:val="000000"/>
          <w:sz w:val="24"/>
          <w:szCs w:val="24"/>
        </w:rPr>
        <w:t xml:space="preserve"> or </w:t>
      </w:r>
      <w:r w:rsidRPr="002853FD">
        <w:rPr>
          <w:rFonts w:ascii="Times New Roman" w:eastAsia="Times New Roman" w:hAnsi="Times New Roman"/>
          <w:color w:val="000000"/>
          <w:sz w:val="24"/>
          <w:szCs w:val="24"/>
        </w:rPr>
        <w:t>person’s response or appearance, and the outcome or what happened next.</w:t>
      </w:r>
      <w:r w:rsidR="003A4B8F" w:rsidRPr="002853F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Next, students should identify the </w:t>
      </w:r>
      <w:r w:rsidR="00EE544B">
        <w:rPr>
          <w:rFonts w:ascii="Times New Roman" w:eastAsia="Times New Roman" w:hAnsi="Times New Roman"/>
          <w:color w:val="000000"/>
          <w:sz w:val="24"/>
          <w:szCs w:val="24"/>
        </w:rPr>
        <w:t>four</w:t>
      </w:r>
      <w:r>
        <w:rPr>
          <w:rFonts w:ascii="Times New Roman" w:eastAsia="Times New Roman" w:hAnsi="Times New Roman"/>
          <w:color w:val="000000"/>
          <w:sz w:val="24"/>
          <w:szCs w:val="24"/>
        </w:rPr>
        <w:t xml:space="preserve"> individuals involved in this activity and then reflect on how the details of the history were retained throughout the telephone game. Lastly, students should submit their list of essential elements to </w:t>
      </w:r>
      <w:r w:rsidR="0045265B">
        <w:rPr>
          <w:rFonts w:ascii="Times New Roman" w:eastAsia="Times New Roman" w:hAnsi="Times New Roman"/>
          <w:color w:val="000000"/>
          <w:sz w:val="24"/>
          <w:szCs w:val="24"/>
        </w:rPr>
        <w:t>from this event that should be conveyed to a lead HCP</w:t>
      </w:r>
      <w:r>
        <w:rPr>
          <w:rFonts w:ascii="Times New Roman" w:eastAsia="Times New Roman" w:hAnsi="Times New Roman"/>
          <w:color w:val="000000"/>
          <w:sz w:val="24"/>
          <w:szCs w:val="24"/>
        </w:rPr>
        <w:t>.</w:t>
      </w:r>
    </w:p>
    <w:p w14:paraId="03241742" w14:textId="1FC9F19C" w:rsidR="1B45014F" w:rsidRPr="005A15A6" w:rsidRDefault="1B45014F" w:rsidP="005A15A6">
      <w:pPr>
        <w:spacing w:after="0" w:line="480" w:lineRule="auto"/>
        <w:rPr>
          <w:rFonts w:ascii="Times New Roman" w:eastAsia="Times New Roman" w:hAnsi="Times New Roman"/>
          <w:color w:val="000000"/>
          <w:sz w:val="24"/>
          <w:szCs w:val="24"/>
        </w:rPr>
      </w:pPr>
      <w:r w:rsidRPr="002853FD">
        <w:rPr>
          <w:rFonts w:ascii="Times New Roman" w:eastAsia="Times New Roman" w:hAnsi="Times New Roman"/>
          <w:b/>
          <w:bCs/>
          <w:color w:val="000000"/>
          <w:sz w:val="24"/>
          <w:szCs w:val="24"/>
        </w:rPr>
        <w:t>\</w:t>
      </w:r>
      <w:proofErr w:type="spellStart"/>
      <w:r w:rsidRPr="002853FD">
        <w:rPr>
          <w:rFonts w:ascii="Times New Roman" w:eastAsia="Times New Roman" w:hAnsi="Times New Roman"/>
          <w:b/>
          <w:bCs/>
          <w:color w:val="000000"/>
          <w:sz w:val="24"/>
          <w:szCs w:val="24"/>
        </w:rPr>
        <w:t>qqEND</w:t>
      </w:r>
      <w:proofErr w:type="spellEnd"/>
      <w:r w:rsidRPr="002853FD">
        <w:rPr>
          <w:rFonts w:ascii="Times New Roman" w:eastAsia="Times New Roman" w:hAnsi="Times New Roman"/>
          <w:b/>
          <w:bCs/>
          <w:color w:val="000000"/>
          <w:sz w:val="24"/>
          <w:szCs w:val="24"/>
        </w:rPr>
        <w:t xml:space="preserve"> downloadable content\</w:t>
      </w:r>
    </w:p>
    <w:sectPr w:rsidR="1B45014F" w:rsidRPr="005A15A6" w:rsidSect="005A15A6">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857E6" w14:textId="77777777" w:rsidR="00E8212D" w:rsidRDefault="00E8212D" w:rsidP="00420BEB">
      <w:pPr>
        <w:spacing w:after="0" w:line="240" w:lineRule="auto"/>
      </w:pPr>
      <w:r>
        <w:separator/>
      </w:r>
    </w:p>
  </w:endnote>
  <w:endnote w:type="continuationSeparator" w:id="0">
    <w:p w14:paraId="6504BDDE" w14:textId="77777777" w:rsidR="00E8212D" w:rsidRDefault="00E8212D" w:rsidP="0042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60FD" w14:textId="77777777" w:rsidR="00E8212D" w:rsidRDefault="00E8212D" w:rsidP="00420BEB">
      <w:pPr>
        <w:spacing w:after="0" w:line="240" w:lineRule="auto"/>
      </w:pPr>
      <w:r>
        <w:separator/>
      </w:r>
    </w:p>
  </w:footnote>
  <w:footnote w:type="continuationSeparator" w:id="0">
    <w:p w14:paraId="67732978" w14:textId="77777777" w:rsidR="00E8212D" w:rsidRDefault="00E8212D" w:rsidP="00420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A8C40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D23CE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0511DB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5268D"/>
    <w:multiLevelType w:val="multilevel"/>
    <w:tmpl w:val="321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0796"/>
    <w:multiLevelType w:val="hybridMultilevel"/>
    <w:tmpl w:val="8D88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87DE5"/>
    <w:multiLevelType w:val="hybridMultilevel"/>
    <w:tmpl w:val="2E88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AC0E66"/>
    <w:multiLevelType w:val="hybridMultilevel"/>
    <w:tmpl w:val="29DC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D2BD4"/>
    <w:multiLevelType w:val="hybridMultilevel"/>
    <w:tmpl w:val="1924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B56BE"/>
    <w:multiLevelType w:val="hybridMultilevel"/>
    <w:tmpl w:val="DFAEA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45700"/>
    <w:multiLevelType w:val="hybridMultilevel"/>
    <w:tmpl w:val="C904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4E1055"/>
    <w:multiLevelType w:val="hybridMultilevel"/>
    <w:tmpl w:val="7E949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457E52"/>
    <w:multiLevelType w:val="hybridMultilevel"/>
    <w:tmpl w:val="B1E8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5269E"/>
    <w:multiLevelType w:val="hybridMultilevel"/>
    <w:tmpl w:val="909E9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703FE"/>
    <w:multiLevelType w:val="hybridMultilevel"/>
    <w:tmpl w:val="8BD0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10ECD"/>
    <w:multiLevelType w:val="hybridMultilevel"/>
    <w:tmpl w:val="256A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E7930"/>
    <w:multiLevelType w:val="hybridMultilevel"/>
    <w:tmpl w:val="DF86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A483E"/>
    <w:multiLevelType w:val="hybridMultilevel"/>
    <w:tmpl w:val="74F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C79A7"/>
    <w:multiLevelType w:val="hybridMultilevel"/>
    <w:tmpl w:val="45E86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A390147"/>
    <w:multiLevelType w:val="hybridMultilevel"/>
    <w:tmpl w:val="3AE841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A0D33"/>
    <w:multiLevelType w:val="hybridMultilevel"/>
    <w:tmpl w:val="FFA6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4149B"/>
    <w:multiLevelType w:val="hybridMultilevel"/>
    <w:tmpl w:val="4802F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C7F01"/>
    <w:multiLevelType w:val="hybridMultilevel"/>
    <w:tmpl w:val="5AF03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8428C"/>
    <w:multiLevelType w:val="hybridMultilevel"/>
    <w:tmpl w:val="65C49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E6434B"/>
    <w:multiLevelType w:val="hybridMultilevel"/>
    <w:tmpl w:val="9C4C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520807">
    <w:abstractNumId w:val="3"/>
  </w:num>
  <w:num w:numId="2" w16cid:durableId="1507281102">
    <w:abstractNumId w:val="14"/>
  </w:num>
  <w:num w:numId="3" w16cid:durableId="1618946844">
    <w:abstractNumId w:val="21"/>
  </w:num>
  <w:num w:numId="4" w16cid:durableId="1135560660">
    <w:abstractNumId w:val="12"/>
  </w:num>
  <w:num w:numId="5" w16cid:durableId="1740978307">
    <w:abstractNumId w:val="4"/>
  </w:num>
  <w:num w:numId="6" w16cid:durableId="1929849692">
    <w:abstractNumId w:val="26"/>
  </w:num>
  <w:num w:numId="7" w16cid:durableId="889800962">
    <w:abstractNumId w:val="9"/>
  </w:num>
  <w:num w:numId="8" w16cid:durableId="1495487622">
    <w:abstractNumId w:val="7"/>
  </w:num>
  <w:num w:numId="9" w16cid:durableId="1935938346">
    <w:abstractNumId w:val="15"/>
  </w:num>
  <w:num w:numId="10" w16cid:durableId="802576769">
    <w:abstractNumId w:val="10"/>
  </w:num>
  <w:num w:numId="11" w16cid:durableId="543297668">
    <w:abstractNumId w:val="5"/>
  </w:num>
  <w:num w:numId="12" w16cid:durableId="1699428097">
    <w:abstractNumId w:val="19"/>
  </w:num>
  <w:num w:numId="13" w16cid:durableId="591009310">
    <w:abstractNumId w:val="0"/>
  </w:num>
  <w:num w:numId="14" w16cid:durableId="1672298602">
    <w:abstractNumId w:val="25"/>
  </w:num>
  <w:num w:numId="15" w16cid:durableId="1850944102">
    <w:abstractNumId w:val="13"/>
  </w:num>
  <w:num w:numId="16" w16cid:durableId="350186282">
    <w:abstractNumId w:val="23"/>
  </w:num>
  <w:num w:numId="17" w16cid:durableId="1460949400">
    <w:abstractNumId w:val="24"/>
  </w:num>
  <w:num w:numId="18" w16cid:durableId="1766152216">
    <w:abstractNumId w:val="18"/>
  </w:num>
  <w:num w:numId="19" w16cid:durableId="711075259">
    <w:abstractNumId w:val="11"/>
  </w:num>
  <w:num w:numId="20" w16cid:durableId="1725518079">
    <w:abstractNumId w:val="6"/>
  </w:num>
  <w:num w:numId="21" w16cid:durableId="658919570">
    <w:abstractNumId w:val="16"/>
  </w:num>
  <w:num w:numId="22" w16cid:durableId="1235551053">
    <w:abstractNumId w:val="17"/>
  </w:num>
  <w:num w:numId="23" w16cid:durableId="1673100224">
    <w:abstractNumId w:val="2"/>
  </w:num>
  <w:num w:numId="24" w16cid:durableId="2046833412">
    <w:abstractNumId w:val="22"/>
  </w:num>
  <w:num w:numId="25" w16cid:durableId="1513101710">
    <w:abstractNumId w:val="1"/>
  </w:num>
  <w:num w:numId="26" w16cid:durableId="557593968">
    <w:abstractNumId w:val="20"/>
  </w:num>
  <w:num w:numId="27" w16cid:durableId="7995700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00B08"/>
    <w:rsid w:val="00022DFF"/>
    <w:rsid w:val="000244B0"/>
    <w:rsid w:val="000253CC"/>
    <w:rsid w:val="00026D24"/>
    <w:rsid w:val="00033A3B"/>
    <w:rsid w:val="00045203"/>
    <w:rsid w:val="00050917"/>
    <w:rsid w:val="0005540B"/>
    <w:rsid w:val="00056CED"/>
    <w:rsid w:val="00056DCA"/>
    <w:rsid w:val="00060DCC"/>
    <w:rsid w:val="00065A36"/>
    <w:rsid w:val="00080F41"/>
    <w:rsid w:val="0009476C"/>
    <w:rsid w:val="000A6179"/>
    <w:rsid w:val="000B09EC"/>
    <w:rsid w:val="000B4794"/>
    <w:rsid w:val="000B569B"/>
    <w:rsid w:val="000C7429"/>
    <w:rsid w:val="000C7981"/>
    <w:rsid w:val="000D3604"/>
    <w:rsid w:val="000D6FE5"/>
    <w:rsid w:val="000D7B1B"/>
    <w:rsid w:val="000E231E"/>
    <w:rsid w:val="000E7670"/>
    <w:rsid w:val="00102688"/>
    <w:rsid w:val="0010321D"/>
    <w:rsid w:val="0010646A"/>
    <w:rsid w:val="00113B41"/>
    <w:rsid w:val="001159B1"/>
    <w:rsid w:val="00117F4B"/>
    <w:rsid w:val="00120383"/>
    <w:rsid w:val="00126D70"/>
    <w:rsid w:val="00140231"/>
    <w:rsid w:val="001406FA"/>
    <w:rsid w:val="00157D02"/>
    <w:rsid w:val="001662A0"/>
    <w:rsid w:val="00172DFE"/>
    <w:rsid w:val="00172F21"/>
    <w:rsid w:val="001761DF"/>
    <w:rsid w:val="0018030D"/>
    <w:rsid w:val="001818BF"/>
    <w:rsid w:val="0018358B"/>
    <w:rsid w:val="00193804"/>
    <w:rsid w:val="001A236F"/>
    <w:rsid w:val="001B08B6"/>
    <w:rsid w:val="001C4808"/>
    <w:rsid w:val="001E0A4F"/>
    <w:rsid w:val="001E23CB"/>
    <w:rsid w:val="001F55F9"/>
    <w:rsid w:val="0020747B"/>
    <w:rsid w:val="00222251"/>
    <w:rsid w:val="00222B50"/>
    <w:rsid w:val="00223D98"/>
    <w:rsid w:val="00224D5A"/>
    <w:rsid w:val="0024208F"/>
    <w:rsid w:val="00247ACA"/>
    <w:rsid w:val="00250595"/>
    <w:rsid w:val="00255441"/>
    <w:rsid w:val="00265449"/>
    <w:rsid w:val="00265554"/>
    <w:rsid w:val="00265E26"/>
    <w:rsid w:val="00265FE7"/>
    <w:rsid w:val="00276F95"/>
    <w:rsid w:val="00282160"/>
    <w:rsid w:val="002853FD"/>
    <w:rsid w:val="00290C5C"/>
    <w:rsid w:val="002A1587"/>
    <w:rsid w:val="002B01CD"/>
    <w:rsid w:val="002B2FC3"/>
    <w:rsid w:val="002B6067"/>
    <w:rsid w:val="002B7B46"/>
    <w:rsid w:val="002C3621"/>
    <w:rsid w:val="002C5589"/>
    <w:rsid w:val="002D313E"/>
    <w:rsid w:val="002D5BA0"/>
    <w:rsid w:val="002D622A"/>
    <w:rsid w:val="00304E23"/>
    <w:rsid w:val="00311C9B"/>
    <w:rsid w:val="0031519F"/>
    <w:rsid w:val="0033216A"/>
    <w:rsid w:val="00335B54"/>
    <w:rsid w:val="003440B8"/>
    <w:rsid w:val="0034714F"/>
    <w:rsid w:val="00362160"/>
    <w:rsid w:val="003727A2"/>
    <w:rsid w:val="00391583"/>
    <w:rsid w:val="00392BD4"/>
    <w:rsid w:val="00393229"/>
    <w:rsid w:val="003A2CD2"/>
    <w:rsid w:val="003A4B8F"/>
    <w:rsid w:val="003C040F"/>
    <w:rsid w:val="003C0FA8"/>
    <w:rsid w:val="003D5AAE"/>
    <w:rsid w:val="003F14D8"/>
    <w:rsid w:val="00410884"/>
    <w:rsid w:val="004112D3"/>
    <w:rsid w:val="004144EF"/>
    <w:rsid w:val="00420BC6"/>
    <w:rsid w:val="00420BEB"/>
    <w:rsid w:val="004277E7"/>
    <w:rsid w:val="00443925"/>
    <w:rsid w:val="0044512A"/>
    <w:rsid w:val="0045265B"/>
    <w:rsid w:val="0045556C"/>
    <w:rsid w:val="0045668D"/>
    <w:rsid w:val="00464088"/>
    <w:rsid w:val="0047496E"/>
    <w:rsid w:val="004773FB"/>
    <w:rsid w:val="004940BC"/>
    <w:rsid w:val="00497B6B"/>
    <w:rsid w:val="004A28C9"/>
    <w:rsid w:val="004A3FE4"/>
    <w:rsid w:val="004B2658"/>
    <w:rsid w:val="004B39A0"/>
    <w:rsid w:val="004C1F4B"/>
    <w:rsid w:val="004C3426"/>
    <w:rsid w:val="004D35B9"/>
    <w:rsid w:val="004D5F0F"/>
    <w:rsid w:val="004D7014"/>
    <w:rsid w:val="004E339D"/>
    <w:rsid w:val="004E7CC5"/>
    <w:rsid w:val="004F78E8"/>
    <w:rsid w:val="004F7A55"/>
    <w:rsid w:val="00507278"/>
    <w:rsid w:val="005102D7"/>
    <w:rsid w:val="00525485"/>
    <w:rsid w:val="00526798"/>
    <w:rsid w:val="00534BCA"/>
    <w:rsid w:val="00540378"/>
    <w:rsid w:val="00543021"/>
    <w:rsid w:val="005657E8"/>
    <w:rsid w:val="005673B2"/>
    <w:rsid w:val="0058060A"/>
    <w:rsid w:val="005A15A6"/>
    <w:rsid w:val="005A4EA6"/>
    <w:rsid w:val="005B3EB6"/>
    <w:rsid w:val="005C0993"/>
    <w:rsid w:val="005C1874"/>
    <w:rsid w:val="005C3EF9"/>
    <w:rsid w:val="005C4E72"/>
    <w:rsid w:val="005C5D4C"/>
    <w:rsid w:val="005C685F"/>
    <w:rsid w:val="005C6ACC"/>
    <w:rsid w:val="005D456B"/>
    <w:rsid w:val="005E171F"/>
    <w:rsid w:val="005E23AD"/>
    <w:rsid w:val="005E3F82"/>
    <w:rsid w:val="005E4C3F"/>
    <w:rsid w:val="005F2BAB"/>
    <w:rsid w:val="005F44F5"/>
    <w:rsid w:val="005F7ECA"/>
    <w:rsid w:val="00600AE5"/>
    <w:rsid w:val="0060769A"/>
    <w:rsid w:val="00614E79"/>
    <w:rsid w:val="00616F6D"/>
    <w:rsid w:val="00630583"/>
    <w:rsid w:val="006352E6"/>
    <w:rsid w:val="00647EDA"/>
    <w:rsid w:val="00652BA9"/>
    <w:rsid w:val="00654B97"/>
    <w:rsid w:val="006648C0"/>
    <w:rsid w:val="00670EE8"/>
    <w:rsid w:val="006714B7"/>
    <w:rsid w:val="006775D7"/>
    <w:rsid w:val="006804B2"/>
    <w:rsid w:val="00695545"/>
    <w:rsid w:val="006A3208"/>
    <w:rsid w:val="006A7603"/>
    <w:rsid w:val="006B0A6B"/>
    <w:rsid w:val="006B3408"/>
    <w:rsid w:val="006E4329"/>
    <w:rsid w:val="006E6D6D"/>
    <w:rsid w:val="006F61FB"/>
    <w:rsid w:val="007026D9"/>
    <w:rsid w:val="0070603E"/>
    <w:rsid w:val="0070650B"/>
    <w:rsid w:val="00711A6E"/>
    <w:rsid w:val="00722D8B"/>
    <w:rsid w:val="00723237"/>
    <w:rsid w:val="00726FB7"/>
    <w:rsid w:val="0073425C"/>
    <w:rsid w:val="00743280"/>
    <w:rsid w:val="00744D94"/>
    <w:rsid w:val="0074544E"/>
    <w:rsid w:val="0075052C"/>
    <w:rsid w:val="00750AA2"/>
    <w:rsid w:val="00752DB4"/>
    <w:rsid w:val="00762C1D"/>
    <w:rsid w:val="007668BD"/>
    <w:rsid w:val="0076760D"/>
    <w:rsid w:val="00770A5C"/>
    <w:rsid w:val="007725AC"/>
    <w:rsid w:val="007807BE"/>
    <w:rsid w:val="00783268"/>
    <w:rsid w:val="007925C7"/>
    <w:rsid w:val="007A1E82"/>
    <w:rsid w:val="007A7F7F"/>
    <w:rsid w:val="007B1E69"/>
    <w:rsid w:val="007B4FF0"/>
    <w:rsid w:val="007B6FC3"/>
    <w:rsid w:val="007D3D84"/>
    <w:rsid w:val="007E1692"/>
    <w:rsid w:val="007F0BBC"/>
    <w:rsid w:val="00802FB6"/>
    <w:rsid w:val="0080637D"/>
    <w:rsid w:val="0080734D"/>
    <w:rsid w:val="00811B4A"/>
    <w:rsid w:val="00815D46"/>
    <w:rsid w:val="00816BAF"/>
    <w:rsid w:val="0082265E"/>
    <w:rsid w:val="00825E3E"/>
    <w:rsid w:val="00827F7E"/>
    <w:rsid w:val="008300DB"/>
    <w:rsid w:val="00830F3E"/>
    <w:rsid w:val="0083465D"/>
    <w:rsid w:val="00836639"/>
    <w:rsid w:val="00850D45"/>
    <w:rsid w:val="00852797"/>
    <w:rsid w:val="00853ABC"/>
    <w:rsid w:val="008619D7"/>
    <w:rsid w:val="00874D94"/>
    <w:rsid w:val="00877CD7"/>
    <w:rsid w:val="00883423"/>
    <w:rsid w:val="00893EBC"/>
    <w:rsid w:val="00894317"/>
    <w:rsid w:val="008B269B"/>
    <w:rsid w:val="008B45B8"/>
    <w:rsid w:val="008B6EA3"/>
    <w:rsid w:val="008B7A2A"/>
    <w:rsid w:val="008C2C5F"/>
    <w:rsid w:val="008D1217"/>
    <w:rsid w:val="008D7E57"/>
    <w:rsid w:val="008E3610"/>
    <w:rsid w:val="008E3905"/>
    <w:rsid w:val="008F42E5"/>
    <w:rsid w:val="008F49CF"/>
    <w:rsid w:val="008F547F"/>
    <w:rsid w:val="008F7D4F"/>
    <w:rsid w:val="00906F9F"/>
    <w:rsid w:val="00912142"/>
    <w:rsid w:val="00915F06"/>
    <w:rsid w:val="00917FD4"/>
    <w:rsid w:val="00922922"/>
    <w:rsid w:val="00936FDC"/>
    <w:rsid w:val="00945EA1"/>
    <w:rsid w:val="00952924"/>
    <w:rsid w:val="00957FF9"/>
    <w:rsid w:val="009665DF"/>
    <w:rsid w:val="00970270"/>
    <w:rsid w:val="009836F5"/>
    <w:rsid w:val="00983AE9"/>
    <w:rsid w:val="009933C6"/>
    <w:rsid w:val="009960E4"/>
    <w:rsid w:val="009971B5"/>
    <w:rsid w:val="009A47C8"/>
    <w:rsid w:val="009A6F6C"/>
    <w:rsid w:val="009B7C21"/>
    <w:rsid w:val="009B7C25"/>
    <w:rsid w:val="009E2188"/>
    <w:rsid w:val="009F07C0"/>
    <w:rsid w:val="009F19D2"/>
    <w:rsid w:val="009F4DD1"/>
    <w:rsid w:val="00A04E29"/>
    <w:rsid w:val="00A11F3E"/>
    <w:rsid w:val="00A25619"/>
    <w:rsid w:val="00A27508"/>
    <w:rsid w:val="00A30D82"/>
    <w:rsid w:val="00A37504"/>
    <w:rsid w:val="00A425B2"/>
    <w:rsid w:val="00A50F6D"/>
    <w:rsid w:val="00A7718F"/>
    <w:rsid w:val="00A81511"/>
    <w:rsid w:val="00A8264C"/>
    <w:rsid w:val="00A82A9A"/>
    <w:rsid w:val="00A945CE"/>
    <w:rsid w:val="00AA1C85"/>
    <w:rsid w:val="00AA5A5F"/>
    <w:rsid w:val="00AA5AC2"/>
    <w:rsid w:val="00AD0BF1"/>
    <w:rsid w:val="00AD2752"/>
    <w:rsid w:val="00AD3B9B"/>
    <w:rsid w:val="00AE0D26"/>
    <w:rsid w:val="00AE13FD"/>
    <w:rsid w:val="00AE3622"/>
    <w:rsid w:val="00AE3795"/>
    <w:rsid w:val="00AE762F"/>
    <w:rsid w:val="00AF102E"/>
    <w:rsid w:val="00AF676A"/>
    <w:rsid w:val="00B00524"/>
    <w:rsid w:val="00B0231F"/>
    <w:rsid w:val="00B06611"/>
    <w:rsid w:val="00B25C07"/>
    <w:rsid w:val="00B26BDA"/>
    <w:rsid w:val="00B40BDB"/>
    <w:rsid w:val="00B45B2E"/>
    <w:rsid w:val="00B46357"/>
    <w:rsid w:val="00B476F7"/>
    <w:rsid w:val="00B50558"/>
    <w:rsid w:val="00B651D2"/>
    <w:rsid w:val="00B667C5"/>
    <w:rsid w:val="00B722BD"/>
    <w:rsid w:val="00B77602"/>
    <w:rsid w:val="00B83AD4"/>
    <w:rsid w:val="00B8768B"/>
    <w:rsid w:val="00B877CA"/>
    <w:rsid w:val="00B9533B"/>
    <w:rsid w:val="00B97023"/>
    <w:rsid w:val="00BA1B46"/>
    <w:rsid w:val="00BB5DA1"/>
    <w:rsid w:val="00BC05BC"/>
    <w:rsid w:val="00BC773D"/>
    <w:rsid w:val="00BD4F4D"/>
    <w:rsid w:val="00BE1C59"/>
    <w:rsid w:val="00BE6D4F"/>
    <w:rsid w:val="00BE7D3A"/>
    <w:rsid w:val="00C03B59"/>
    <w:rsid w:val="00C04DF9"/>
    <w:rsid w:val="00C123E1"/>
    <w:rsid w:val="00C30490"/>
    <w:rsid w:val="00C401E7"/>
    <w:rsid w:val="00C4665C"/>
    <w:rsid w:val="00C46E49"/>
    <w:rsid w:val="00C51B69"/>
    <w:rsid w:val="00C534FC"/>
    <w:rsid w:val="00C56E9E"/>
    <w:rsid w:val="00C703B8"/>
    <w:rsid w:val="00C82D43"/>
    <w:rsid w:val="00C87F55"/>
    <w:rsid w:val="00CA0C87"/>
    <w:rsid w:val="00CA3882"/>
    <w:rsid w:val="00CB443E"/>
    <w:rsid w:val="00CB6C3E"/>
    <w:rsid w:val="00CD0AD0"/>
    <w:rsid w:val="00CD692F"/>
    <w:rsid w:val="00CD6B80"/>
    <w:rsid w:val="00CD6C4F"/>
    <w:rsid w:val="00CF7ACB"/>
    <w:rsid w:val="00D15B8D"/>
    <w:rsid w:val="00D20A8D"/>
    <w:rsid w:val="00D26D14"/>
    <w:rsid w:val="00D27498"/>
    <w:rsid w:val="00D33533"/>
    <w:rsid w:val="00D41E5E"/>
    <w:rsid w:val="00D4769A"/>
    <w:rsid w:val="00D50978"/>
    <w:rsid w:val="00D63AB7"/>
    <w:rsid w:val="00D67945"/>
    <w:rsid w:val="00D7686D"/>
    <w:rsid w:val="00D80D58"/>
    <w:rsid w:val="00D91DF1"/>
    <w:rsid w:val="00DB3A1A"/>
    <w:rsid w:val="00DB72F0"/>
    <w:rsid w:val="00DB7965"/>
    <w:rsid w:val="00DC4902"/>
    <w:rsid w:val="00DC75C0"/>
    <w:rsid w:val="00DD1EE1"/>
    <w:rsid w:val="00DD3017"/>
    <w:rsid w:val="00DD3074"/>
    <w:rsid w:val="00DD6A72"/>
    <w:rsid w:val="00DE0901"/>
    <w:rsid w:val="00DF06B9"/>
    <w:rsid w:val="00DF2C60"/>
    <w:rsid w:val="00DF512B"/>
    <w:rsid w:val="00E13A54"/>
    <w:rsid w:val="00E2157B"/>
    <w:rsid w:val="00E31637"/>
    <w:rsid w:val="00E4037B"/>
    <w:rsid w:val="00E40C86"/>
    <w:rsid w:val="00E445F3"/>
    <w:rsid w:val="00E51CFC"/>
    <w:rsid w:val="00E51DC7"/>
    <w:rsid w:val="00E61D08"/>
    <w:rsid w:val="00E7130A"/>
    <w:rsid w:val="00E71C26"/>
    <w:rsid w:val="00E71E2A"/>
    <w:rsid w:val="00E727B6"/>
    <w:rsid w:val="00E74810"/>
    <w:rsid w:val="00E77B3B"/>
    <w:rsid w:val="00E80D55"/>
    <w:rsid w:val="00E8212D"/>
    <w:rsid w:val="00EA45F2"/>
    <w:rsid w:val="00EA4FB5"/>
    <w:rsid w:val="00EC67CA"/>
    <w:rsid w:val="00EE1765"/>
    <w:rsid w:val="00EE544B"/>
    <w:rsid w:val="00EE625A"/>
    <w:rsid w:val="00EF0C7A"/>
    <w:rsid w:val="00F02009"/>
    <w:rsid w:val="00F12DC5"/>
    <w:rsid w:val="00F158C3"/>
    <w:rsid w:val="00F24901"/>
    <w:rsid w:val="00F313EC"/>
    <w:rsid w:val="00F357CB"/>
    <w:rsid w:val="00F51F3B"/>
    <w:rsid w:val="00F56BF0"/>
    <w:rsid w:val="00F61700"/>
    <w:rsid w:val="00F66048"/>
    <w:rsid w:val="00F71638"/>
    <w:rsid w:val="00F85222"/>
    <w:rsid w:val="00F9121C"/>
    <w:rsid w:val="00F92A2C"/>
    <w:rsid w:val="00F92A4E"/>
    <w:rsid w:val="00F92E77"/>
    <w:rsid w:val="00F94F55"/>
    <w:rsid w:val="00FB749F"/>
    <w:rsid w:val="00FC7E2A"/>
    <w:rsid w:val="00FD2510"/>
    <w:rsid w:val="00FD42EC"/>
    <w:rsid w:val="00FE01EC"/>
    <w:rsid w:val="00FE1CCD"/>
    <w:rsid w:val="00FF0BF4"/>
    <w:rsid w:val="00FF3536"/>
    <w:rsid w:val="03F9CA65"/>
    <w:rsid w:val="0CAA0CF4"/>
    <w:rsid w:val="17E73729"/>
    <w:rsid w:val="1B45014F"/>
    <w:rsid w:val="1D437CD7"/>
    <w:rsid w:val="2F1FA6CA"/>
    <w:rsid w:val="3012162C"/>
    <w:rsid w:val="31F35E61"/>
    <w:rsid w:val="3D834E40"/>
    <w:rsid w:val="42442768"/>
    <w:rsid w:val="68A9330A"/>
    <w:rsid w:val="68E63EBF"/>
    <w:rsid w:val="6DFC871D"/>
    <w:rsid w:val="7464A50C"/>
    <w:rsid w:val="79562FB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91AC7DC7-8332-420D-9747-23165DD5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24"/>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24"/>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24"/>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24"/>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24"/>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character" w:styleId="FollowedHyperlink">
    <w:name w:val="FollowedHyperlink"/>
    <w:basedOn w:val="DefaultParagraphFont"/>
    <w:uiPriority w:val="99"/>
    <w:semiHidden/>
    <w:unhideWhenUsed/>
    <w:rsid w:val="005102D7"/>
    <w:rPr>
      <w:color w:val="96607D"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2D622A"/>
    <w:rPr>
      <w:kern w:val="2"/>
      <w:sz w:val="22"/>
      <w:szCs w:val="22"/>
    </w:rPr>
  </w:style>
  <w:style w:type="paragraph" w:styleId="NoSpacing">
    <w:name w:val="No Spacing"/>
    <w:link w:val="NoSpacingChar"/>
    <w:uiPriority w:val="1"/>
    <w:qFormat/>
    <w:rsid w:val="009F19D2"/>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9F19D2"/>
    <w:rPr>
      <w:rFonts w:asciiTheme="minorHAnsi" w:eastAsiaTheme="minorEastAsia" w:hAnsiTheme="minorHAnsi" w:cstheme="minorBidi"/>
      <w:sz w:val="22"/>
      <w:szCs w:val="22"/>
      <w:lang w:eastAsia="zh-CN"/>
    </w:rPr>
  </w:style>
  <w:style w:type="paragraph" w:styleId="CommentSubject">
    <w:name w:val="annotation subject"/>
    <w:basedOn w:val="CommentText"/>
    <w:next w:val="CommentText"/>
    <w:link w:val="CommentSubjectChar"/>
    <w:uiPriority w:val="99"/>
    <w:semiHidden/>
    <w:unhideWhenUsed/>
    <w:rsid w:val="00F94F55"/>
    <w:rPr>
      <w:b/>
      <w:bCs/>
    </w:rPr>
  </w:style>
  <w:style w:type="character" w:customStyle="1" w:styleId="CommentSubjectChar">
    <w:name w:val="Comment Subject Char"/>
    <w:basedOn w:val="CommentTextChar"/>
    <w:link w:val="CommentSubject"/>
    <w:uiPriority w:val="99"/>
    <w:semiHidden/>
    <w:rsid w:val="00F94F55"/>
    <w:rPr>
      <w:b/>
      <w:bCs/>
      <w:kern w:val="2"/>
    </w:rPr>
  </w:style>
  <w:style w:type="paragraph" w:styleId="BalloonText">
    <w:name w:val="Balloon Text"/>
    <w:basedOn w:val="Normal"/>
    <w:link w:val="BalloonTextChar"/>
    <w:uiPriority w:val="99"/>
    <w:semiHidden/>
    <w:unhideWhenUsed/>
    <w:rsid w:val="00285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53FD"/>
    <w:rPr>
      <w:rFonts w:ascii="Tahoma" w:hAnsi="Tahoma" w:cs="Tahoma"/>
      <w:kern w:val="2"/>
      <w:sz w:val="16"/>
      <w:szCs w:val="16"/>
    </w:rPr>
  </w:style>
  <w:style w:type="paragraph" w:styleId="Header">
    <w:name w:val="header"/>
    <w:basedOn w:val="Normal"/>
    <w:link w:val="HeaderChar"/>
    <w:uiPriority w:val="99"/>
    <w:unhideWhenUsed/>
    <w:rsid w:val="00420B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BEB"/>
    <w:rPr>
      <w:kern w:val="2"/>
      <w:sz w:val="22"/>
      <w:szCs w:val="22"/>
    </w:rPr>
  </w:style>
  <w:style w:type="paragraph" w:styleId="Footer">
    <w:name w:val="footer"/>
    <w:basedOn w:val="Normal"/>
    <w:link w:val="FooterChar"/>
    <w:uiPriority w:val="99"/>
    <w:unhideWhenUsed/>
    <w:rsid w:val="00420B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BEB"/>
    <w:rPr>
      <w:kern w:val="2"/>
      <w:sz w:val="22"/>
      <w:szCs w:val="22"/>
    </w:rPr>
  </w:style>
  <w:style w:type="character" w:customStyle="1" w:styleId="UnresolvedMention2">
    <w:name w:val="Unresolved Mention2"/>
    <w:basedOn w:val="DefaultParagraphFont"/>
    <w:uiPriority w:val="99"/>
    <w:semiHidden/>
    <w:unhideWhenUsed/>
    <w:rsid w:val="00830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659163075">
      <w:bodyDiv w:val="1"/>
      <w:marLeft w:val="0"/>
      <w:marRight w:val="0"/>
      <w:marTop w:val="0"/>
      <w:marBottom w:val="0"/>
      <w:divBdr>
        <w:top w:val="none" w:sz="0" w:space="0" w:color="auto"/>
        <w:left w:val="none" w:sz="0" w:space="0" w:color="auto"/>
        <w:bottom w:val="none" w:sz="0" w:space="0" w:color="auto"/>
        <w:right w:val="none" w:sz="0" w:space="0" w:color="auto"/>
      </w:divBdr>
    </w:div>
    <w:div w:id="741945247">
      <w:bodyDiv w:val="1"/>
      <w:marLeft w:val="0"/>
      <w:marRight w:val="0"/>
      <w:marTop w:val="0"/>
      <w:marBottom w:val="0"/>
      <w:divBdr>
        <w:top w:val="none" w:sz="0" w:space="0" w:color="auto"/>
        <w:left w:val="none" w:sz="0" w:space="0" w:color="auto"/>
        <w:bottom w:val="none" w:sz="0" w:space="0" w:color="auto"/>
        <w:right w:val="none" w:sz="0" w:space="0" w:color="auto"/>
      </w:divBdr>
      <w:divsChild>
        <w:div w:id="24720507">
          <w:marLeft w:val="0"/>
          <w:marRight w:val="0"/>
          <w:marTop w:val="0"/>
          <w:marBottom w:val="160"/>
          <w:divBdr>
            <w:top w:val="none" w:sz="0" w:space="0" w:color="auto"/>
            <w:left w:val="none" w:sz="0" w:space="0" w:color="auto"/>
            <w:bottom w:val="none" w:sz="0" w:space="0" w:color="auto"/>
            <w:right w:val="none" w:sz="0" w:space="0" w:color="auto"/>
          </w:divBdr>
        </w:div>
        <w:div w:id="1515458632">
          <w:marLeft w:val="0"/>
          <w:marRight w:val="0"/>
          <w:marTop w:val="0"/>
          <w:marBottom w:val="160"/>
          <w:divBdr>
            <w:top w:val="none" w:sz="0" w:space="0" w:color="auto"/>
            <w:left w:val="none" w:sz="0" w:space="0" w:color="auto"/>
            <w:bottom w:val="none" w:sz="0" w:space="0" w:color="auto"/>
            <w:right w:val="none" w:sz="0" w:space="0" w:color="auto"/>
          </w:divBdr>
        </w:div>
      </w:divsChild>
    </w:div>
    <w:div w:id="908080367">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 w:id="1320764976">
      <w:bodyDiv w:val="1"/>
      <w:marLeft w:val="0"/>
      <w:marRight w:val="0"/>
      <w:marTop w:val="0"/>
      <w:marBottom w:val="0"/>
      <w:divBdr>
        <w:top w:val="none" w:sz="0" w:space="0" w:color="auto"/>
        <w:left w:val="none" w:sz="0" w:space="0" w:color="auto"/>
        <w:bottom w:val="none" w:sz="0" w:space="0" w:color="auto"/>
        <w:right w:val="none" w:sz="0" w:space="0" w:color="auto"/>
      </w:divBdr>
    </w:div>
    <w:div w:id="1633756182">
      <w:bodyDiv w:val="1"/>
      <w:marLeft w:val="0"/>
      <w:marRight w:val="0"/>
      <w:marTop w:val="0"/>
      <w:marBottom w:val="0"/>
      <w:divBdr>
        <w:top w:val="none" w:sz="0" w:space="0" w:color="auto"/>
        <w:left w:val="none" w:sz="0" w:space="0" w:color="auto"/>
        <w:bottom w:val="none" w:sz="0" w:space="0" w:color="auto"/>
        <w:right w:val="none" w:sz="0" w:space="0" w:color="auto"/>
      </w:divBdr>
      <w:divsChild>
        <w:div w:id="558398850">
          <w:marLeft w:val="0"/>
          <w:marRight w:val="0"/>
          <w:marTop w:val="0"/>
          <w:marBottom w:val="160"/>
          <w:divBdr>
            <w:top w:val="none" w:sz="0" w:space="0" w:color="auto"/>
            <w:left w:val="none" w:sz="0" w:space="0" w:color="auto"/>
            <w:bottom w:val="none" w:sz="0" w:space="0" w:color="auto"/>
            <w:right w:val="none" w:sz="0" w:space="0" w:color="auto"/>
          </w:divBdr>
        </w:div>
        <w:div w:id="370229575">
          <w:marLeft w:val="0"/>
          <w:marRight w:val="0"/>
          <w:marTop w:val="0"/>
          <w:marBottom w:val="160"/>
          <w:divBdr>
            <w:top w:val="none" w:sz="0" w:space="0" w:color="auto"/>
            <w:left w:val="none" w:sz="0" w:space="0" w:color="auto"/>
            <w:bottom w:val="none" w:sz="0" w:space="0" w:color="auto"/>
            <w:right w:val="none" w:sz="0" w:space="0" w:color="auto"/>
          </w:divBdr>
        </w:div>
      </w:divsChild>
    </w:div>
    <w:div w:id="180619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books/NBK431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24</Pages>
  <Words>4328</Words>
  <Characters>24152</Characters>
  <Application>Microsoft Office Word</Application>
  <DocSecurity>0</DocSecurity>
  <Lines>589</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102</cp:revision>
  <dcterms:created xsi:type="dcterms:W3CDTF">2026-02-27T20:23:00Z</dcterms:created>
  <dcterms:modified xsi:type="dcterms:W3CDTF">2026-08-12T18:14:00Z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4795895c-75f2-4501-bc8b-566ea3213785</vt:lpwstr>
  </property>
</Properties>
</file>