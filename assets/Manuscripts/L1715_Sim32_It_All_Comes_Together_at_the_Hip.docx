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A06D" w14:textId="45BF0C95" w:rsidR="00A95703" w:rsidRPr="00E12F34" w:rsidRDefault="00A95703" w:rsidP="00127078">
      <w:pPr>
        <w:spacing w:line="480" w:lineRule="auto"/>
        <w:rPr>
          <w:rFonts w:ascii="Times New Roman" w:hAnsi="Times New Roman" w:cs="Times New Roman"/>
          <w:b/>
          <w:bCs/>
          <w:color w:val="000000"/>
        </w:rPr>
      </w:pPr>
      <w:r>
        <w:rPr>
          <w:rFonts w:ascii="Times New Roman" w:hAnsi="Times New Roman" w:cs="Times New Roman"/>
          <w:b/>
          <w:bCs/>
          <w:color w:val="000000"/>
        </w:rPr>
        <w:t xml:space="preserve">Navigation menu/button: Simulation </w:t>
      </w:r>
      <w:r w:rsidRPr="00C275A9">
        <w:rPr>
          <w:rFonts w:ascii="Times New Roman" w:hAnsi="Times New Roman" w:cs="Times New Roman"/>
          <w:b/>
          <w:bCs/>
          <w:color w:val="000000"/>
        </w:rPr>
        <w:t>32</w:t>
      </w:r>
      <w:r>
        <w:rPr>
          <w:rFonts w:ascii="Times New Roman" w:hAnsi="Times New Roman" w:cs="Times New Roman"/>
          <w:b/>
          <w:bCs/>
          <w:color w:val="000000"/>
        </w:rPr>
        <w:t>: It All Comes Together at the Hip</w:t>
      </w:r>
    </w:p>
    <w:p w14:paraId="558E47CB" w14:textId="77777777" w:rsidR="00A95703" w:rsidRPr="00E12F34" w:rsidRDefault="00A95703" w:rsidP="00127078">
      <w:pPr>
        <w:spacing w:line="480" w:lineRule="auto"/>
        <w:rPr>
          <w:rFonts w:ascii="Times New Roman" w:hAnsi="Times New Roman" w:cs="Times New Roman"/>
          <w:color w:val="000000"/>
        </w:rPr>
      </w:pPr>
    </w:p>
    <w:p w14:paraId="689A43E9" w14:textId="19A4AFEE" w:rsidR="00AD46A3" w:rsidRDefault="00A95703" w:rsidP="00127078">
      <w:pPr>
        <w:spacing w:line="480" w:lineRule="auto"/>
        <w:rPr>
          <w:ins w:id="0" w:author="Anna Seaman" w:date="2026-08-11T17:46:00Z" w16du:dateUtc="2026-08-11T22:46:00Z"/>
          <w:rFonts w:ascii="Times New Roman" w:hAnsi="Times New Roman" w:cs="Times New Roman"/>
          <w:color w:val="000000"/>
        </w:rPr>
      </w:pPr>
      <w:r w:rsidRPr="00E12F34">
        <w:rPr>
          <w:rFonts w:ascii="Times New Roman" w:hAnsi="Times New Roman" w:cs="Times New Roman"/>
          <w:color w:val="000000"/>
        </w:rPr>
        <w:t>&lt;</w:t>
      </w:r>
      <w:proofErr w:type="spellStart"/>
      <w:r w:rsidRPr="00E12F34">
        <w:rPr>
          <w:rFonts w:ascii="Times New Roman" w:hAnsi="Times New Roman" w:cs="Times New Roman"/>
          <w:color w:val="000000"/>
        </w:rPr>
        <w:t>c</w:t>
      </w:r>
      <w:ins w:id="1" w:author="Anna Seaman" w:date="2026-08-11T17:46:00Z" w16du:dateUtc="2026-08-11T22:46:00Z">
        <w:r w:rsidR="00AD46A3">
          <w:rPr>
            <w:rFonts w:ascii="Times New Roman" w:hAnsi="Times New Roman" w:cs="Times New Roman"/>
            <w:color w:val="000000"/>
          </w:rPr>
          <w:t>n</w:t>
        </w:r>
      </w:ins>
      <w:proofErr w:type="spellEnd"/>
      <w:del w:id="2" w:author="Anna Seaman" w:date="2026-08-11T17:46:00Z" w16du:dateUtc="2026-08-11T22:46:00Z">
        <w:r w:rsidRPr="00E12F34" w:rsidDel="00AD46A3">
          <w:rPr>
            <w:rFonts w:ascii="Times New Roman" w:hAnsi="Times New Roman" w:cs="Times New Roman"/>
            <w:color w:val="000000"/>
          </w:rPr>
          <w:delText>t</w:delText>
        </w:r>
      </w:del>
      <w:r>
        <w:rPr>
          <w:rFonts w:ascii="Times New Roman" w:hAnsi="Times New Roman" w:cs="Times New Roman"/>
          <w:color w:val="000000"/>
        </w:rPr>
        <w:t xml:space="preserve">&gt;Simulation </w:t>
      </w:r>
      <w:r w:rsidRPr="00C275A9">
        <w:rPr>
          <w:rFonts w:ascii="Times New Roman" w:hAnsi="Times New Roman" w:cs="Times New Roman"/>
          <w:color w:val="000000"/>
        </w:rPr>
        <w:t>32</w:t>
      </w:r>
    </w:p>
    <w:p w14:paraId="4E651A8D" w14:textId="0E5E4D83" w:rsidR="00A95703" w:rsidRPr="00E12F34" w:rsidRDefault="00AD46A3" w:rsidP="00127078">
      <w:pPr>
        <w:spacing w:line="480" w:lineRule="auto"/>
        <w:rPr>
          <w:rFonts w:ascii="Times New Roman" w:hAnsi="Times New Roman" w:cs="Times New Roman"/>
          <w:color w:val="000000"/>
        </w:rPr>
      </w:pPr>
      <w:ins w:id="3" w:author="Anna Seaman" w:date="2026-08-11T17:46:00Z" w16du:dateUtc="2026-08-11T22:46:00Z">
        <w:r>
          <w:rPr>
            <w:rFonts w:ascii="Times New Roman" w:hAnsi="Times New Roman" w:cs="Times New Roman"/>
            <w:color w:val="000000"/>
          </w:rPr>
          <w:t>&lt;</w:t>
        </w:r>
        <w:proofErr w:type="spellStart"/>
        <w:r>
          <w:rPr>
            <w:rFonts w:ascii="Times New Roman" w:hAnsi="Times New Roman" w:cs="Times New Roman"/>
            <w:color w:val="000000"/>
          </w:rPr>
          <w:t>ct</w:t>
        </w:r>
        <w:proofErr w:type="spellEnd"/>
        <w:r>
          <w:rPr>
            <w:rFonts w:ascii="Times New Roman" w:hAnsi="Times New Roman" w:cs="Times New Roman"/>
            <w:color w:val="000000"/>
          </w:rPr>
          <w:t>&gt;</w:t>
        </w:r>
      </w:ins>
      <w:del w:id="4" w:author="Anna Seaman" w:date="2026-08-11T17:46:00Z" w16du:dateUtc="2026-08-11T22:46:00Z">
        <w:r w:rsidR="00A95703" w:rsidDel="00AD46A3">
          <w:rPr>
            <w:rFonts w:ascii="Times New Roman" w:hAnsi="Times New Roman" w:cs="Times New Roman"/>
            <w:color w:val="000000"/>
          </w:rPr>
          <w:delText xml:space="preserve">: </w:delText>
        </w:r>
      </w:del>
      <w:r w:rsidR="00A95703">
        <w:rPr>
          <w:rFonts w:ascii="Times New Roman" w:hAnsi="Times New Roman" w:cs="Times New Roman"/>
          <w:color w:val="000000"/>
        </w:rPr>
        <w:t>It All Comes Together at the Hip</w:t>
      </w:r>
    </w:p>
    <w:p w14:paraId="4AA581C5" w14:textId="77777777" w:rsidR="00A95703" w:rsidRPr="00E12F34" w:rsidRDefault="00A95703" w:rsidP="00127078">
      <w:pPr>
        <w:spacing w:line="480" w:lineRule="auto"/>
        <w:rPr>
          <w:rFonts w:ascii="Times New Roman" w:hAnsi="Times New Roman" w:cs="Times New Roman"/>
          <w:color w:val="000000"/>
        </w:rPr>
      </w:pPr>
    </w:p>
    <w:p w14:paraId="707FE384" w14:textId="0CF268A7" w:rsidR="00F07576" w:rsidRPr="00E12F34" w:rsidRDefault="00410C21"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&lt;a&gt;Instructor Simulation Summary</w:t>
      </w:r>
    </w:p>
    <w:p w14:paraId="6097DFE9" w14:textId="1FC04F05" w:rsidR="00745EF5" w:rsidDel="00AD46A3" w:rsidRDefault="00AD46A3" w:rsidP="00AD46A3">
      <w:pPr>
        <w:spacing w:line="480" w:lineRule="auto"/>
        <w:rPr>
          <w:del w:id="5" w:author="Anna Seaman" w:date="2026-08-11T17:46:00Z" w16du:dateUtc="2026-08-11T22:46:00Z"/>
          <w:rFonts w:ascii="Times New Roman" w:hAnsi="Times New Roman" w:cs="Times New Roman"/>
          <w:color w:val="000000"/>
        </w:rPr>
      </w:pPr>
      <w:ins w:id="6" w:author="Anna Seaman" w:date="2026-08-11T17:46:00Z">
        <w:r w:rsidRPr="00AD46A3">
          <w:rPr>
            <w:rFonts w:ascii="Times New Roman" w:hAnsi="Times New Roman" w:cs="Times New Roman"/>
            <w:color w:val="000000"/>
          </w:rPr>
          <w:t>The purpose of this simulation is for health care providers (HCPs) to demonstrate the ability to evaluate and treat a chronic hip injury.</w:t>
        </w:r>
      </w:ins>
      <w:del w:id="7" w:author="Anna Seaman" w:date="2026-08-11T17:46:00Z" w16du:dateUtc="2026-08-11T22:46:00Z">
        <w:r w:rsidR="00745EF5" w:rsidRPr="00AD46A3" w:rsidDel="00AD46A3">
          <w:rPr>
            <w:rFonts w:ascii="Times New Roman" w:hAnsi="Times New Roman" w:cs="Times New Roman"/>
            <w:color w:val="000000"/>
            <w:rPrChange w:id="8" w:author="Anna Seaman" w:date="2026-08-11T17:46:00Z" w16du:dateUtc="2026-08-11T22:46:00Z">
              <w:rPr>
                <w:rFonts w:ascii="Times New Roman" w:hAnsi="Times New Roman" w:cs="Times New Roman"/>
                <w:b/>
                <w:bCs/>
                <w:color w:val="000000"/>
              </w:rPr>
            </w:rPrChange>
          </w:rPr>
          <w:delText>\qqPSM: Copy from the student ebook\</w:delText>
        </w:r>
      </w:del>
    </w:p>
    <w:p w14:paraId="0B8CDDFF" w14:textId="77777777" w:rsidR="00AD46A3" w:rsidRPr="00AD46A3" w:rsidRDefault="00AD46A3" w:rsidP="00AD46A3">
      <w:pPr>
        <w:spacing w:line="480" w:lineRule="auto"/>
        <w:rPr>
          <w:ins w:id="9" w:author="Anna Seaman" w:date="2026-08-11T17:46:00Z" w16du:dateUtc="2026-08-11T22:46:00Z"/>
          <w:rFonts w:ascii="Times New Roman" w:hAnsi="Times New Roman" w:cs="Times New Roman"/>
          <w:color w:val="000000"/>
          <w:rPrChange w:id="10" w:author="Anna Seaman" w:date="2026-08-11T17:46:00Z" w16du:dateUtc="2026-08-11T22:46:00Z">
            <w:rPr>
              <w:ins w:id="11" w:author="Anna Seaman" w:date="2026-08-11T17:46:00Z" w16du:dateUtc="2026-08-11T22:46:00Z"/>
              <w:rFonts w:ascii="Times New Roman" w:hAnsi="Times New Roman" w:cs="Times New Roman"/>
              <w:b/>
              <w:bCs/>
              <w:color w:val="000000"/>
            </w:rPr>
          </w:rPrChange>
        </w:rPr>
      </w:pPr>
    </w:p>
    <w:p w14:paraId="1E964451" w14:textId="77777777" w:rsidR="00745EF5" w:rsidRPr="00E12F34" w:rsidRDefault="00745EF5" w:rsidP="00AD46A3">
      <w:pPr>
        <w:spacing w:line="480" w:lineRule="auto"/>
        <w:rPr>
          <w:rFonts w:ascii="Times New Roman" w:hAnsi="Times New Roman" w:cs="Times New Roman"/>
          <w:color w:val="000000"/>
        </w:rPr>
      </w:pPr>
    </w:p>
    <w:p w14:paraId="638EBED5" w14:textId="11DE775F" w:rsidR="00A95703" w:rsidRPr="00E12F34" w:rsidRDefault="06DB8839" w:rsidP="00127078">
      <w:pPr>
        <w:spacing w:line="480" w:lineRule="auto"/>
        <w:rPr>
          <w:rFonts w:ascii="Times New Roman" w:hAnsi="Times New Roman" w:cs="Times New Roman"/>
          <w:color w:val="000000"/>
        </w:rPr>
      </w:pPr>
      <w:r>
        <w:rPr>
          <w:rFonts w:ascii="Times New Roman" w:hAnsi="Times New Roman" w:cs="Times New Roman"/>
          <w:color w:val="000000"/>
        </w:rPr>
        <w:t>&lt;a&gt;Instructor</w:t>
      </w:r>
      <w:r w:rsidRPr="00C275A9">
        <w:rPr>
          <w:rFonts w:ascii="Times New Roman" w:hAnsi="Times New Roman" w:cs="Times New Roman"/>
          <w:color w:val="000000"/>
        </w:rPr>
        <w:t>-</w:t>
      </w:r>
      <w:r>
        <w:rPr>
          <w:rFonts w:ascii="Times New Roman" w:hAnsi="Times New Roman" w:cs="Times New Roman"/>
          <w:color w:val="000000"/>
        </w:rPr>
        <w:t>Only Information</w:t>
      </w:r>
    </w:p>
    <w:p w14:paraId="21FF06EC" w14:textId="133C80FB" w:rsidR="06DB8839" w:rsidRPr="00E12F34" w:rsidRDefault="06DB8839" w:rsidP="00127078">
      <w:pPr>
        <w:spacing w:line="480" w:lineRule="auto"/>
        <w:rPr>
          <w:rFonts w:ascii="Times New Roman" w:hAnsi="Times New Roman" w:cs="Times New Roman"/>
          <w:color w:val="000000"/>
        </w:rPr>
      </w:pPr>
      <w:r w:rsidRPr="00E12F34">
        <w:rPr>
          <w:rFonts w:ascii="Times New Roman" w:hAnsi="Times New Roman" w:cs="Times New Roman"/>
          <w:color w:val="000000"/>
        </w:rPr>
        <w:t>This simulation is designed to allow students to put information together from multiple courses across their curriculum. Instructors may choose to ask the students to complete the evaluation in this simulation and then perform a therapeutic intervention (either therapeutic exercise, modality, or both) as time and instructional goals allow.</w:t>
      </w:r>
    </w:p>
    <w:p w14:paraId="77DB71E1" w14:textId="26707EBE" w:rsidR="00A95703" w:rsidRPr="00E12F34" w:rsidRDefault="00A95703" w:rsidP="00127078">
      <w:pPr>
        <w:spacing w:line="480" w:lineRule="auto"/>
        <w:rPr>
          <w:rFonts w:ascii="Times New Roman" w:hAnsi="Times New Roman" w:cs="Times New Roman"/>
          <w:color w:val="000000"/>
        </w:rPr>
      </w:pPr>
    </w:p>
    <w:p w14:paraId="20D06BE9" w14:textId="426A6B2A" w:rsidR="00410C21" w:rsidRPr="00E12F34" w:rsidRDefault="00A9570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w:t>
      </w:r>
      <w:r w:rsidR="00410C21" w:rsidRPr="00E12F34">
        <w:rPr>
          <w:rFonts w:ascii="Times New Roman" w:hAnsi="Times New Roman" w:cs="Times New Roman"/>
          <w:color w:val="000000"/>
        </w:rPr>
        <w:t xml:space="preserve">Scenario </w:t>
      </w:r>
      <w:r w:rsidR="00385F2A" w:rsidRPr="00E12F34">
        <w:rPr>
          <w:rFonts w:ascii="Times New Roman" w:hAnsi="Times New Roman" w:cs="Times New Roman"/>
          <w:color w:val="000000"/>
        </w:rPr>
        <w:t>Synopsis</w:t>
      </w:r>
    </w:p>
    <w:p w14:paraId="32DACE95" w14:textId="47E9798E" w:rsidR="00745EF5" w:rsidDel="00AD46A3" w:rsidRDefault="00AD46A3" w:rsidP="00AD46A3">
      <w:pPr>
        <w:spacing w:line="480" w:lineRule="auto"/>
        <w:rPr>
          <w:del w:id="12" w:author="Anna Seaman" w:date="2026-08-11T17:46:00Z" w16du:dateUtc="2026-08-11T22:46:00Z"/>
          <w:rFonts w:ascii="Times New Roman" w:hAnsi="Times New Roman" w:cs="Times New Roman"/>
          <w:color w:val="000000"/>
        </w:rPr>
      </w:pPr>
      <w:ins w:id="13" w:author="Anna Seaman" w:date="2026-08-11T17:46:00Z">
        <w:r w:rsidRPr="00AD46A3">
          <w:rPr>
            <w:rFonts w:ascii="Times New Roman" w:hAnsi="Times New Roman" w:cs="Times New Roman"/>
            <w:color w:val="000000"/>
          </w:rPr>
          <w:t>This simulation takes place in a clinical setting. The patient is a 40-year-old recreational marathon runner and triathlete. The patient presents to the clinic with low back and right-sided upper hamstring pain that has persisted on and off for the past year. Despite self-taught home exercises and strengthening, the patient’s condition has not improved, and so, they are seeking professional evaluation and treatment.</w:t>
        </w:r>
      </w:ins>
      <w:del w:id="14" w:author="Anna Seaman" w:date="2026-08-11T17:46:00Z" w16du:dateUtc="2026-08-11T22:46:00Z">
        <w:r w:rsidR="00745EF5" w:rsidRPr="00AD46A3" w:rsidDel="00AD46A3">
          <w:rPr>
            <w:rFonts w:ascii="Times New Roman" w:hAnsi="Times New Roman" w:cs="Times New Roman"/>
            <w:color w:val="000000"/>
            <w:rPrChange w:id="15" w:author="Anna Seaman" w:date="2026-08-11T17:46:00Z" w16du:dateUtc="2026-08-11T22:46:00Z">
              <w:rPr>
                <w:rFonts w:ascii="Times New Roman" w:hAnsi="Times New Roman" w:cs="Times New Roman"/>
                <w:b/>
                <w:bCs/>
                <w:color w:val="000000"/>
              </w:rPr>
            </w:rPrChange>
          </w:rPr>
          <w:delText>\qqPSM: Copy from the student ebook\</w:delText>
        </w:r>
      </w:del>
    </w:p>
    <w:p w14:paraId="4626DCFB" w14:textId="77777777" w:rsidR="00AD46A3" w:rsidRPr="00AD46A3" w:rsidRDefault="00AD46A3" w:rsidP="00AD46A3">
      <w:pPr>
        <w:spacing w:line="480" w:lineRule="auto"/>
        <w:rPr>
          <w:ins w:id="16" w:author="Anna Seaman" w:date="2026-08-11T17:46:00Z" w16du:dateUtc="2026-08-11T22:46:00Z"/>
          <w:rFonts w:ascii="Times New Roman" w:hAnsi="Times New Roman" w:cs="Times New Roman"/>
          <w:color w:val="000000"/>
          <w:rPrChange w:id="17" w:author="Anna Seaman" w:date="2026-08-11T17:46:00Z" w16du:dateUtc="2026-08-11T22:46:00Z">
            <w:rPr>
              <w:ins w:id="18" w:author="Anna Seaman" w:date="2026-08-11T17:46:00Z" w16du:dateUtc="2026-08-11T22:46:00Z"/>
              <w:rFonts w:ascii="Times New Roman" w:hAnsi="Times New Roman" w:cs="Times New Roman"/>
              <w:b/>
              <w:bCs/>
              <w:color w:val="000000"/>
            </w:rPr>
          </w:rPrChange>
        </w:rPr>
      </w:pPr>
    </w:p>
    <w:p w14:paraId="7215E007" w14:textId="77777777" w:rsidR="00A95703" w:rsidRPr="00E12F34" w:rsidRDefault="00A95703" w:rsidP="00AD46A3">
      <w:pPr>
        <w:spacing w:line="480" w:lineRule="auto"/>
        <w:rPr>
          <w:rFonts w:ascii="Times New Roman" w:hAnsi="Times New Roman" w:cs="Times New Roman"/>
          <w:color w:val="000000"/>
        </w:rPr>
      </w:pPr>
    </w:p>
    <w:p w14:paraId="657B01EF" w14:textId="5232DA39" w:rsidR="00E14FB8" w:rsidRPr="00E12F34" w:rsidRDefault="00A9570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w:t>
      </w:r>
      <w:r w:rsidR="00E14FB8" w:rsidRPr="00E12F34">
        <w:rPr>
          <w:rFonts w:ascii="Times New Roman" w:hAnsi="Times New Roman" w:cs="Times New Roman"/>
          <w:color w:val="000000"/>
        </w:rPr>
        <w:t xml:space="preserve">Content </w:t>
      </w:r>
      <w:r w:rsidR="00385F2A" w:rsidRPr="00E12F34">
        <w:rPr>
          <w:rFonts w:ascii="Times New Roman" w:hAnsi="Times New Roman" w:cs="Times New Roman"/>
          <w:color w:val="000000"/>
        </w:rPr>
        <w:t>Area</w:t>
      </w:r>
    </w:p>
    <w:p w14:paraId="06848A2B" w14:textId="438CB4A2" w:rsidR="00745EF5" w:rsidDel="00AD46A3" w:rsidRDefault="00AD46A3" w:rsidP="00AD46A3">
      <w:pPr>
        <w:spacing w:line="480" w:lineRule="auto"/>
        <w:rPr>
          <w:del w:id="19" w:author="Anna Seaman" w:date="2026-08-11T17:46:00Z" w16du:dateUtc="2026-08-11T22:46:00Z"/>
          <w:rFonts w:ascii="Times New Roman" w:hAnsi="Times New Roman" w:cs="Times New Roman"/>
          <w:color w:val="000000"/>
        </w:rPr>
      </w:pPr>
      <w:ins w:id="20" w:author="Anna Seaman" w:date="2026-08-11T17:46:00Z">
        <w:r w:rsidRPr="00AD46A3">
          <w:rPr>
            <w:rFonts w:ascii="Times New Roman" w:hAnsi="Times New Roman" w:cs="Times New Roman"/>
            <w:color w:val="000000"/>
          </w:rPr>
          <w:lastRenderedPageBreak/>
          <w:t>Students must have musculoskeletal evaluation and therapeutic intervention knowledge.</w:t>
        </w:r>
      </w:ins>
      <w:del w:id="21" w:author="Anna Seaman" w:date="2026-08-11T17:46:00Z" w16du:dateUtc="2026-08-11T22:46:00Z">
        <w:r w:rsidR="00745EF5" w:rsidRPr="00AD46A3" w:rsidDel="00AD46A3">
          <w:rPr>
            <w:rFonts w:ascii="Times New Roman" w:hAnsi="Times New Roman" w:cs="Times New Roman"/>
            <w:color w:val="000000"/>
            <w:rPrChange w:id="22" w:author="Anna Seaman" w:date="2026-08-11T17:46:00Z" w16du:dateUtc="2026-08-11T22:46:00Z">
              <w:rPr>
                <w:rFonts w:ascii="Times New Roman" w:hAnsi="Times New Roman" w:cs="Times New Roman"/>
                <w:b/>
                <w:bCs/>
                <w:color w:val="000000"/>
              </w:rPr>
            </w:rPrChange>
          </w:rPr>
          <w:delText>\qqPSM: Copy from the student ebook\</w:delText>
        </w:r>
      </w:del>
    </w:p>
    <w:p w14:paraId="5AF2C37A" w14:textId="77777777" w:rsidR="00AD46A3" w:rsidRPr="00AD46A3" w:rsidRDefault="00AD46A3" w:rsidP="00AD46A3">
      <w:pPr>
        <w:spacing w:line="480" w:lineRule="auto"/>
        <w:rPr>
          <w:ins w:id="23" w:author="Anna Seaman" w:date="2026-08-11T17:46:00Z" w16du:dateUtc="2026-08-11T22:46:00Z"/>
          <w:rFonts w:ascii="Times New Roman" w:hAnsi="Times New Roman" w:cs="Times New Roman"/>
          <w:color w:val="000000"/>
          <w:rPrChange w:id="24" w:author="Anna Seaman" w:date="2026-08-11T17:46:00Z" w16du:dateUtc="2026-08-11T22:46:00Z">
            <w:rPr>
              <w:ins w:id="25" w:author="Anna Seaman" w:date="2026-08-11T17:46:00Z" w16du:dateUtc="2026-08-11T22:46:00Z"/>
              <w:rFonts w:ascii="Times New Roman" w:hAnsi="Times New Roman" w:cs="Times New Roman"/>
              <w:b/>
              <w:bCs/>
              <w:color w:val="000000"/>
            </w:rPr>
          </w:rPrChange>
        </w:rPr>
      </w:pPr>
    </w:p>
    <w:p w14:paraId="22E203E1" w14:textId="77777777" w:rsidR="00A95703" w:rsidRPr="00E12F34" w:rsidRDefault="00A95703" w:rsidP="00AD46A3">
      <w:pPr>
        <w:spacing w:line="480" w:lineRule="auto"/>
        <w:rPr>
          <w:rFonts w:ascii="Times New Roman" w:hAnsi="Times New Roman" w:cs="Times New Roman"/>
          <w:color w:val="000000"/>
        </w:rPr>
      </w:pPr>
    </w:p>
    <w:p w14:paraId="189D04FC" w14:textId="5895D66E" w:rsidR="00E14FB8" w:rsidRPr="00E12F34" w:rsidRDefault="00A9570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w:t>
      </w:r>
      <w:r w:rsidR="6D01E928" w:rsidRPr="00E12F34">
        <w:rPr>
          <w:rFonts w:ascii="Times New Roman" w:hAnsi="Times New Roman" w:cs="Times New Roman"/>
          <w:color w:val="000000"/>
        </w:rPr>
        <w:t xml:space="preserve">Learning </w:t>
      </w:r>
      <w:r w:rsidR="00385F2A" w:rsidRPr="00E12F34">
        <w:rPr>
          <w:rFonts w:ascii="Times New Roman" w:hAnsi="Times New Roman" w:cs="Times New Roman"/>
          <w:color w:val="000000"/>
        </w:rPr>
        <w:t>Objectives</w:t>
      </w:r>
    </w:p>
    <w:p w14:paraId="5FBD2CD4" w14:textId="77777777" w:rsidR="00AD46A3" w:rsidRPr="00AD46A3" w:rsidRDefault="00AD46A3" w:rsidP="00AD46A3">
      <w:pPr>
        <w:pStyle w:val="ListParagraph"/>
        <w:numPr>
          <w:ilvl w:val="0"/>
          <w:numId w:val="13"/>
        </w:numPr>
        <w:spacing w:line="480" w:lineRule="auto"/>
        <w:rPr>
          <w:ins w:id="26" w:author="Anna Seaman" w:date="2026-08-11T17:46:00Z"/>
          <w:rFonts w:ascii="Times New Roman" w:hAnsi="Times New Roman" w:cs="Times New Roman"/>
          <w:color w:val="000000"/>
          <w:rPrChange w:id="27" w:author="Anna Seaman" w:date="2026-08-11T17:46:00Z" w16du:dateUtc="2026-08-11T22:46:00Z">
            <w:rPr>
              <w:ins w:id="28" w:author="Anna Seaman" w:date="2026-08-11T17:46:00Z"/>
            </w:rPr>
          </w:rPrChange>
        </w:rPr>
        <w:pPrChange w:id="29" w:author="Anna Seaman" w:date="2026-08-11T17:46:00Z" w16du:dateUtc="2026-08-11T22:46:00Z">
          <w:pPr>
            <w:numPr>
              <w:numId w:val="12"/>
            </w:numPr>
            <w:spacing w:line="480" w:lineRule="auto"/>
          </w:pPr>
        </w:pPrChange>
      </w:pPr>
      <w:ins w:id="30" w:author="Anna Seaman" w:date="2026-08-11T17:46:00Z">
        <w:r w:rsidRPr="00AD46A3">
          <w:rPr>
            <w:rFonts w:ascii="Times New Roman" w:hAnsi="Times New Roman" w:cs="Times New Roman"/>
            <w:color w:val="000000"/>
            <w:rPrChange w:id="31" w:author="Anna Seaman" w:date="2026-08-11T17:46:00Z" w16du:dateUtc="2026-08-11T22:46:00Z">
              <w:rPr/>
            </w:rPrChange>
          </w:rPr>
          <w:t>Conduct a thorough musculoskeletal evaluation</w:t>
        </w:r>
      </w:ins>
    </w:p>
    <w:p w14:paraId="776DBCF2" w14:textId="77777777" w:rsidR="00AD46A3" w:rsidRPr="00AD46A3" w:rsidRDefault="00AD46A3" w:rsidP="00AD46A3">
      <w:pPr>
        <w:pStyle w:val="ListParagraph"/>
        <w:numPr>
          <w:ilvl w:val="0"/>
          <w:numId w:val="13"/>
        </w:numPr>
        <w:spacing w:line="480" w:lineRule="auto"/>
        <w:rPr>
          <w:ins w:id="32" w:author="Anna Seaman" w:date="2026-08-11T17:46:00Z"/>
          <w:rFonts w:ascii="Times New Roman" w:hAnsi="Times New Roman" w:cs="Times New Roman"/>
          <w:color w:val="000000"/>
          <w:rPrChange w:id="33" w:author="Anna Seaman" w:date="2026-08-11T17:46:00Z" w16du:dateUtc="2026-08-11T22:46:00Z">
            <w:rPr>
              <w:ins w:id="34" w:author="Anna Seaman" w:date="2026-08-11T17:46:00Z"/>
            </w:rPr>
          </w:rPrChange>
        </w:rPr>
        <w:pPrChange w:id="35" w:author="Anna Seaman" w:date="2026-08-11T17:46:00Z" w16du:dateUtc="2026-08-11T22:46:00Z">
          <w:pPr>
            <w:numPr>
              <w:numId w:val="12"/>
            </w:numPr>
            <w:spacing w:line="480" w:lineRule="auto"/>
          </w:pPr>
        </w:pPrChange>
      </w:pPr>
      <w:ins w:id="36" w:author="Anna Seaman" w:date="2026-08-11T17:46:00Z">
        <w:r w:rsidRPr="00AD46A3">
          <w:rPr>
            <w:rFonts w:ascii="Times New Roman" w:hAnsi="Times New Roman" w:cs="Times New Roman"/>
            <w:color w:val="000000"/>
            <w:rPrChange w:id="37" w:author="Anna Seaman" w:date="2026-08-11T17:46:00Z" w16du:dateUtc="2026-08-11T22:46:00Z">
              <w:rPr/>
            </w:rPrChange>
          </w:rPr>
          <w:t>Communicate with a patient to explain their diagnosis</w:t>
        </w:r>
      </w:ins>
    </w:p>
    <w:p w14:paraId="47F67A63" w14:textId="77777777" w:rsidR="00AD46A3" w:rsidRPr="00AD46A3" w:rsidRDefault="00AD46A3" w:rsidP="00AD46A3">
      <w:pPr>
        <w:pStyle w:val="ListParagraph"/>
        <w:numPr>
          <w:ilvl w:val="0"/>
          <w:numId w:val="13"/>
        </w:numPr>
        <w:spacing w:line="480" w:lineRule="auto"/>
        <w:rPr>
          <w:ins w:id="38" w:author="Anna Seaman" w:date="2026-08-11T17:46:00Z"/>
          <w:rFonts w:ascii="Times New Roman" w:hAnsi="Times New Roman" w:cs="Times New Roman"/>
          <w:color w:val="000000"/>
          <w:rPrChange w:id="39" w:author="Anna Seaman" w:date="2026-08-11T17:46:00Z" w16du:dateUtc="2026-08-11T22:46:00Z">
            <w:rPr>
              <w:ins w:id="40" w:author="Anna Seaman" w:date="2026-08-11T17:46:00Z"/>
            </w:rPr>
          </w:rPrChange>
        </w:rPr>
        <w:pPrChange w:id="41" w:author="Anna Seaman" w:date="2026-08-11T17:46:00Z" w16du:dateUtc="2026-08-11T22:46:00Z">
          <w:pPr>
            <w:numPr>
              <w:numId w:val="12"/>
            </w:numPr>
            <w:spacing w:line="480" w:lineRule="auto"/>
          </w:pPr>
        </w:pPrChange>
      </w:pPr>
      <w:ins w:id="42" w:author="Anna Seaman" w:date="2026-08-11T17:46:00Z">
        <w:r w:rsidRPr="00AD46A3">
          <w:rPr>
            <w:rFonts w:ascii="Times New Roman" w:hAnsi="Times New Roman" w:cs="Times New Roman"/>
            <w:color w:val="000000"/>
            <w:rPrChange w:id="43" w:author="Anna Seaman" w:date="2026-08-11T17:46:00Z" w16du:dateUtc="2026-08-11T22:46:00Z">
              <w:rPr/>
            </w:rPrChange>
          </w:rPr>
          <w:t>Develop a plan of care for a home exercise program for a patient</w:t>
        </w:r>
      </w:ins>
    </w:p>
    <w:p w14:paraId="55C20626" w14:textId="77777777" w:rsidR="00AD46A3" w:rsidRPr="00AD46A3" w:rsidRDefault="00AD46A3" w:rsidP="00AD46A3">
      <w:pPr>
        <w:pStyle w:val="ListParagraph"/>
        <w:numPr>
          <w:ilvl w:val="0"/>
          <w:numId w:val="13"/>
        </w:numPr>
        <w:spacing w:line="480" w:lineRule="auto"/>
        <w:rPr>
          <w:ins w:id="44" w:author="Anna Seaman" w:date="2026-08-11T17:46:00Z"/>
          <w:rFonts w:ascii="Times New Roman" w:hAnsi="Times New Roman" w:cs="Times New Roman"/>
          <w:color w:val="000000"/>
          <w:rPrChange w:id="45" w:author="Anna Seaman" w:date="2026-08-11T17:46:00Z" w16du:dateUtc="2026-08-11T22:46:00Z">
            <w:rPr>
              <w:ins w:id="46" w:author="Anna Seaman" w:date="2026-08-11T17:46:00Z"/>
            </w:rPr>
          </w:rPrChange>
        </w:rPr>
        <w:pPrChange w:id="47" w:author="Anna Seaman" w:date="2026-08-11T17:46:00Z" w16du:dateUtc="2026-08-11T22:46:00Z">
          <w:pPr>
            <w:numPr>
              <w:numId w:val="12"/>
            </w:numPr>
            <w:spacing w:line="480" w:lineRule="auto"/>
          </w:pPr>
        </w:pPrChange>
      </w:pPr>
      <w:ins w:id="48" w:author="Anna Seaman" w:date="2026-08-11T17:46:00Z">
        <w:r w:rsidRPr="00AD46A3">
          <w:rPr>
            <w:rFonts w:ascii="Times New Roman" w:hAnsi="Times New Roman" w:cs="Times New Roman"/>
            <w:color w:val="000000"/>
            <w:rPrChange w:id="49" w:author="Anna Seaman" w:date="2026-08-11T17:46:00Z" w16du:dateUtc="2026-08-11T22:46:00Z">
              <w:rPr/>
            </w:rPrChange>
          </w:rPr>
          <w:t>Select appropriate modality, therapeutic intervention, or both, to treat the patient’s injury</w:t>
        </w:r>
      </w:ins>
    </w:p>
    <w:p w14:paraId="0F72C603" w14:textId="77777777" w:rsidR="00AD46A3" w:rsidRPr="00AD46A3" w:rsidRDefault="00AD46A3" w:rsidP="00AD46A3">
      <w:pPr>
        <w:pStyle w:val="ListParagraph"/>
        <w:numPr>
          <w:ilvl w:val="0"/>
          <w:numId w:val="13"/>
        </w:numPr>
        <w:spacing w:line="480" w:lineRule="auto"/>
        <w:rPr>
          <w:ins w:id="50" w:author="Anna Seaman" w:date="2026-08-11T17:46:00Z"/>
          <w:rFonts w:ascii="Times New Roman" w:hAnsi="Times New Roman" w:cs="Times New Roman"/>
          <w:color w:val="000000"/>
          <w:rPrChange w:id="51" w:author="Anna Seaman" w:date="2026-08-11T17:46:00Z" w16du:dateUtc="2026-08-11T22:46:00Z">
            <w:rPr>
              <w:ins w:id="52" w:author="Anna Seaman" w:date="2026-08-11T17:46:00Z"/>
            </w:rPr>
          </w:rPrChange>
        </w:rPr>
        <w:pPrChange w:id="53" w:author="Anna Seaman" w:date="2026-08-11T17:46:00Z" w16du:dateUtc="2026-08-11T22:46:00Z">
          <w:pPr>
            <w:numPr>
              <w:numId w:val="12"/>
            </w:numPr>
            <w:spacing w:line="480" w:lineRule="auto"/>
          </w:pPr>
        </w:pPrChange>
      </w:pPr>
      <w:ins w:id="54" w:author="Anna Seaman" w:date="2026-08-11T17:46:00Z">
        <w:r w:rsidRPr="00AD46A3">
          <w:rPr>
            <w:rFonts w:ascii="Times New Roman" w:hAnsi="Times New Roman" w:cs="Times New Roman"/>
            <w:color w:val="000000"/>
            <w:rPrChange w:id="55" w:author="Anna Seaman" w:date="2026-08-11T17:46:00Z" w16du:dateUtc="2026-08-11T22:46:00Z">
              <w:rPr/>
            </w:rPrChange>
          </w:rPr>
          <w:t>Select appropriate modality, therapeutic exercise parameters, or both that align with the plan of care</w:t>
        </w:r>
      </w:ins>
    </w:p>
    <w:p w14:paraId="7A2B258F" w14:textId="7F1BAF79" w:rsidR="00745EF5" w:rsidRPr="00AD46A3" w:rsidDel="00AD46A3" w:rsidRDefault="00745EF5" w:rsidP="00127078">
      <w:pPr>
        <w:spacing w:line="480" w:lineRule="auto"/>
        <w:rPr>
          <w:del w:id="56" w:author="Anna Seaman" w:date="2026-08-11T17:46:00Z" w16du:dateUtc="2026-08-11T22:46:00Z"/>
          <w:rFonts w:ascii="Times New Roman" w:hAnsi="Times New Roman" w:cs="Times New Roman"/>
          <w:color w:val="000000"/>
          <w:rPrChange w:id="57" w:author="Anna Seaman" w:date="2026-08-11T17:46:00Z" w16du:dateUtc="2026-08-11T22:46:00Z">
            <w:rPr>
              <w:del w:id="58" w:author="Anna Seaman" w:date="2026-08-11T17:46:00Z" w16du:dateUtc="2026-08-11T22:46:00Z"/>
              <w:rFonts w:ascii="Times New Roman" w:hAnsi="Times New Roman" w:cs="Times New Roman"/>
              <w:b/>
              <w:bCs/>
              <w:color w:val="000000"/>
            </w:rPr>
          </w:rPrChange>
        </w:rPr>
      </w:pPr>
      <w:del w:id="59" w:author="Anna Seaman" w:date="2026-08-11T17:46:00Z" w16du:dateUtc="2026-08-11T22:46:00Z">
        <w:r w:rsidRPr="00AD46A3" w:rsidDel="00AD46A3">
          <w:rPr>
            <w:rFonts w:ascii="Times New Roman" w:hAnsi="Times New Roman" w:cs="Times New Roman"/>
            <w:color w:val="000000"/>
            <w:rPrChange w:id="60" w:author="Anna Seaman" w:date="2026-08-11T17:46:00Z" w16du:dateUtc="2026-08-11T22:46:00Z">
              <w:rPr>
                <w:rFonts w:ascii="Times New Roman" w:hAnsi="Times New Roman" w:cs="Times New Roman"/>
                <w:b/>
                <w:bCs/>
                <w:color w:val="000000"/>
              </w:rPr>
            </w:rPrChange>
          </w:rPr>
          <w:delText>\qqPSM: Copy from the student ebook\</w:delText>
        </w:r>
      </w:del>
    </w:p>
    <w:p w14:paraId="512782A0" w14:textId="77777777" w:rsidR="00A95703" w:rsidRPr="00E12F34" w:rsidRDefault="00A95703" w:rsidP="00127078">
      <w:pPr>
        <w:spacing w:line="480" w:lineRule="auto"/>
        <w:rPr>
          <w:rFonts w:ascii="Times New Roman" w:eastAsia="Times New Roman" w:hAnsi="Times New Roman" w:cs="Times New Roman"/>
          <w:color w:val="000000"/>
        </w:rPr>
      </w:pPr>
    </w:p>
    <w:p w14:paraId="59EDC952" w14:textId="4E5D0FC0" w:rsidR="45525945" w:rsidRPr="00E12F34" w:rsidRDefault="00A95703" w:rsidP="00127078">
      <w:pPr>
        <w:spacing w:line="480" w:lineRule="auto"/>
        <w:rPr>
          <w:rFonts w:ascii="Times New Roman" w:eastAsia="Times New Roman" w:hAnsi="Times New Roman" w:cs="Times New Roman"/>
          <w:color w:val="000000"/>
        </w:rPr>
      </w:pPr>
      <w:r w:rsidRPr="00E12F34">
        <w:rPr>
          <w:rFonts w:ascii="Times New Roman" w:hAnsi="Times New Roman" w:cs="Times New Roman"/>
          <w:color w:val="000000"/>
        </w:rPr>
        <w:t>&lt;a&gt;</w:t>
      </w:r>
      <w:r>
        <w:rPr>
          <w:rFonts w:ascii="Times New Roman" w:eastAsia="Times New Roman" w:hAnsi="Times New Roman" w:cs="Times New Roman"/>
          <w:color w:val="000000"/>
        </w:rPr>
        <w:t xml:space="preserve">CAATE </w:t>
      </w:r>
      <w:r w:rsidRPr="00C275A9">
        <w:rPr>
          <w:rFonts w:ascii="Times New Roman" w:eastAsia="Times New Roman" w:hAnsi="Times New Roman" w:cs="Times New Roman"/>
          <w:color w:val="000000"/>
        </w:rPr>
        <w:t>2020</w:t>
      </w:r>
      <w:r>
        <w:rPr>
          <w:rFonts w:ascii="Times New Roman" w:eastAsia="Times New Roman" w:hAnsi="Times New Roman" w:cs="Times New Roman"/>
          <w:color w:val="000000"/>
        </w:rPr>
        <w:t xml:space="preserve"> Standards</w:t>
      </w:r>
    </w:p>
    <w:p w14:paraId="3AF59986" w14:textId="61B48C55" w:rsidR="00745EF5" w:rsidRPr="00AD46A3" w:rsidRDefault="00745EF5" w:rsidP="00AD46A3">
      <w:pPr>
        <w:pStyle w:val="ListParagraph"/>
        <w:numPr>
          <w:ilvl w:val="0"/>
          <w:numId w:val="14"/>
        </w:numPr>
        <w:spacing w:line="480" w:lineRule="auto"/>
        <w:rPr>
          <w:ins w:id="61" w:author="Anna Seaman" w:date="2026-08-11T17:46:00Z" w16du:dateUtc="2026-08-11T22:46:00Z"/>
          <w:rFonts w:ascii="Times New Roman" w:hAnsi="Times New Roman" w:cs="Times New Roman"/>
          <w:color w:val="000000"/>
          <w:rPrChange w:id="62" w:author="Anna Seaman" w:date="2026-08-11T17:47:00Z" w16du:dateUtc="2026-08-11T22:47:00Z">
            <w:rPr>
              <w:ins w:id="63" w:author="Anna Seaman" w:date="2026-08-11T17:46:00Z" w16du:dateUtc="2026-08-11T22:46:00Z"/>
            </w:rPr>
          </w:rPrChange>
        </w:rPr>
        <w:pPrChange w:id="64" w:author="Anna Seaman" w:date="2026-08-11T17:47:00Z" w16du:dateUtc="2026-08-11T22:47:00Z">
          <w:pPr>
            <w:spacing w:line="480" w:lineRule="auto"/>
          </w:pPr>
        </w:pPrChange>
      </w:pPr>
      <w:del w:id="65" w:author="Anna Seaman" w:date="2026-08-11T17:46:00Z" w16du:dateUtc="2026-08-11T22:46:00Z">
        <w:r w:rsidRPr="00AD46A3" w:rsidDel="00AD46A3">
          <w:rPr>
            <w:rFonts w:ascii="Times New Roman" w:hAnsi="Times New Roman" w:cs="Times New Roman"/>
            <w:color w:val="000000"/>
            <w:rPrChange w:id="66" w:author="Anna Seaman" w:date="2026-08-11T17:47:00Z" w16du:dateUtc="2026-08-11T22:47:00Z">
              <w:rPr>
                <w:rFonts w:ascii="Times New Roman" w:hAnsi="Times New Roman" w:cs="Times New Roman"/>
                <w:b/>
                <w:bCs/>
                <w:color w:val="000000"/>
              </w:rPr>
            </w:rPrChange>
          </w:rPr>
          <w:delText>\qqPSM: Copy from the student ebook\</w:delText>
        </w:r>
      </w:del>
      <w:ins w:id="67" w:author="Anna Seaman" w:date="2026-08-11T17:46:00Z" w16du:dateUtc="2026-08-11T22:46:00Z">
        <w:r w:rsidR="00AD46A3" w:rsidRPr="00AD46A3">
          <w:rPr>
            <w:rFonts w:ascii="Times New Roman" w:hAnsi="Times New Roman" w:cs="Times New Roman"/>
            <w:color w:val="000000"/>
            <w:rPrChange w:id="68" w:author="Anna Seaman" w:date="2026-08-11T17:47:00Z" w16du:dateUtc="2026-08-11T22:47:00Z">
              <w:rPr/>
            </w:rPrChange>
          </w:rPr>
          <w:t>Standard 59</w:t>
        </w:r>
      </w:ins>
    </w:p>
    <w:p w14:paraId="1301B83B" w14:textId="0BBE4012" w:rsidR="00AD46A3" w:rsidRPr="00AD46A3" w:rsidRDefault="00AD46A3" w:rsidP="00AD46A3">
      <w:pPr>
        <w:pStyle w:val="ListParagraph"/>
        <w:numPr>
          <w:ilvl w:val="0"/>
          <w:numId w:val="14"/>
        </w:numPr>
        <w:spacing w:line="480" w:lineRule="auto"/>
        <w:rPr>
          <w:ins w:id="69" w:author="Anna Seaman" w:date="2026-08-11T17:47:00Z" w16du:dateUtc="2026-08-11T22:47:00Z"/>
          <w:rFonts w:ascii="Times New Roman" w:hAnsi="Times New Roman" w:cs="Times New Roman"/>
          <w:color w:val="000000"/>
          <w:rPrChange w:id="70" w:author="Anna Seaman" w:date="2026-08-11T17:47:00Z" w16du:dateUtc="2026-08-11T22:47:00Z">
            <w:rPr>
              <w:ins w:id="71" w:author="Anna Seaman" w:date="2026-08-11T17:47:00Z" w16du:dateUtc="2026-08-11T22:47:00Z"/>
            </w:rPr>
          </w:rPrChange>
        </w:rPr>
        <w:pPrChange w:id="72" w:author="Anna Seaman" w:date="2026-08-11T17:47:00Z" w16du:dateUtc="2026-08-11T22:47:00Z">
          <w:pPr>
            <w:spacing w:line="480" w:lineRule="auto"/>
          </w:pPr>
        </w:pPrChange>
      </w:pPr>
      <w:ins w:id="73" w:author="Anna Seaman" w:date="2026-08-11T17:46:00Z" w16du:dateUtc="2026-08-11T22:46:00Z">
        <w:r w:rsidRPr="00AD46A3">
          <w:rPr>
            <w:rFonts w:ascii="Times New Roman" w:hAnsi="Times New Roman" w:cs="Times New Roman"/>
            <w:color w:val="000000"/>
            <w:rPrChange w:id="74" w:author="Anna Seaman" w:date="2026-08-11T17:47:00Z" w16du:dateUtc="2026-08-11T22:47:00Z">
              <w:rPr/>
            </w:rPrChange>
          </w:rPr>
          <w:t>Standard 6</w:t>
        </w:r>
      </w:ins>
      <w:ins w:id="75" w:author="Anna Seaman" w:date="2026-08-11T17:47:00Z" w16du:dateUtc="2026-08-11T22:47:00Z">
        <w:r w:rsidRPr="00AD46A3">
          <w:rPr>
            <w:rFonts w:ascii="Times New Roman" w:hAnsi="Times New Roman" w:cs="Times New Roman"/>
            <w:color w:val="000000"/>
            <w:rPrChange w:id="76" w:author="Anna Seaman" w:date="2026-08-11T17:47:00Z" w16du:dateUtc="2026-08-11T22:47:00Z">
              <w:rPr/>
            </w:rPrChange>
          </w:rPr>
          <w:t>9</w:t>
        </w:r>
      </w:ins>
    </w:p>
    <w:p w14:paraId="7581EAD6" w14:textId="65737CF8" w:rsidR="00AD46A3" w:rsidRPr="00AD46A3" w:rsidRDefault="00AD46A3" w:rsidP="00AD46A3">
      <w:pPr>
        <w:pStyle w:val="ListParagraph"/>
        <w:numPr>
          <w:ilvl w:val="0"/>
          <w:numId w:val="14"/>
        </w:numPr>
        <w:spacing w:line="480" w:lineRule="auto"/>
        <w:rPr>
          <w:ins w:id="77" w:author="Anna Seaman" w:date="2026-08-11T17:47:00Z" w16du:dateUtc="2026-08-11T22:47:00Z"/>
          <w:rFonts w:ascii="Times New Roman" w:hAnsi="Times New Roman" w:cs="Times New Roman"/>
          <w:color w:val="000000"/>
          <w:rPrChange w:id="78" w:author="Anna Seaman" w:date="2026-08-11T17:47:00Z" w16du:dateUtc="2026-08-11T22:47:00Z">
            <w:rPr>
              <w:ins w:id="79" w:author="Anna Seaman" w:date="2026-08-11T17:47:00Z" w16du:dateUtc="2026-08-11T22:47:00Z"/>
            </w:rPr>
          </w:rPrChange>
        </w:rPr>
        <w:pPrChange w:id="80" w:author="Anna Seaman" w:date="2026-08-11T17:47:00Z" w16du:dateUtc="2026-08-11T22:47:00Z">
          <w:pPr>
            <w:spacing w:line="480" w:lineRule="auto"/>
          </w:pPr>
        </w:pPrChange>
      </w:pPr>
      <w:ins w:id="81" w:author="Anna Seaman" w:date="2026-08-11T17:47:00Z" w16du:dateUtc="2026-08-11T22:47:00Z">
        <w:r w:rsidRPr="00AD46A3">
          <w:rPr>
            <w:rFonts w:ascii="Times New Roman" w:hAnsi="Times New Roman" w:cs="Times New Roman"/>
            <w:color w:val="000000"/>
            <w:rPrChange w:id="82" w:author="Anna Seaman" w:date="2026-08-11T17:47:00Z" w16du:dateUtc="2026-08-11T22:47:00Z">
              <w:rPr/>
            </w:rPrChange>
          </w:rPr>
          <w:t>Standard 71</w:t>
        </w:r>
      </w:ins>
    </w:p>
    <w:p w14:paraId="2E8A8BEA" w14:textId="19BB8E6D" w:rsidR="00AD46A3" w:rsidRPr="00AD46A3" w:rsidRDefault="00AD46A3" w:rsidP="00AD46A3">
      <w:pPr>
        <w:pStyle w:val="ListParagraph"/>
        <w:numPr>
          <w:ilvl w:val="0"/>
          <w:numId w:val="14"/>
        </w:numPr>
        <w:spacing w:line="480" w:lineRule="auto"/>
        <w:rPr>
          <w:ins w:id="83" w:author="Anna Seaman" w:date="2026-08-11T17:47:00Z" w16du:dateUtc="2026-08-11T22:47:00Z"/>
          <w:rFonts w:ascii="Times New Roman" w:hAnsi="Times New Roman" w:cs="Times New Roman"/>
          <w:color w:val="000000"/>
          <w:rPrChange w:id="84" w:author="Anna Seaman" w:date="2026-08-11T17:47:00Z" w16du:dateUtc="2026-08-11T22:47:00Z">
            <w:rPr>
              <w:ins w:id="85" w:author="Anna Seaman" w:date="2026-08-11T17:47:00Z" w16du:dateUtc="2026-08-11T22:47:00Z"/>
            </w:rPr>
          </w:rPrChange>
        </w:rPr>
        <w:pPrChange w:id="86" w:author="Anna Seaman" w:date="2026-08-11T17:47:00Z" w16du:dateUtc="2026-08-11T22:47:00Z">
          <w:pPr>
            <w:spacing w:line="480" w:lineRule="auto"/>
          </w:pPr>
        </w:pPrChange>
      </w:pPr>
      <w:ins w:id="87" w:author="Anna Seaman" w:date="2026-08-11T17:47:00Z" w16du:dateUtc="2026-08-11T22:47:00Z">
        <w:r w:rsidRPr="00AD46A3">
          <w:rPr>
            <w:rFonts w:ascii="Times New Roman" w:hAnsi="Times New Roman" w:cs="Times New Roman"/>
            <w:color w:val="000000"/>
            <w:rPrChange w:id="88" w:author="Anna Seaman" w:date="2026-08-11T17:47:00Z" w16du:dateUtc="2026-08-11T22:47:00Z">
              <w:rPr/>
            </w:rPrChange>
          </w:rPr>
          <w:t>Standard 73</w:t>
        </w:r>
      </w:ins>
    </w:p>
    <w:p w14:paraId="0B2A8F1D" w14:textId="7278FB2A" w:rsidR="00AD46A3" w:rsidRPr="00AD46A3" w:rsidRDefault="00AD46A3" w:rsidP="00AD46A3">
      <w:pPr>
        <w:pStyle w:val="ListParagraph"/>
        <w:numPr>
          <w:ilvl w:val="0"/>
          <w:numId w:val="14"/>
        </w:numPr>
        <w:spacing w:line="480" w:lineRule="auto"/>
        <w:rPr>
          <w:rFonts w:ascii="Times New Roman" w:hAnsi="Times New Roman" w:cs="Times New Roman"/>
          <w:color w:val="000000"/>
          <w:rPrChange w:id="89" w:author="Anna Seaman" w:date="2026-08-11T17:47:00Z" w16du:dateUtc="2026-08-11T22:47:00Z">
            <w:rPr>
              <w:rFonts w:ascii="Times New Roman" w:hAnsi="Times New Roman" w:cs="Times New Roman"/>
              <w:b/>
              <w:bCs/>
              <w:color w:val="000000"/>
            </w:rPr>
          </w:rPrChange>
        </w:rPr>
        <w:pPrChange w:id="90" w:author="Anna Seaman" w:date="2026-08-11T17:47:00Z" w16du:dateUtc="2026-08-11T22:47:00Z">
          <w:pPr>
            <w:spacing w:line="480" w:lineRule="auto"/>
          </w:pPr>
        </w:pPrChange>
      </w:pPr>
      <w:ins w:id="91" w:author="Anna Seaman" w:date="2026-08-11T17:47:00Z" w16du:dateUtc="2026-08-11T22:47:00Z">
        <w:r w:rsidRPr="00AD46A3">
          <w:rPr>
            <w:rFonts w:ascii="Times New Roman" w:hAnsi="Times New Roman" w:cs="Times New Roman"/>
            <w:color w:val="000000"/>
            <w:rPrChange w:id="92" w:author="Anna Seaman" w:date="2026-08-11T17:47:00Z" w16du:dateUtc="2026-08-11T22:47:00Z">
              <w:rPr/>
            </w:rPrChange>
          </w:rPr>
          <w:t>Standard 82</w:t>
        </w:r>
      </w:ins>
    </w:p>
    <w:p w14:paraId="57C25434" w14:textId="77777777" w:rsidR="00A95703" w:rsidRPr="00E12F34" w:rsidRDefault="00A95703" w:rsidP="00127078">
      <w:pPr>
        <w:spacing w:line="480" w:lineRule="auto"/>
        <w:rPr>
          <w:rFonts w:ascii="Times New Roman" w:hAnsi="Times New Roman" w:cs="Times New Roman"/>
          <w:color w:val="000000"/>
        </w:rPr>
      </w:pPr>
    </w:p>
    <w:p w14:paraId="27372C07" w14:textId="7E25A7ED" w:rsidR="00A95703" w:rsidRPr="00E12F34" w:rsidRDefault="00A95703"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\qqBEGIN downloadable content\</w:t>
      </w:r>
      <w:r w:rsidR="00563574">
        <w:rPr>
          <w:rFonts w:ascii="Times New Roman" w:hAnsi="Times New Roman" w:cs="Times New Roman"/>
          <w:b/>
          <w:bCs/>
          <w:color w:val="000000"/>
        </w:rPr>
        <w:t>Button name</w:t>
      </w:r>
      <w:r w:rsidR="00563574" w:rsidRPr="00563574">
        <w:rPr>
          <w:rFonts w:ascii="Times New Roman" w:hAnsi="Times New Roman" w:cs="Times New Roman"/>
          <w:b/>
          <w:bCs/>
          <w:color w:val="000000"/>
        </w:rPr>
        <w:t xml:space="preserve">: </w:t>
      </w:r>
      <w:r w:rsidR="00563574" w:rsidRPr="00AB48A6">
        <w:rPr>
          <w:rFonts w:ascii="Times New Roman" w:hAnsi="Times New Roman" w:cs="Times New Roman"/>
          <w:b/>
          <w:bCs/>
          <w:color w:val="000000"/>
        </w:rPr>
        <w:t>Simulation Schedule</w:t>
      </w:r>
    </w:p>
    <w:p w14:paraId="0AA0C251" w14:textId="77777777" w:rsidR="00A95703" w:rsidRPr="00E12F34" w:rsidRDefault="00A9570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&lt;title&gt;Simulation Schedule</w:t>
      </w:r>
    </w:p>
    <w:p w14:paraId="426EC324" w14:textId="5E2A7DA6" w:rsidR="45525945" w:rsidRPr="00E12F34" w:rsidRDefault="45525945" w:rsidP="00127078">
      <w:pPr>
        <w:spacing w:line="480" w:lineRule="auto"/>
        <w:rPr>
          <w:rFonts w:ascii="Times New Roman" w:eastAsia="Times New Roman" w:hAnsi="Times New Roman" w:cs="Times New Roman"/>
          <w:color w:val="000000"/>
        </w:rPr>
      </w:pPr>
      <w:r w:rsidRPr="00E12F34">
        <w:rPr>
          <w:rFonts w:ascii="Times New Roman" w:eastAsia="Times New Roman" w:hAnsi="Times New Roman" w:cs="Times New Roman"/>
          <w:color w:val="000000"/>
        </w:rPr>
        <w:t>&lt;b&gt;Time</w:t>
      </w:r>
      <w:r w:rsidR="00563574">
        <w:rPr>
          <w:rFonts w:ascii="Times New Roman" w:eastAsia="Times New Roman" w:hAnsi="Times New Roman" w:cs="Times New Roman"/>
          <w:color w:val="000000"/>
        </w:rPr>
        <w:t xml:space="preserve"> F</w:t>
      </w:r>
      <w:r w:rsidRPr="00E12F34">
        <w:rPr>
          <w:rFonts w:ascii="Times New Roman" w:eastAsia="Times New Roman" w:hAnsi="Times New Roman" w:cs="Times New Roman"/>
          <w:color w:val="000000"/>
        </w:rPr>
        <w:t xml:space="preserve">rame for </w:t>
      </w:r>
      <w:r w:rsidR="00385F2A" w:rsidRPr="00E12F34">
        <w:rPr>
          <w:rFonts w:ascii="Times New Roman" w:eastAsia="Times New Roman" w:hAnsi="Times New Roman" w:cs="Times New Roman"/>
          <w:color w:val="000000"/>
        </w:rPr>
        <w:t>Simulation</w:t>
      </w:r>
    </w:p>
    <w:p w14:paraId="1CD548F5" w14:textId="59637AA2" w:rsidR="00745EF5" w:rsidDel="00AD46A3" w:rsidRDefault="00AD46A3" w:rsidP="00AD46A3">
      <w:pPr>
        <w:spacing w:line="480" w:lineRule="auto"/>
        <w:rPr>
          <w:del w:id="93" w:author="Anna Seaman" w:date="2026-08-11T17:47:00Z" w16du:dateUtc="2026-08-11T22:47:00Z"/>
          <w:rFonts w:ascii="Times New Roman" w:hAnsi="Times New Roman" w:cs="Times New Roman"/>
          <w:color w:val="000000"/>
        </w:rPr>
      </w:pPr>
      <w:bookmarkStart w:id="94" w:name="_Hlk216971601"/>
      <w:ins w:id="95" w:author="Anna Seaman" w:date="2026-08-11T17:47:00Z">
        <w:r w:rsidRPr="00AD46A3">
          <w:rPr>
            <w:rFonts w:ascii="Times New Roman" w:hAnsi="Times New Roman" w:cs="Times New Roman"/>
            <w:color w:val="000000"/>
          </w:rPr>
          <w:t xml:space="preserve">23 minutes total: each student will have 18 minutes to conduct an evaluation and select a modality treatment </w:t>
        </w:r>
        <w:r w:rsidRPr="00AD46A3">
          <w:rPr>
            <w:rFonts w:ascii="Times New Roman" w:hAnsi="Times New Roman" w:cs="Times New Roman"/>
            <w:i/>
            <w:iCs/>
            <w:color w:val="000000"/>
          </w:rPr>
          <w:t xml:space="preserve">or </w:t>
        </w:r>
        <w:r w:rsidRPr="00AD46A3">
          <w:rPr>
            <w:rFonts w:ascii="Times New Roman" w:hAnsi="Times New Roman" w:cs="Times New Roman"/>
            <w:color w:val="000000"/>
          </w:rPr>
          <w:t>instruct three rehabilitation exercises for the patient, 5 minutes of transition between each HCP</w:t>
        </w:r>
      </w:ins>
      <w:del w:id="96" w:author="Anna Seaman" w:date="2026-08-11T17:47:00Z" w16du:dateUtc="2026-08-11T22:47:00Z">
        <w:r w:rsidR="00745EF5" w:rsidRPr="00AD46A3" w:rsidDel="00AD46A3">
          <w:rPr>
            <w:rFonts w:ascii="Times New Roman" w:hAnsi="Times New Roman" w:cs="Times New Roman"/>
            <w:color w:val="000000"/>
            <w:rPrChange w:id="97" w:author="Anna Seaman" w:date="2026-08-11T17:47:00Z" w16du:dateUtc="2026-08-11T22:47:00Z">
              <w:rPr>
                <w:rFonts w:ascii="Times New Roman" w:hAnsi="Times New Roman" w:cs="Times New Roman"/>
                <w:b/>
                <w:bCs/>
                <w:color w:val="000000"/>
              </w:rPr>
            </w:rPrChange>
          </w:rPr>
          <w:delText>\qqPSM: Copy from the student ebook\</w:delText>
        </w:r>
      </w:del>
    </w:p>
    <w:p w14:paraId="125C00E0" w14:textId="77777777" w:rsidR="00AD46A3" w:rsidRPr="00AD46A3" w:rsidRDefault="00AD46A3" w:rsidP="00AD46A3">
      <w:pPr>
        <w:spacing w:line="480" w:lineRule="auto"/>
        <w:rPr>
          <w:ins w:id="98" w:author="Anna Seaman" w:date="2026-08-11T17:47:00Z" w16du:dateUtc="2026-08-11T22:47:00Z"/>
          <w:rFonts w:ascii="Times New Roman" w:hAnsi="Times New Roman" w:cs="Times New Roman"/>
          <w:color w:val="000000"/>
          <w:rPrChange w:id="99" w:author="Anna Seaman" w:date="2026-08-11T17:47:00Z" w16du:dateUtc="2026-08-11T22:47:00Z">
            <w:rPr>
              <w:ins w:id="100" w:author="Anna Seaman" w:date="2026-08-11T17:47:00Z" w16du:dateUtc="2026-08-11T22:47:00Z"/>
              <w:rFonts w:ascii="Times New Roman" w:hAnsi="Times New Roman" w:cs="Times New Roman"/>
              <w:b/>
              <w:bCs/>
              <w:color w:val="000000"/>
            </w:rPr>
          </w:rPrChange>
        </w:rPr>
      </w:pPr>
    </w:p>
    <w:bookmarkEnd w:id="94"/>
    <w:p w14:paraId="6A62F428" w14:textId="77777777" w:rsidR="00A95703" w:rsidRPr="00E12F34" w:rsidRDefault="00A95703" w:rsidP="00AD46A3">
      <w:pPr>
        <w:spacing w:line="480" w:lineRule="auto"/>
        <w:rPr>
          <w:rFonts w:ascii="Times New Roman" w:eastAsia="Times New Roman" w:hAnsi="Times New Roman" w:cs="Times New Roman"/>
          <w:color w:val="000000"/>
        </w:rPr>
      </w:pPr>
    </w:p>
    <w:p w14:paraId="62880B08" w14:textId="6501512A" w:rsidR="45525945" w:rsidRPr="00E12F34" w:rsidRDefault="45525945" w:rsidP="00127078">
      <w:pPr>
        <w:spacing w:line="480" w:lineRule="auto"/>
        <w:rPr>
          <w:rFonts w:ascii="Times New Roman" w:hAnsi="Times New Roman" w:cs="Times New Roman"/>
          <w:color w:val="000000"/>
        </w:rPr>
      </w:pPr>
      <w:r w:rsidRPr="00E12F34">
        <w:rPr>
          <w:rFonts w:ascii="Times New Roman" w:eastAsia="Times New Roman" w:hAnsi="Times New Roman" w:cs="Times New Roman"/>
          <w:color w:val="000000"/>
        </w:rPr>
        <w:t>&lt;b&gt;</w:t>
      </w:r>
      <w:r w:rsidR="00A95703" w:rsidRPr="00E12F34">
        <w:rPr>
          <w:rFonts w:ascii="Times New Roman" w:hAnsi="Times New Roman" w:cs="Times New Roman"/>
          <w:color w:val="000000"/>
        </w:rPr>
        <w:t>Sample Simulation Schedule</w:t>
      </w:r>
    </w:p>
    <w:tbl>
      <w:tblPr>
        <w:tblW w:w="3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01" w:author="Anna Seaman" w:date="2026-08-11T17:48:00Z" w16du:dateUtc="2026-08-11T22:48:00Z">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638"/>
        <w:gridCol w:w="2772"/>
        <w:gridCol w:w="2772"/>
        <w:tblGridChange w:id="102">
          <w:tblGrid>
            <w:gridCol w:w="8"/>
            <w:gridCol w:w="1630"/>
            <w:gridCol w:w="522"/>
            <w:gridCol w:w="2160"/>
            <w:gridCol w:w="90"/>
            <w:gridCol w:w="2525"/>
            <w:gridCol w:w="247"/>
          </w:tblGrid>
        </w:tblGridChange>
      </w:tblGrid>
      <w:tr w:rsidR="00127078" w:rsidRPr="00E12F34" w14:paraId="2F66DF29" w14:textId="77777777" w:rsidTr="00AD46A3">
        <w:trPr>
          <w:trHeight w:val="300"/>
          <w:trPrChange w:id="103" w:author="Anna Seaman" w:date="2026-08-11T17:48:00Z" w16du:dateUtc="2026-08-11T22:48:00Z">
            <w:trPr>
              <w:gridBefore w:val="1"/>
              <w:gridAfter w:val="0"/>
              <w:trHeight w:val="300"/>
            </w:trPr>
          </w:trPrChange>
        </w:trPr>
        <w:tc>
          <w:tcPr>
            <w:tcW w:w="1638" w:type="dxa"/>
            <w:shd w:val="clear" w:color="auto" w:fill="A73023"/>
            <w:tcPrChange w:id="104" w:author="Anna Seaman" w:date="2026-08-11T17:48:00Z" w16du:dateUtc="2026-08-11T22:48:00Z">
              <w:tcPr>
                <w:tcW w:w="2152" w:type="dxa"/>
                <w:gridSpan w:val="2"/>
              </w:tcPr>
            </w:tcPrChange>
          </w:tcPr>
          <w:p w14:paraId="7B527E6C" w14:textId="43049D68" w:rsidR="45525945" w:rsidRPr="00AD46A3" w:rsidRDefault="00AD46A3" w:rsidP="00AD46A3">
            <w:pPr>
              <w:spacing w:line="480" w:lineRule="auto"/>
              <w:jc w:val="center"/>
              <w:rPr>
                <w:rFonts w:ascii="Times New Roman" w:hAnsi="Times New Roman" w:cs="Times New Roman"/>
                <w:b/>
                <w:bCs/>
                <w:color w:val="FFFFFF" w:themeColor="background1"/>
                <w:rPrChange w:id="105" w:author="Anna Seaman" w:date="2026-08-11T17:48:00Z" w16du:dateUtc="2026-08-11T22:48:00Z">
                  <w:rPr>
                    <w:rFonts w:ascii="Times New Roman" w:hAnsi="Times New Roman" w:cs="Times New Roman"/>
                    <w:b/>
                    <w:bCs/>
                    <w:color w:val="000000"/>
                  </w:rPr>
                </w:rPrChange>
              </w:rPr>
              <w:pPrChange w:id="106" w:author="Anna Seaman" w:date="2026-08-11T17:48:00Z" w16du:dateUtc="2026-08-11T22:48:00Z">
                <w:pPr>
                  <w:spacing w:line="480" w:lineRule="auto"/>
                </w:pPr>
              </w:pPrChange>
            </w:pPr>
            <w:r w:rsidRPr="00AD46A3">
              <w:rPr>
                <w:rFonts w:ascii="Times New Roman" w:hAnsi="Times New Roman" w:cs="Times New Roman"/>
                <w:b/>
                <w:bCs/>
                <w:color w:val="FFFFFF" w:themeColor="background1"/>
                <w:rPrChange w:id="107" w:author="Anna Seaman" w:date="2026-08-11T17:48:00Z" w16du:dateUtc="2026-08-11T22:48:00Z">
                  <w:rPr>
                    <w:rFonts w:ascii="Times New Roman" w:hAnsi="Times New Roman" w:cs="Times New Roman"/>
                    <w:b/>
                    <w:bCs/>
                    <w:color w:val="000000"/>
                  </w:rPr>
                </w:rPrChange>
              </w:rPr>
              <w:t>TIME</w:t>
            </w:r>
          </w:p>
        </w:tc>
        <w:tc>
          <w:tcPr>
            <w:tcW w:w="2772" w:type="dxa"/>
            <w:shd w:val="clear" w:color="auto" w:fill="A73023"/>
            <w:tcPrChange w:id="108" w:author="Anna Seaman" w:date="2026-08-11T17:48:00Z" w16du:dateUtc="2026-08-11T22:48:00Z">
              <w:tcPr>
                <w:tcW w:w="2160" w:type="dxa"/>
              </w:tcPr>
            </w:tcPrChange>
          </w:tcPr>
          <w:p w14:paraId="5DAF17A0" w14:textId="3F038F7B" w:rsidR="45525945" w:rsidRPr="00AD46A3" w:rsidRDefault="00AD46A3" w:rsidP="00AD46A3">
            <w:pPr>
              <w:spacing w:line="480" w:lineRule="auto"/>
              <w:jc w:val="center"/>
              <w:rPr>
                <w:rFonts w:ascii="Times New Roman" w:hAnsi="Times New Roman" w:cs="Times New Roman"/>
                <w:b/>
                <w:bCs/>
                <w:color w:val="FFFFFF" w:themeColor="background1"/>
                <w:rPrChange w:id="109" w:author="Anna Seaman" w:date="2026-08-11T17:48:00Z" w16du:dateUtc="2026-08-11T22:48:00Z">
                  <w:rPr>
                    <w:rFonts w:ascii="Times New Roman" w:hAnsi="Times New Roman" w:cs="Times New Roman"/>
                    <w:b/>
                    <w:bCs/>
                    <w:color w:val="000000"/>
                  </w:rPr>
                </w:rPrChange>
              </w:rPr>
              <w:pPrChange w:id="110" w:author="Anna Seaman" w:date="2026-08-11T17:48:00Z" w16du:dateUtc="2026-08-11T22:48:00Z">
                <w:pPr>
                  <w:spacing w:line="480" w:lineRule="auto"/>
                </w:pPr>
              </w:pPrChange>
            </w:pPr>
            <w:r w:rsidRPr="00AD46A3">
              <w:rPr>
                <w:rFonts w:ascii="Times New Roman" w:hAnsi="Times New Roman" w:cs="Times New Roman"/>
                <w:b/>
                <w:bCs/>
                <w:color w:val="FFFFFF" w:themeColor="background1"/>
                <w:rPrChange w:id="111" w:author="Anna Seaman" w:date="2026-08-11T17:48:00Z" w16du:dateUtc="2026-08-11T22:48:00Z">
                  <w:rPr>
                    <w:rFonts w:ascii="Times New Roman" w:hAnsi="Times New Roman" w:cs="Times New Roman"/>
                    <w:b/>
                    <w:bCs/>
                    <w:color w:val="000000"/>
                  </w:rPr>
                </w:rPrChange>
              </w:rPr>
              <w:t>LOCATION 1</w:t>
            </w:r>
          </w:p>
        </w:tc>
        <w:tc>
          <w:tcPr>
            <w:tcW w:w="2772" w:type="dxa"/>
            <w:shd w:val="clear" w:color="auto" w:fill="A73023"/>
            <w:tcPrChange w:id="112" w:author="Anna Seaman" w:date="2026-08-11T17:48:00Z" w16du:dateUtc="2026-08-11T22:48:00Z">
              <w:tcPr>
                <w:tcW w:w="2615" w:type="dxa"/>
                <w:gridSpan w:val="2"/>
              </w:tcPr>
            </w:tcPrChange>
          </w:tcPr>
          <w:p w14:paraId="5D493EED" w14:textId="1EC0BDB3" w:rsidR="45525945" w:rsidRPr="00AD46A3" w:rsidRDefault="00AD46A3" w:rsidP="00AD46A3">
            <w:pPr>
              <w:spacing w:line="480" w:lineRule="auto"/>
              <w:jc w:val="center"/>
              <w:rPr>
                <w:rFonts w:ascii="Times New Roman" w:hAnsi="Times New Roman" w:cs="Times New Roman"/>
                <w:b/>
                <w:bCs/>
                <w:color w:val="FFFFFF" w:themeColor="background1"/>
                <w:rPrChange w:id="113" w:author="Anna Seaman" w:date="2026-08-11T17:48:00Z" w16du:dateUtc="2026-08-11T22:48:00Z">
                  <w:rPr>
                    <w:rFonts w:ascii="Times New Roman" w:hAnsi="Times New Roman" w:cs="Times New Roman"/>
                    <w:b/>
                    <w:bCs/>
                    <w:color w:val="000000"/>
                  </w:rPr>
                </w:rPrChange>
              </w:rPr>
              <w:pPrChange w:id="114" w:author="Anna Seaman" w:date="2026-08-11T17:48:00Z" w16du:dateUtc="2026-08-11T22:48:00Z">
                <w:pPr>
                  <w:spacing w:line="480" w:lineRule="auto"/>
                </w:pPr>
              </w:pPrChange>
            </w:pPr>
            <w:r w:rsidRPr="00AD46A3">
              <w:rPr>
                <w:rFonts w:ascii="Times New Roman" w:hAnsi="Times New Roman" w:cs="Times New Roman"/>
                <w:b/>
                <w:bCs/>
                <w:color w:val="FFFFFF" w:themeColor="background1"/>
                <w:rPrChange w:id="115" w:author="Anna Seaman" w:date="2026-08-11T17:48:00Z" w16du:dateUtc="2026-08-11T22:48:00Z">
                  <w:rPr>
                    <w:rFonts w:ascii="Times New Roman" w:hAnsi="Times New Roman" w:cs="Times New Roman"/>
                    <w:b/>
                    <w:bCs/>
                    <w:color w:val="000000"/>
                  </w:rPr>
                </w:rPrChange>
              </w:rPr>
              <w:t>LOCATION 2</w:t>
            </w:r>
          </w:p>
        </w:tc>
      </w:tr>
      <w:tr w:rsidR="00127078" w:rsidRPr="00E12F34" w14:paraId="57D2EEE3" w14:textId="77777777" w:rsidTr="00AD46A3">
        <w:trPr>
          <w:trHeight w:val="300"/>
          <w:trPrChange w:id="116" w:author="Anna Seaman" w:date="2026-08-11T17:48:00Z" w16du:dateUtc="2026-08-11T22:48:00Z">
            <w:trPr>
              <w:gridBefore w:val="1"/>
              <w:gridAfter w:val="0"/>
              <w:trHeight w:val="300"/>
            </w:trPr>
          </w:trPrChange>
        </w:trPr>
        <w:tc>
          <w:tcPr>
            <w:tcW w:w="1638" w:type="dxa"/>
            <w:tcPrChange w:id="117" w:author="Anna Seaman" w:date="2026-08-11T17:48:00Z" w16du:dateUtc="2026-08-11T22:48:00Z">
              <w:tcPr>
                <w:tcW w:w="2152" w:type="dxa"/>
                <w:gridSpan w:val="2"/>
              </w:tcPr>
            </w:tcPrChange>
          </w:tcPr>
          <w:p w14:paraId="4C7E9520" w14:textId="0E367F0C" w:rsidR="45525945" w:rsidRPr="00E12F34" w:rsidRDefault="010D6572" w:rsidP="00127078">
            <w:pPr>
              <w:spacing w:line="480" w:lineRule="auto"/>
              <w:rPr>
                <w:rFonts w:ascii="Times New Roman" w:hAnsi="Times New Roman" w:cs="Times New Roman"/>
                <w:color w:val="000000"/>
              </w:rPr>
            </w:pPr>
            <w:r w:rsidRPr="00C275A9">
              <w:rPr>
                <w:rFonts w:ascii="Times New Roman" w:hAnsi="Times New Roman" w:cs="Times New Roman"/>
                <w:color w:val="000000"/>
              </w:rPr>
              <w:t>10</w:t>
            </w:r>
            <w:r>
              <w:rPr>
                <w:rFonts w:ascii="Times New Roman" w:hAnsi="Times New Roman" w:cs="Times New Roman"/>
                <w:color w:val="000000"/>
              </w:rPr>
              <w:t>:</w:t>
            </w:r>
            <w:r w:rsidRPr="00C275A9">
              <w:rPr>
                <w:rFonts w:ascii="Times New Roman" w:hAnsi="Times New Roman" w:cs="Times New Roman"/>
                <w:color w:val="000000"/>
              </w:rPr>
              <w:t>00-10</w:t>
            </w:r>
            <w:r>
              <w:rPr>
                <w:rFonts w:ascii="Times New Roman" w:hAnsi="Times New Roman" w:cs="Times New Roman"/>
                <w:color w:val="000000"/>
              </w:rPr>
              <w:t>:</w:t>
            </w:r>
            <w:r w:rsidRPr="00C275A9">
              <w:rPr>
                <w:rFonts w:ascii="Times New Roman" w:hAnsi="Times New Roman" w:cs="Times New Roman"/>
                <w:color w:val="000000"/>
              </w:rPr>
              <w:t>18</w:t>
            </w:r>
          </w:p>
        </w:tc>
        <w:tc>
          <w:tcPr>
            <w:tcW w:w="2772" w:type="dxa"/>
            <w:tcPrChange w:id="118" w:author="Anna Seaman" w:date="2026-08-11T17:48:00Z" w16du:dateUtc="2026-08-11T22:48:00Z">
              <w:tcPr>
                <w:tcW w:w="2160" w:type="dxa"/>
              </w:tcPr>
            </w:tcPrChange>
          </w:tcPr>
          <w:p w14:paraId="691C7E5A"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1</w:t>
            </w:r>
            <w:del w:id="119" w:author="Anna Seaman" w:date="2026-08-11T17:48:00Z" w16du:dateUtc="2026-08-11T22:48:00Z">
              <w:r w:rsidDel="00AD46A3">
                <w:rPr>
                  <w:rFonts w:ascii="Times New Roman" w:hAnsi="Times New Roman" w:cs="Times New Roman"/>
                  <w:color w:val="000000"/>
                </w:rPr>
                <w:delText> </w:delText>
              </w:r>
            </w:del>
          </w:p>
        </w:tc>
        <w:tc>
          <w:tcPr>
            <w:tcW w:w="2772" w:type="dxa"/>
            <w:tcPrChange w:id="120" w:author="Anna Seaman" w:date="2026-08-11T17:48:00Z" w16du:dateUtc="2026-08-11T22:48:00Z">
              <w:tcPr>
                <w:tcW w:w="2615" w:type="dxa"/>
                <w:gridSpan w:val="2"/>
              </w:tcPr>
            </w:tcPrChange>
          </w:tcPr>
          <w:p w14:paraId="4265E3B4"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2</w:t>
            </w:r>
          </w:p>
        </w:tc>
      </w:tr>
      <w:tr w:rsidR="00127078" w:rsidRPr="00E12F34" w14:paraId="147822B8" w14:textId="77777777" w:rsidTr="00AD46A3">
        <w:trPr>
          <w:trHeight w:val="300"/>
          <w:trPrChange w:id="121" w:author="Anna Seaman" w:date="2026-08-11T17:48:00Z" w16du:dateUtc="2026-08-11T22:48:00Z">
            <w:trPr>
              <w:gridBefore w:val="1"/>
              <w:gridAfter w:val="0"/>
              <w:trHeight w:val="300"/>
            </w:trPr>
          </w:trPrChange>
        </w:trPr>
        <w:tc>
          <w:tcPr>
            <w:tcW w:w="1638" w:type="dxa"/>
            <w:tcPrChange w:id="122" w:author="Anna Seaman" w:date="2026-08-11T17:48:00Z" w16du:dateUtc="2026-08-11T22:48:00Z">
              <w:tcPr>
                <w:tcW w:w="2152" w:type="dxa"/>
                <w:gridSpan w:val="2"/>
              </w:tcPr>
            </w:tcPrChange>
          </w:tcPr>
          <w:p w14:paraId="7781602E" w14:textId="5C013972" w:rsidR="45525945" w:rsidRPr="00E12F34" w:rsidRDefault="3848B445" w:rsidP="00127078">
            <w:pPr>
              <w:spacing w:line="480" w:lineRule="auto"/>
              <w:rPr>
                <w:rFonts w:ascii="Times New Roman" w:hAnsi="Times New Roman" w:cs="Times New Roman"/>
                <w:color w:val="000000"/>
              </w:rPr>
            </w:pPr>
            <w:r w:rsidRPr="00C275A9">
              <w:rPr>
                <w:rFonts w:ascii="Times New Roman" w:hAnsi="Times New Roman" w:cs="Times New Roman"/>
                <w:color w:val="000000"/>
              </w:rPr>
              <w:t>10</w:t>
            </w:r>
            <w:r>
              <w:rPr>
                <w:rFonts w:ascii="Times New Roman" w:hAnsi="Times New Roman" w:cs="Times New Roman"/>
                <w:color w:val="000000"/>
              </w:rPr>
              <w:t>:</w:t>
            </w:r>
            <w:r w:rsidRPr="00C275A9">
              <w:rPr>
                <w:rFonts w:ascii="Times New Roman" w:hAnsi="Times New Roman" w:cs="Times New Roman"/>
                <w:color w:val="000000"/>
              </w:rPr>
              <w:t>23-10</w:t>
            </w:r>
            <w:r>
              <w:rPr>
                <w:rFonts w:ascii="Times New Roman" w:hAnsi="Times New Roman" w:cs="Times New Roman"/>
                <w:color w:val="000000"/>
              </w:rPr>
              <w:t>:</w:t>
            </w:r>
            <w:r w:rsidRPr="00C275A9">
              <w:rPr>
                <w:rFonts w:ascii="Times New Roman" w:hAnsi="Times New Roman" w:cs="Times New Roman"/>
                <w:color w:val="000000"/>
              </w:rPr>
              <w:t>41</w:t>
            </w:r>
          </w:p>
        </w:tc>
        <w:tc>
          <w:tcPr>
            <w:tcW w:w="2772" w:type="dxa"/>
            <w:tcPrChange w:id="123" w:author="Anna Seaman" w:date="2026-08-11T17:48:00Z" w16du:dateUtc="2026-08-11T22:48:00Z">
              <w:tcPr>
                <w:tcW w:w="2160" w:type="dxa"/>
              </w:tcPr>
            </w:tcPrChange>
          </w:tcPr>
          <w:p w14:paraId="2FD274AA"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3</w:t>
            </w:r>
            <w:del w:id="124" w:author="Anna Seaman" w:date="2026-08-11T17:48:00Z" w16du:dateUtc="2026-08-11T22:48:00Z">
              <w:r w:rsidDel="00AD46A3">
                <w:rPr>
                  <w:rFonts w:ascii="Times New Roman" w:hAnsi="Times New Roman" w:cs="Times New Roman"/>
                  <w:color w:val="000000"/>
                </w:rPr>
                <w:delText> </w:delText>
              </w:r>
            </w:del>
          </w:p>
        </w:tc>
        <w:tc>
          <w:tcPr>
            <w:tcW w:w="2772" w:type="dxa"/>
            <w:tcPrChange w:id="125" w:author="Anna Seaman" w:date="2026-08-11T17:48:00Z" w16du:dateUtc="2026-08-11T22:48:00Z">
              <w:tcPr>
                <w:tcW w:w="2615" w:type="dxa"/>
                <w:gridSpan w:val="2"/>
              </w:tcPr>
            </w:tcPrChange>
          </w:tcPr>
          <w:p w14:paraId="1899CA1F"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4</w:t>
            </w:r>
          </w:p>
        </w:tc>
      </w:tr>
      <w:tr w:rsidR="00127078" w:rsidRPr="00E12F34" w14:paraId="25213050" w14:textId="77777777" w:rsidTr="00AD46A3">
        <w:trPr>
          <w:trHeight w:val="300"/>
          <w:trPrChange w:id="126" w:author="Anna Seaman" w:date="2026-08-11T17:48:00Z" w16du:dateUtc="2026-08-11T22:48:00Z">
            <w:trPr>
              <w:gridBefore w:val="1"/>
              <w:gridAfter w:val="0"/>
              <w:trHeight w:val="300"/>
            </w:trPr>
          </w:trPrChange>
        </w:trPr>
        <w:tc>
          <w:tcPr>
            <w:tcW w:w="1638" w:type="dxa"/>
            <w:tcPrChange w:id="127" w:author="Anna Seaman" w:date="2026-08-11T17:48:00Z" w16du:dateUtc="2026-08-11T22:48:00Z">
              <w:tcPr>
                <w:tcW w:w="2152" w:type="dxa"/>
                <w:gridSpan w:val="2"/>
              </w:tcPr>
            </w:tcPrChange>
          </w:tcPr>
          <w:p w14:paraId="4C885368" w14:textId="0DA3C371" w:rsidR="45525945" w:rsidRPr="00E12F34" w:rsidRDefault="3848B445" w:rsidP="00127078">
            <w:pPr>
              <w:spacing w:line="480" w:lineRule="auto"/>
              <w:rPr>
                <w:rFonts w:ascii="Times New Roman" w:hAnsi="Times New Roman" w:cs="Times New Roman"/>
                <w:color w:val="000000"/>
              </w:rPr>
            </w:pPr>
            <w:r w:rsidRPr="00C275A9">
              <w:rPr>
                <w:rFonts w:ascii="Times New Roman" w:hAnsi="Times New Roman" w:cs="Times New Roman"/>
                <w:color w:val="000000"/>
              </w:rPr>
              <w:t>10</w:t>
            </w:r>
            <w:r>
              <w:rPr>
                <w:rFonts w:ascii="Times New Roman" w:hAnsi="Times New Roman" w:cs="Times New Roman"/>
                <w:color w:val="000000"/>
              </w:rPr>
              <w:t>:</w:t>
            </w:r>
            <w:r w:rsidRPr="00C275A9">
              <w:rPr>
                <w:rFonts w:ascii="Times New Roman" w:hAnsi="Times New Roman" w:cs="Times New Roman"/>
                <w:color w:val="000000"/>
              </w:rPr>
              <w:t>46-11</w:t>
            </w:r>
            <w:r>
              <w:rPr>
                <w:rFonts w:ascii="Times New Roman" w:hAnsi="Times New Roman" w:cs="Times New Roman"/>
                <w:color w:val="000000"/>
              </w:rPr>
              <w:t>:</w:t>
            </w:r>
            <w:r w:rsidRPr="00C275A9">
              <w:rPr>
                <w:rFonts w:ascii="Times New Roman" w:hAnsi="Times New Roman" w:cs="Times New Roman"/>
                <w:color w:val="000000"/>
              </w:rPr>
              <w:t>04</w:t>
            </w:r>
          </w:p>
        </w:tc>
        <w:tc>
          <w:tcPr>
            <w:tcW w:w="2772" w:type="dxa"/>
            <w:tcPrChange w:id="128" w:author="Anna Seaman" w:date="2026-08-11T17:48:00Z" w16du:dateUtc="2026-08-11T22:48:00Z">
              <w:tcPr>
                <w:tcW w:w="2160" w:type="dxa"/>
              </w:tcPr>
            </w:tcPrChange>
          </w:tcPr>
          <w:p w14:paraId="2B51684D"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5</w:t>
            </w:r>
          </w:p>
        </w:tc>
        <w:tc>
          <w:tcPr>
            <w:tcW w:w="2772" w:type="dxa"/>
            <w:tcPrChange w:id="129" w:author="Anna Seaman" w:date="2026-08-11T17:48:00Z" w16du:dateUtc="2026-08-11T22:48:00Z">
              <w:tcPr>
                <w:tcW w:w="2615" w:type="dxa"/>
                <w:gridSpan w:val="2"/>
              </w:tcPr>
            </w:tcPrChange>
          </w:tcPr>
          <w:p w14:paraId="26F94A07"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6</w:t>
            </w:r>
            <w:del w:id="130" w:author="Anna Seaman" w:date="2026-08-11T17:48:00Z" w16du:dateUtc="2026-08-11T22:48:00Z">
              <w:r w:rsidDel="00AD46A3">
                <w:rPr>
                  <w:rFonts w:ascii="Times New Roman" w:hAnsi="Times New Roman" w:cs="Times New Roman"/>
                  <w:color w:val="000000"/>
                </w:rPr>
                <w:delText> </w:delText>
              </w:r>
            </w:del>
          </w:p>
        </w:tc>
      </w:tr>
      <w:tr w:rsidR="00127078" w:rsidRPr="00E12F34" w14:paraId="4FC2EB93" w14:textId="77777777" w:rsidTr="00AD46A3">
        <w:trPr>
          <w:trHeight w:val="300"/>
          <w:trPrChange w:id="131" w:author="Anna Seaman" w:date="2026-08-11T17:48:00Z" w16du:dateUtc="2026-08-11T22:48:00Z">
            <w:trPr>
              <w:gridBefore w:val="1"/>
              <w:gridAfter w:val="0"/>
              <w:trHeight w:val="300"/>
            </w:trPr>
          </w:trPrChange>
        </w:trPr>
        <w:tc>
          <w:tcPr>
            <w:tcW w:w="1638" w:type="dxa"/>
            <w:tcPrChange w:id="132" w:author="Anna Seaman" w:date="2026-08-11T17:48:00Z" w16du:dateUtc="2026-08-11T22:48:00Z">
              <w:tcPr>
                <w:tcW w:w="2152" w:type="dxa"/>
                <w:gridSpan w:val="2"/>
              </w:tcPr>
            </w:tcPrChange>
          </w:tcPr>
          <w:p w14:paraId="269D56A8" w14:textId="77B7DC77" w:rsidR="45525945" w:rsidRPr="00E12F34" w:rsidRDefault="3848B445" w:rsidP="00127078">
            <w:pPr>
              <w:spacing w:line="480" w:lineRule="auto"/>
              <w:rPr>
                <w:rFonts w:ascii="Times New Roman" w:hAnsi="Times New Roman" w:cs="Times New Roman"/>
                <w:color w:val="000000"/>
              </w:rPr>
            </w:pPr>
            <w:r w:rsidRPr="00C275A9">
              <w:rPr>
                <w:rFonts w:ascii="Times New Roman" w:hAnsi="Times New Roman" w:cs="Times New Roman"/>
                <w:color w:val="000000"/>
              </w:rPr>
              <w:t>11</w:t>
            </w:r>
            <w:r>
              <w:rPr>
                <w:rFonts w:ascii="Times New Roman" w:hAnsi="Times New Roman" w:cs="Times New Roman"/>
                <w:color w:val="000000"/>
              </w:rPr>
              <w:t>:</w:t>
            </w:r>
            <w:r w:rsidRPr="00C275A9">
              <w:rPr>
                <w:rFonts w:ascii="Times New Roman" w:hAnsi="Times New Roman" w:cs="Times New Roman"/>
                <w:color w:val="000000"/>
              </w:rPr>
              <w:t>09-11</w:t>
            </w:r>
            <w:r>
              <w:rPr>
                <w:rFonts w:ascii="Times New Roman" w:hAnsi="Times New Roman" w:cs="Times New Roman"/>
                <w:color w:val="000000"/>
              </w:rPr>
              <w:t>:</w:t>
            </w:r>
            <w:r w:rsidRPr="00C275A9">
              <w:rPr>
                <w:rFonts w:ascii="Times New Roman" w:hAnsi="Times New Roman" w:cs="Times New Roman"/>
                <w:color w:val="000000"/>
              </w:rPr>
              <w:t>27</w:t>
            </w:r>
          </w:p>
        </w:tc>
        <w:tc>
          <w:tcPr>
            <w:tcW w:w="2772" w:type="dxa"/>
            <w:tcPrChange w:id="133" w:author="Anna Seaman" w:date="2026-08-11T17:48:00Z" w16du:dateUtc="2026-08-11T22:48:00Z">
              <w:tcPr>
                <w:tcW w:w="2160" w:type="dxa"/>
              </w:tcPr>
            </w:tcPrChange>
          </w:tcPr>
          <w:p w14:paraId="68E41F0F"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7</w:t>
            </w:r>
          </w:p>
        </w:tc>
        <w:tc>
          <w:tcPr>
            <w:tcW w:w="2772" w:type="dxa"/>
            <w:tcPrChange w:id="134" w:author="Anna Seaman" w:date="2026-08-11T17:48:00Z" w16du:dateUtc="2026-08-11T22:48:00Z">
              <w:tcPr>
                <w:tcW w:w="2615" w:type="dxa"/>
                <w:gridSpan w:val="2"/>
              </w:tcPr>
            </w:tcPrChange>
          </w:tcPr>
          <w:p w14:paraId="4DA11664"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8</w:t>
            </w:r>
          </w:p>
        </w:tc>
      </w:tr>
      <w:tr w:rsidR="00127078" w:rsidRPr="00E12F34" w14:paraId="455E5688" w14:textId="77777777" w:rsidTr="00AD46A3">
        <w:trPr>
          <w:trHeight w:val="300"/>
          <w:trPrChange w:id="135" w:author="Anna Seaman" w:date="2026-08-11T17:48:00Z" w16du:dateUtc="2026-08-11T22:48:00Z">
            <w:trPr>
              <w:gridBefore w:val="1"/>
              <w:gridAfter w:val="0"/>
              <w:trHeight w:val="300"/>
            </w:trPr>
          </w:trPrChange>
        </w:trPr>
        <w:tc>
          <w:tcPr>
            <w:tcW w:w="1638" w:type="dxa"/>
            <w:tcPrChange w:id="136" w:author="Anna Seaman" w:date="2026-08-11T17:48:00Z" w16du:dateUtc="2026-08-11T22:48:00Z">
              <w:tcPr>
                <w:tcW w:w="2152" w:type="dxa"/>
                <w:gridSpan w:val="2"/>
              </w:tcPr>
            </w:tcPrChange>
          </w:tcPr>
          <w:p w14:paraId="3DC98433" w14:textId="4F0F010E" w:rsidR="45525945" w:rsidRPr="00E12F34" w:rsidRDefault="3848B445" w:rsidP="00127078">
            <w:pPr>
              <w:spacing w:line="480" w:lineRule="auto"/>
              <w:rPr>
                <w:rFonts w:ascii="Times New Roman" w:hAnsi="Times New Roman" w:cs="Times New Roman"/>
                <w:color w:val="000000"/>
              </w:rPr>
            </w:pPr>
            <w:r w:rsidRPr="00C275A9">
              <w:rPr>
                <w:rFonts w:ascii="Times New Roman" w:hAnsi="Times New Roman" w:cs="Times New Roman"/>
                <w:color w:val="000000"/>
              </w:rPr>
              <w:t>11</w:t>
            </w:r>
            <w:r>
              <w:rPr>
                <w:rFonts w:ascii="Times New Roman" w:hAnsi="Times New Roman" w:cs="Times New Roman"/>
                <w:color w:val="000000"/>
              </w:rPr>
              <w:t>:</w:t>
            </w:r>
            <w:r w:rsidRPr="00C275A9">
              <w:rPr>
                <w:rFonts w:ascii="Times New Roman" w:hAnsi="Times New Roman" w:cs="Times New Roman"/>
                <w:color w:val="000000"/>
              </w:rPr>
              <w:t>32-11</w:t>
            </w:r>
            <w:r>
              <w:rPr>
                <w:rFonts w:ascii="Times New Roman" w:hAnsi="Times New Roman" w:cs="Times New Roman"/>
                <w:color w:val="000000"/>
              </w:rPr>
              <w:t>:</w:t>
            </w:r>
            <w:r w:rsidRPr="00C275A9">
              <w:rPr>
                <w:rFonts w:ascii="Times New Roman" w:hAnsi="Times New Roman" w:cs="Times New Roman"/>
                <w:color w:val="000000"/>
              </w:rPr>
              <w:t>50</w:t>
            </w:r>
          </w:p>
        </w:tc>
        <w:tc>
          <w:tcPr>
            <w:tcW w:w="2772" w:type="dxa"/>
            <w:tcPrChange w:id="137" w:author="Anna Seaman" w:date="2026-08-11T17:48:00Z" w16du:dateUtc="2026-08-11T22:48:00Z">
              <w:tcPr>
                <w:tcW w:w="2160" w:type="dxa"/>
              </w:tcPr>
            </w:tcPrChange>
          </w:tcPr>
          <w:p w14:paraId="6DC579DC"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9</w:t>
            </w:r>
          </w:p>
        </w:tc>
        <w:tc>
          <w:tcPr>
            <w:tcW w:w="2772" w:type="dxa"/>
            <w:tcPrChange w:id="138" w:author="Anna Seaman" w:date="2026-08-11T17:48:00Z" w16du:dateUtc="2026-08-11T22:48:00Z">
              <w:tcPr>
                <w:tcW w:w="2615" w:type="dxa"/>
                <w:gridSpan w:val="2"/>
              </w:tcPr>
            </w:tcPrChange>
          </w:tcPr>
          <w:p w14:paraId="59349B93" w14:textId="77777777" w:rsidR="45525945" w:rsidRPr="00E12F34" w:rsidRDefault="45525945" w:rsidP="00127078">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C275A9">
              <w:rPr>
                <w:rFonts w:ascii="Times New Roman" w:hAnsi="Times New Roman" w:cs="Times New Roman"/>
                <w:color w:val="000000"/>
              </w:rPr>
              <w:t>10</w:t>
            </w:r>
          </w:p>
        </w:tc>
      </w:tr>
      <w:tr w:rsidR="00127078" w:rsidRPr="00E12F34" w14:paraId="4EE5AF3C" w14:textId="77777777" w:rsidTr="00AD46A3">
        <w:trPr>
          <w:trHeight w:val="300"/>
          <w:trPrChange w:id="139" w:author="Anna Seaman" w:date="2026-08-11T17:48:00Z" w16du:dateUtc="2026-08-11T22:48:00Z">
            <w:trPr>
              <w:gridBefore w:val="1"/>
              <w:gridAfter w:val="0"/>
              <w:trHeight w:val="300"/>
            </w:trPr>
          </w:trPrChange>
        </w:trPr>
        <w:tc>
          <w:tcPr>
            <w:tcW w:w="7182" w:type="dxa"/>
            <w:gridSpan w:val="3"/>
            <w:tcPrChange w:id="140" w:author="Anna Seaman" w:date="2026-08-11T17:48:00Z" w16du:dateUtc="2026-08-11T22:48:00Z">
              <w:tcPr>
                <w:tcW w:w="6927" w:type="dxa"/>
                <w:gridSpan w:val="5"/>
              </w:tcPr>
            </w:tcPrChange>
          </w:tcPr>
          <w:p w14:paraId="63019608" w14:textId="6BCFD52E" w:rsidR="00882393" w:rsidRPr="00E12F34" w:rsidRDefault="00882393" w:rsidP="00127078">
            <w:pPr>
              <w:spacing w:line="480" w:lineRule="auto"/>
              <w:rPr>
                <w:rFonts w:ascii="Times New Roman" w:hAnsi="Times New Roman" w:cs="Times New Roman"/>
                <w:color w:val="000000"/>
              </w:rPr>
            </w:pPr>
            <w:r>
              <w:rPr>
                <w:rFonts w:ascii="Times New Roman" w:hAnsi="Times New Roman" w:cs="Times New Roman"/>
                <w:color w:val="000000"/>
              </w:rPr>
              <w:t xml:space="preserve">Debrief: </w:t>
            </w:r>
            <w:ins w:id="141" w:author="Anna Seaman" w:date="2026-08-11T17:48:00Z" w16du:dateUtc="2026-08-11T22:48:00Z">
              <w:r w:rsidR="00AD46A3">
                <w:rPr>
                  <w:rFonts w:ascii="Times New Roman" w:hAnsi="Times New Roman" w:cs="Times New Roman"/>
                  <w:color w:val="000000"/>
                </w:rPr>
                <w:t>≥</w:t>
              </w:r>
            </w:ins>
            <w:del w:id="142" w:author="Anna Seaman" w:date="2026-08-11T17:48:00Z" w16du:dateUtc="2026-08-11T22:48:00Z">
              <w:r w:rsidR="00563574" w:rsidDel="00AD46A3">
                <w:rPr>
                  <w:rFonts w:ascii="Times New Roman" w:hAnsi="Times New Roman" w:cs="Times New Roman"/>
                  <w:color w:val="000000"/>
                </w:rPr>
                <w:delText>\gte\</w:delText>
              </w:r>
            </w:del>
            <w:r w:rsidRPr="00C275A9">
              <w:rPr>
                <w:rFonts w:ascii="Times New Roman" w:hAnsi="Times New Roman" w:cs="Times New Roman"/>
                <w:color w:val="000000"/>
              </w:rPr>
              <w:t>30 min</w:t>
            </w:r>
          </w:p>
        </w:tc>
      </w:tr>
    </w:tbl>
    <w:p w14:paraId="574C54C6" w14:textId="77777777" w:rsidR="00A95703" w:rsidRPr="00E12F34" w:rsidRDefault="00A95703" w:rsidP="00127078">
      <w:pPr>
        <w:spacing w:line="480" w:lineRule="auto"/>
        <w:rPr>
          <w:rFonts w:ascii="Times New Roman" w:hAnsi="Times New Roman" w:cs="Times New Roman"/>
          <w:b/>
          <w:bCs/>
          <w:color w:val="000000"/>
        </w:rPr>
      </w:pPr>
      <w:bookmarkStart w:id="143" w:name="_Hlk217043241"/>
      <w:r w:rsidRPr="00E12F34">
        <w:rPr>
          <w:rFonts w:ascii="Times New Roman" w:hAnsi="Times New Roman" w:cs="Times New Roman"/>
          <w:b/>
          <w:bCs/>
          <w:color w:val="000000"/>
        </w:rPr>
        <w:t>\qqEND downloadable content\</w:t>
      </w:r>
    </w:p>
    <w:bookmarkEnd w:id="143"/>
    <w:p w14:paraId="265D1A1B" w14:textId="77777777" w:rsidR="00A95703" w:rsidRPr="00E12F34" w:rsidRDefault="00A95703" w:rsidP="00127078">
      <w:pPr>
        <w:spacing w:line="480" w:lineRule="auto"/>
        <w:rPr>
          <w:rFonts w:ascii="Times New Roman" w:hAnsi="Times New Roman" w:cs="Times New Roman"/>
          <w:color w:val="000000"/>
        </w:rPr>
      </w:pPr>
    </w:p>
    <w:p w14:paraId="5CBF400B" w14:textId="3D148EAE" w:rsidR="00A95703" w:rsidRPr="00E12F34" w:rsidRDefault="00A95703"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\qqBEGIN downloadable content\</w:t>
      </w:r>
      <w:r w:rsidR="00563574">
        <w:rPr>
          <w:rFonts w:ascii="Times New Roman" w:hAnsi="Times New Roman" w:cs="Times New Roman"/>
          <w:b/>
          <w:bCs/>
          <w:color w:val="000000"/>
        </w:rPr>
        <w:t>Button name</w:t>
      </w:r>
      <w:r w:rsidR="00563574" w:rsidRPr="00563574">
        <w:rPr>
          <w:rFonts w:ascii="Times New Roman" w:hAnsi="Times New Roman" w:cs="Times New Roman"/>
          <w:b/>
          <w:bCs/>
          <w:color w:val="000000"/>
        </w:rPr>
        <w:t xml:space="preserve">: </w:t>
      </w:r>
      <w:r w:rsidR="00563574" w:rsidRPr="00AB48A6">
        <w:rPr>
          <w:rFonts w:ascii="Times New Roman" w:eastAsia="Times New Roman" w:hAnsi="Times New Roman" w:cs="Times New Roman"/>
          <w:b/>
          <w:bCs/>
          <w:color w:val="000000"/>
        </w:rPr>
        <w:t>Personnel, Equipment, and Moulage</w:t>
      </w:r>
    </w:p>
    <w:p w14:paraId="22D9ED10" w14:textId="1ECF2FB5" w:rsidR="45525945" w:rsidRPr="00E12F34" w:rsidRDefault="00A95703" w:rsidP="00127078">
      <w:pPr>
        <w:spacing w:line="480" w:lineRule="auto"/>
        <w:rPr>
          <w:rFonts w:ascii="Times New Roman" w:eastAsia="Times New Roman" w:hAnsi="Times New Roman" w:cs="Times New Roman"/>
          <w:color w:val="000000"/>
        </w:rPr>
      </w:pPr>
      <w:r w:rsidRPr="00E12F34">
        <w:rPr>
          <w:rFonts w:ascii="Times New Roman" w:eastAsia="Times New Roman" w:hAnsi="Times New Roman" w:cs="Times New Roman"/>
          <w:color w:val="000000"/>
        </w:rPr>
        <w:t>&lt;title&gt;</w:t>
      </w:r>
      <w:r w:rsidR="45525945" w:rsidRPr="00E12F34">
        <w:rPr>
          <w:rFonts w:ascii="Times New Roman" w:eastAsia="Times New Roman" w:hAnsi="Times New Roman" w:cs="Times New Roman"/>
          <w:color w:val="000000"/>
        </w:rPr>
        <w:t>Personnel</w:t>
      </w:r>
      <w:r w:rsidR="00E158F6" w:rsidRPr="00E12F34">
        <w:rPr>
          <w:rFonts w:ascii="Times New Roman" w:eastAsia="Times New Roman" w:hAnsi="Times New Roman" w:cs="Times New Roman"/>
          <w:color w:val="000000"/>
        </w:rPr>
        <w:t xml:space="preserve">, </w:t>
      </w:r>
      <w:r w:rsidR="45525945" w:rsidRPr="00E12F34">
        <w:rPr>
          <w:rFonts w:ascii="Times New Roman" w:eastAsia="Times New Roman" w:hAnsi="Times New Roman" w:cs="Times New Roman"/>
          <w:color w:val="000000"/>
        </w:rPr>
        <w:t>Equipment</w:t>
      </w:r>
      <w:r w:rsidR="00E158F6" w:rsidRPr="00E12F34">
        <w:rPr>
          <w:rFonts w:ascii="Times New Roman" w:eastAsia="Times New Roman" w:hAnsi="Times New Roman" w:cs="Times New Roman"/>
          <w:color w:val="000000"/>
        </w:rPr>
        <w:t>, and Moulage</w:t>
      </w:r>
    </w:p>
    <w:p w14:paraId="656E01F1" w14:textId="77777777" w:rsidR="00A95703" w:rsidRPr="00E12F34" w:rsidRDefault="00A9570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&lt;b&gt;Personnel</w:t>
      </w:r>
    </w:p>
    <w:p w14:paraId="373CAC42" w14:textId="2A7F197B" w:rsidR="00A95703" w:rsidRPr="00AD46A3" w:rsidRDefault="6D01E928" w:rsidP="00AD46A3">
      <w:pPr>
        <w:pStyle w:val="ListParagraph"/>
        <w:numPr>
          <w:ilvl w:val="0"/>
          <w:numId w:val="15"/>
        </w:numPr>
        <w:spacing w:line="480" w:lineRule="auto"/>
        <w:rPr>
          <w:rFonts w:ascii="Times New Roman" w:hAnsi="Times New Roman" w:cs="Times New Roman"/>
          <w:color w:val="000000"/>
          <w:rPrChange w:id="144" w:author="Anna Seaman" w:date="2026-08-11T17:48:00Z" w16du:dateUtc="2026-08-11T22:48:00Z">
            <w:rPr/>
          </w:rPrChange>
        </w:rPr>
        <w:pPrChange w:id="145" w:author="Anna Seaman" w:date="2026-08-11T17:48:00Z" w16du:dateUtc="2026-08-11T22:48:00Z">
          <w:pPr>
            <w:pStyle w:val="ListParagraph"/>
            <w:numPr>
              <w:numId w:val="8"/>
            </w:numPr>
            <w:spacing w:line="480" w:lineRule="auto"/>
            <w:ind w:left="0"/>
          </w:pPr>
        </w:pPrChange>
      </w:pPr>
      <w:r w:rsidRPr="00AD46A3">
        <w:rPr>
          <w:rFonts w:ascii="Times New Roman" w:hAnsi="Times New Roman" w:cs="Times New Roman"/>
          <w:color w:val="000000"/>
          <w:rPrChange w:id="146" w:author="Anna Seaman" w:date="2026-08-11T17:48:00Z" w16du:dateUtc="2026-08-11T22:48:00Z">
            <w:rPr/>
          </w:rPrChange>
        </w:rPr>
        <w:t xml:space="preserve">This simulation could involve </w:t>
      </w:r>
      <w:r w:rsidR="00E3702D" w:rsidRPr="00AD46A3">
        <w:rPr>
          <w:rFonts w:ascii="Times New Roman" w:hAnsi="Times New Roman" w:cs="Times New Roman"/>
          <w:color w:val="000000"/>
          <w:rPrChange w:id="147" w:author="Anna Seaman" w:date="2026-08-11T17:48:00Z" w16du:dateUtc="2026-08-11T22:48:00Z">
            <w:rPr/>
          </w:rPrChange>
        </w:rPr>
        <w:t>one</w:t>
      </w:r>
      <w:r w:rsidRPr="00AD46A3">
        <w:rPr>
          <w:rFonts w:ascii="Times New Roman" w:hAnsi="Times New Roman" w:cs="Times New Roman"/>
          <w:color w:val="000000"/>
          <w:rPrChange w:id="148" w:author="Anna Seaman" w:date="2026-08-11T17:48:00Z" w16du:dateUtc="2026-08-11T22:48:00Z">
            <w:rPr/>
          </w:rPrChange>
        </w:rPr>
        <w:t xml:space="preserve"> or more standardized patients </w:t>
      </w:r>
      <w:r w:rsidR="00563574" w:rsidRPr="00AD46A3">
        <w:rPr>
          <w:rFonts w:ascii="Times New Roman" w:hAnsi="Times New Roman" w:cs="Times New Roman"/>
          <w:color w:val="000000"/>
          <w:rPrChange w:id="149" w:author="Anna Seaman" w:date="2026-08-11T17:48:00Z" w16du:dateUtc="2026-08-11T22:48:00Z">
            <w:rPr/>
          </w:rPrChange>
        </w:rPr>
        <w:t>(S</w:t>
      </w:r>
      <w:r w:rsidR="00AB48A6" w:rsidRPr="00AD46A3">
        <w:rPr>
          <w:rFonts w:ascii="Times New Roman" w:hAnsi="Times New Roman" w:cs="Times New Roman"/>
          <w:color w:val="000000"/>
          <w:rPrChange w:id="150" w:author="Anna Seaman" w:date="2026-08-11T17:48:00Z" w16du:dateUtc="2026-08-11T22:48:00Z">
            <w:rPr/>
          </w:rPrChange>
        </w:rPr>
        <w:t>P</w:t>
      </w:r>
      <w:r w:rsidR="00563574" w:rsidRPr="00AD46A3">
        <w:rPr>
          <w:rFonts w:ascii="Times New Roman" w:hAnsi="Times New Roman" w:cs="Times New Roman"/>
          <w:color w:val="000000"/>
          <w:rPrChange w:id="151" w:author="Anna Seaman" w:date="2026-08-11T17:48:00Z" w16du:dateUtc="2026-08-11T22:48:00Z">
            <w:rPr/>
          </w:rPrChange>
        </w:rPr>
        <w:t xml:space="preserve">s), </w:t>
      </w:r>
      <w:r w:rsidRPr="00AD46A3">
        <w:rPr>
          <w:rFonts w:ascii="Times New Roman" w:hAnsi="Times New Roman" w:cs="Times New Roman"/>
          <w:color w:val="000000"/>
          <w:rPrChange w:id="152" w:author="Anna Seaman" w:date="2026-08-11T17:48:00Z" w16du:dateUtc="2026-08-11T22:48:00Z">
            <w:rPr/>
          </w:rPrChange>
        </w:rPr>
        <w:t xml:space="preserve">depending on the size of the student </w:t>
      </w:r>
      <w:r w:rsidR="00563574" w:rsidRPr="00AD46A3">
        <w:rPr>
          <w:rFonts w:ascii="Times New Roman" w:hAnsi="Times New Roman" w:cs="Times New Roman"/>
          <w:color w:val="000000"/>
          <w:rPrChange w:id="153" w:author="Anna Seaman" w:date="2026-08-11T17:48:00Z" w16du:dateUtc="2026-08-11T22:48:00Z">
            <w:rPr/>
          </w:rPrChange>
        </w:rPr>
        <w:t>health care provider (</w:t>
      </w:r>
      <w:r w:rsidRPr="00AD46A3">
        <w:rPr>
          <w:rFonts w:ascii="Times New Roman" w:hAnsi="Times New Roman" w:cs="Times New Roman"/>
          <w:color w:val="000000"/>
          <w:rPrChange w:id="154" w:author="Anna Seaman" w:date="2026-08-11T17:48:00Z" w16du:dateUtc="2026-08-11T22:48:00Z">
            <w:rPr/>
          </w:rPrChange>
        </w:rPr>
        <w:t>HCP</w:t>
      </w:r>
      <w:r w:rsidR="00563574" w:rsidRPr="00AD46A3">
        <w:rPr>
          <w:rFonts w:ascii="Times New Roman" w:hAnsi="Times New Roman" w:cs="Times New Roman"/>
          <w:color w:val="000000"/>
          <w:rPrChange w:id="155" w:author="Anna Seaman" w:date="2026-08-11T17:48:00Z" w16du:dateUtc="2026-08-11T22:48:00Z">
            <w:rPr/>
          </w:rPrChange>
        </w:rPr>
        <w:t>)</w:t>
      </w:r>
      <w:r w:rsidRPr="00AD46A3">
        <w:rPr>
          <w:rFonts w:ascii="Times New Roman" w:hAnsi="Times New Roman" w:cs="Times New Roman"/>
          <w:color w:val="000000"/>
          <w:rPrChange w:id="156" w:author="Anna Seaman" w:date="2026-08-11T17:48:00Z" w16du:dateUtc="2026-08-11T22:48:00Z">
            <w:rPr/>
          </w:rPrChange>
        </w:rPr>
        <w:t xml:space="preserve"> cohort and the time permitted for class. The </w:t>
      </w:r>
      <w:r w:rsidR="0016307A" w:rsidRPr="00AD46A3">
        <w:rPr>
          <w:rFonts w:ascii="Times New Roman" w:hAnsi="Times New Roman" w:cs="Times New Roman"/>
          <w:color w:val="000000"/>
          <w:rPrChange w:id="157" w:author="Anna Seaman" w:date="2026-08-11T17:48:00Z" w16du:dateUtc="2026-08-11T22:48:00Z">
            <w:rPr/>
          </w:rPrChange>
        </w:rPr>
        <w:t xml:space="preserve">sample </w:t>
      </w:r>
      <w:r w:rsidRPr="00AD46A3">
        <w:rPr>
          <w:rFonts w:ascii="Times New Roman" w:hAnsi="Times New Roman" w:cs="Times New Roman"/>
          <w:color w:val="000000"/>
          <w:rPrChange w:id="158" w:author="Anna Seaman" w:date="2026-08-11T17:48:00Z" w16du:dateUtc="2026-08-11T22:48:00Z">
            <w:rPr/>
          </w:rPrChange>
        </w:rPr>
        <w:t xml:space="preserve">schedule was created for </w:t>
      </w:r>
      <w:r w:rsidR="00E3702D" w:rsidRPr="00AD46A3">
        <w:rPr>
          <w:rFonts w:ascii="Times New Roman" w:hAnsi="Times New Roman" w:cs="Times New Roman"/>
          <w:color w:val="000000"/>
          <w:rPrChange w:id="159" w:author="Anna Seaman" w:date="2026-08-11T17:48:00Z" w16du:dateUtc="2026-08-11T22:48:00Z">
            <w:rPr/>
          </w:rPrChange>
        </w:rPr>
        <w:t>two</w:t>
      </w:r>
      <w:r w:rsidRPr="00AD46A3">
        <w:rPr>
          <w:rFonts w:ascii="Times New Roman" w:hAnsi="Times New Roman" w:cs="Times New Roman"/>
          <w:color w:val="000000"/>
          <w:rPrChange w:id="160" w:author="Anna Seaman" w:date="2026-08-11T17:48:00Z" w16du:dateUtc="2026-08-11T22:48:00Z">
            <w:rPr/>
          </w:rPrChange>
        </w:rPr>
        <w:t xml:space="preserve"> SPs.</w:t>
      </w:r>
    </w:p>
    <w:p w14:paraId="6D3ADFFA" w14:textId="69013A87" w:rsidR="45525945" w:rsidRPr="00AD46A3" w:rsidRDefault="6D01E928" w:rsidP="00AD46A3">
      <w:pPr>
        <w:pStyle w:val="ListParagraph"/>
        <w:numPr>
          <w:ilvl w:val="0"/>
          <w:numId w:val="15"/>
        </w:numPr>
        <w:spacing w:line="480" w:lineRule="auto"/>
        <w:rPr>
          <w:rFonts w:ascii="Times New Roman" w:hAnsi="Times New Roman" w:cs="Times New Roman"/>
          <w:color w:val="000000"/>
          <w:rPrChange w:id="161" w:author="Anna Seaman" w:date="2026-08-11T17:48:00Z" w16du:dateUtc="2026-08-11T22:48:00Z">
            <w:rPr/>
          </w:rPrChange>
        </w:rPr>
        <w:pPrChange w:id="162" w:author="Anna Seaman" w:date="2026-08-11T17:48:00Z" w16du:dateUtc="2026-08-11T22:48:00Z">
          <w:pPr>
            <w:pStyle w:val="ListParagraph"/>
            <w:numPr>
              <w:numId w:val="8"/>
            </w:numPr>
            <w:spacing w:line="480" w:lineRule="auto"/>
            <w:ind w:left="0"/>
          </w:pPr>
        </w:pPrChange>
      </w:pPr>
      <w:r w:rsidRPr="00AD46A3">
        <w:rPr>
          <w:rFonts w:ascii="Times New Roman" w:hAnsi="Times New Roman" w:cs="Times New Roman"/>
          <w:color w:val="000000"/>
          <w:rPrChange w:id="163" w:author="Anna Seaman" w:date="2026-08-11T17:48:00Z" w16du:dateUtc="2026-08-11T22:48:00Z">
            <w:rPr/>
          </w:rPrChange>
        </w:rPr>
        <w:t xml:space="preserve">Each situation recommends </w:t>
      </w:r>
      <w:r w:rsidR="00E3702D" w:rsidRPr="00AD46A3">
        <w:rPr>
          <w:rFonts w:ascii="Times New Roman" w:hAnsi="Times New Roman" w:cs="Times New Roman"/>
          <w:color w:val="000000"/>
          <w:rPrChange w:id="164" w:author="Anna Seaman" w:date="2026-08-11T17:48:00Z" w16du:dateUtc="2026-08-11T22:48:00Z">
            <w:rPr/>
          </w:rPrChange>
        </w:rPr>
        <w:t>one</w:t>
      </w:r>
      <w:r w:rsidRPr="00AD46A3">
        <w:rPr>
          <w:rFonts w:ascii="Times New Roman" w:hAnsi="Times New Roman" w:cs="Times New Roman"/>
          <w:color w:val="000000"/>
          <w:rPrChange w:id="165" w:author="Anna Seaman" w:date="2026-08-11T17:48:00Z" w16du:dateUtc="2026-08-11T22:48:00Z">
            <w:rPr/>
          </w:rPrChange>
        </w:rPr>
        <w:t xml:space="preserve"> proctor. The proctor will score the HCP on how they manage the entire patient encounter from evaluation</w:t>
      </w:r>
      <w:r w:rsidR="00091398" w:rsidRPr="00AD46A3">
        <w:rPr>
          <w:rFonts w:ascii="Times New Roman" w:hAnsi="Times New Roman" w:cs="Times New Roman"/>
          <w:color w:val="000000"/>
          <w:rPrChange w:id="166" w:author="Anna Seaman" w:date="2026-08-11T17:48:00Z" w16du:dateUtc="2026-08-11T22:48:00Z">
            <w:rPr/>
          </w:rPrChange>
        </w:rPr>
        <w:t xml:space="preserve"> to</w:t>
      </w:r>
      <w:r w:rsidR="008A6368" w:rsidRPr="00AD46A3">
        <w:rPr>
          <w:rFonts w:ascii="Times New Roman" w:hAnsi="Times New Roman" w:cs="Times New Roman"/>
          <w:color w:val="000000"/>
          <w:rPrChange w:id="167" w:author="Anna Seaman" w:date="2026-08-11T17:48:00Z" w16du:dateUtc="2026-08-11T22:48:00Z">
            <w:rPr/>
          </w:rPrChange>
        </w:rPr>
        <w:t xml:space="preserve"> </w:t>
      </w:r>
      <w:r w:rsidRPr="00AD46A3">
        <w:rPr>
          <w:rFonts w:ascii="Times New Roman" w:hAnsi="Times New Roman" w:cs="Times New Roman"/>
          <w:color w:val="000000"/>
          <w:rPrChange w:id="168" w:author="Anna Seaman" w:date="2026-08-11T17:48:00Z" w16du:dateUtc="2026-08-11T22:48:00Z">
            <w:rPr/>
          </w:rPrChange>
        </w:rPr>
        <w:t>communication with the patient, and treatment plan.</w:t>
      </w:r>
    </w:p>
    <w:p w14:paraId="47F174CE" w14:textId="77777777" w:rsidR="00A95703" w:rsidRPr="00E12F34" w:rsidRDefault="00A95703" w:rsidP="00127078">
      <w:pPr>
        <w:spacing w:line="480" w:lineRule="auto"/>
        <w:rPr>
          <w:rFonts w:ascii="Times New Roman" w:hAnsi="Times New Roman" w:cs="Times New Roman"/>
          <w:color w:val="000000"/>
        </w:rPr>
      </w:pPr>
    </w:p>
    <w:p w14:paraId="2D79F869" w14:textId="18C29CAB" w:rsidR="45525945" w:rsidRPr="00E12F34" w:rsidRDefault="00A9570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&lt;b&gt;</w:t>
      </w:r>
      <w:r w:rsidR="45525945" w:rsidRPr="00E12F34">
        <w:rPr>
          <w:rFonts w:ascii="Times New Roman" w:hAnsi="Times New Roman" w:cs="Times New Roman"/>
          <w:color w:val="000000"/>
        </w:rPr>
        <w:t>Equipment</w:t>
      </w:r>
    </w:p>
    <w:p w14:paraId="2D92EE71" w14:textId="6F2F4BBF" w:rsidR="45525945" w:rsidRPr="00AD46A3" w:rsidRDefault="45525945" w:rsidP="00AD46A3">
      <w:pPr>
        <w:pStyle w:val="ListParagraph"/>
        <w:numPr>
          <w:ilvl w:val="0"/>
          <w:numId w:val="16"/>
        </w:numPr>
        <w:spacing w:line="480" w:lineRule="auto"/>
        <w:rPr>
          <w:rFonts w:ascii="Times New Roman" w:hAnsi="Times New Roman" w:cs="Times New Roman"/>
          <w:color w:val="000000"/>
          <w:rPrChange w:id="169" w:author="Anna Seaman" w:date="2026-08-11T17:48:00Z" w16du:dateUtc="2026-08-11T22:48:00Z">
            <w:rPr/>
          </w:rPrChange>
        </w:rPr>
        <w:pPrChange w:id="170" w:author="Anna Seaman" w:date="2026-08-11T17:48:00Z" w16du:dateUtc="2026-08-11T22:48:00Z">
          <w:pPr>
            <w:pStyle w:val="ListParagraph"/>
            <w:numPr>
              <w:numId w:val="3"/>
            </w:numPr>
            <w:spacing w:line="480" w:lineRule="auto"/>
            <w:ind w:left="0"/>
          </w:pPr>
        </w:pPrChange>
      </w:pPr>
      <w:r w:rsidRPr="00AD46A3">
        <w:rPr>
          <w:rFonts w:ascii="Times New Roman" w:hAnsi="Times New Roman" w:cs="Times New Roman"/>
          <w:color w:val="000000"/>
          <w:rPrChange w:id="171" w:author="Anna Seaman" w:date="2026-08-11T17:48:00Z" w16du:dateUtc="2026-08-11T22:48:00Z">
            <w:rPr/>
          </w:rPrChange>
        </w:rPr>
        <w:t>Stool</w:t>
      </w:r>
      <w:r w:rsidR="00563574" w:rsidRPr="00AD46A3">
        <w:rPr>
          <w:rFonts w:ascii="Times New Roman" w:hAnsi="Times New Roman" w:cs="Times New Roman"/>
          <w:color w:val="000000"/>
          <w:rPrChange w:id="172" w:author="Anna Seaman" w:date="2026-08-11T17:48:00Z" w16du:dateUtc="2026-08-11T22:48:00Z">
            <w:rPr/>
          </w:rPrChange>
        </w:rPr>
        <w:t xml:space="preserve"> or </w:t>
      </w:r>
      <w:r w:rsidRPr="00AD46A3">
        <w:rPr>
          <w:rFonts w:ascii="Times New Roman" w:hAnsi="Times New Roman" w:cs="Times New Roman"/>
          <w:color w:val="000000"/>
          <w:rPrChange w:id="173" w:author="Anna Seaman" w:date="2026-08-11T17:48:00Z" w16du:dateUtc="2026-08-11T22:48:00Z">
            <w:rPr/>
          </w:rPrChange>
        </w:rPr>
        <w:t>chair for the provider</w:t>
      </w:r>
    </w:p>
    <w:p w14:paraId="403EBFA5" w14:textId="388F0FCD" w:rsidR="45525945" w:rsidRPr="00AD46A3" w:rsidRDefault="45525945" w:rsidP="00AD46A3">
      <w:pPr>
        <w:pStyle w:val="ListParagraph"/>
        <w:numPr>
          <w:ilvl w:val="0"/>
          <w:numId w:val="16"/>
        </w:numPr>
        <w:spacing w:line="480" w:lineRule="auto"/>
        <w:rPr>
          <w:rFonts w:ascii="Times New Roman" w:hAnsi="Times New Roman" w:cs="Times New Roman"/>
          <w:color w:val="000000"/>
          <w:rPrChange w:id="174" w:author="Anna Seaman" w:date="2026-08-11T17:48:00Z" w16du:dateUtc="2026-08-11T22:48:00Z">
            <w:rPr/>
          </w:rPrChange>
        </w:rPr>
        <w:pPrChange w:id="175" w:author="Anna Seaman" w:date="2026-08-11T17:48:00Z" w16du:dateUtc="2026-08-11T22:48:00Z">
          <w:pPr>
            <w:pStyle w:val="ListParagraph"/>
            <w:numPr>
              <w:numId w:val="3"/>
            </w:numPr>
            <w:spacing w:line="480" w:lineRule="auto"/>
            <w:ind w:left="0"/>
          </w:pPr>
        </w:pPrChange>
      </w:pPr>
      <w:r w:rsidRPr="00AD46A3">
        <w:rPr>
          <w:rFonts w:ascii="Times New Roman" w:hAnsi="Times New Roman" w:cs="Times New Roman"/>
          <w:color w:val="000000"/>
          <w:rPrChange w:id="176" w:author="Anna Seaman" w:date="2026-08-11T17:48:00Z" w16du:dateUtc="2026-08-11T22:48:00Z">
            <w:rPr/>
          </w:rPrChange>
        </w:rPr>
        <w:lastRenderedPageBreak/>
        <w:t>Treatment table for the patient to sit on</w:t>
      </w:r>
    </w:p>
    <w:p w14:paraId="4A4CFFFF" w14:textId="0479BE26" w:rsidR="45525945" w:rsidRPr="00AD46A3" w:rsidRDefault="45525945" w:rsidP="00AD46A3">
      <w:pPr>
        <w:pStyle w:val="ListParagraph"/>
        <w:numPr>
          <w:ilvl w:val="0"/>
          <w:numId w:val="16"/>
        </w:numPr>
        <w:spacing w:line="480" w:lineRule="auto"/>
        <w:rPr>
          <w:rFonts w:ascii="Times New Roman" w:hAnsi="Times New Roman" w:cs="Times New Roman"/>
          <w:color w:val="000000"/>
          <w:rPrChange w:id="177" w:author="Anna Seaman" w:date="2026-08-11T17:48:00Z" w16du:dateUtc="2026-08-11T22:48:00Z">
            <w:rPr/>
          </w:rPrChange>
        </w:rPr>
        <w:pPrChange w:id="178" w:author="Anna Seaman" w:date="2026-08-11T17:48:00Z" w16du:dateUtc="2026-08-11T22:48:00Z">
          <w:pPr>
            <w:pStyle w:val="ListParagraph"/>
            <w:numPr>
              <w:numId w:val="3"/>
            </w:numPr>
            <w:spacing w:line="480" w:lineRule="auto"/>
            <w:ind w:left="0"/>
          </w:pPr>
        </w:pPrChange>
      </w:pPr>
      <w:r w:rsidRPr="00AD46A3">
        <w:rPr>
          <w:rFonts w:ascii="Times New Roman" w:hAnsi="Times New Roman" w:cs="Times New Roman"/>
          <w:color w:val="000000"/>
          <w:rPrChange w:id="179" w:author="Anna Seaman" w:date="2026-08-11T17:48:00Z" w16du:dateUtc="2026-08-11T22:48:00Z">
            <w:rPr/>
          </w:rPrChange>
        </w:rPr>
        <w:t>Modality cart with electrical stimulation</w:t>
      </w:r>
      <w:r w:rsidR="00563574" w:rsidRPr="00AD46A3">
        <w:rPr>
          <w:rFonts w:ascii="Times New Roman" w:hAnsi="Times New Roman" w:cs="Times New Roman"/>
          <w:color w:val="000000"/>
          <w:rPrChange w:id="180" w:author="Anna Seaman" w:date="2026-08-11T17:48:00Z" w16du:dateUtc="2026-08-11T22:48:00Z">
            <w:rPr/>
          </w:rPrChange>
        </w:rPr>
        <w:t xml:space="preserve"> or </w:t>
      </w:r>
      <w:r w:rsidRPr="00AD46A3">
        <w:rPr>
          <w:rFonts w:ascii="Times New Roman" w:hAnsi="Times New Roman" w:cs="Times New Roman"/>
          <w:color w:val="000000"/>
          <w:rPrChange w:id="181" w:author="Anna Seaman" w:date="2026-08-11T17:48:00Z" w16du:dateUtc="2026-08-11T22:48:00Z">
            <w:rPr/>
          </w:rPrChange>
        </w:rPr>
        <w:t>ultrasound combo unit</w:t>
      </w:r>
    </w:p>
    <w:p w14:paraId="3C1F4DD7" w14:textId="1DBD736C" w:rsidR="45525945" w:rsidRPr="00AD46A3" w:rsidRDefault="45525945" w:rsidP="00AD46A3">
      <w:pPr>
        <w:pStyle w:val="ListParagraph"/>
        <w:numPr>
          <w:ilvl w:val="0"/>
          <w:numId w:val="16"/>
        </w:numPr>
        <w:spacing w:line="480" w:lineRule="auto"/>
        <w:rPr>
          <w:rFonts w:ascii="Times New Roman" w:hAnsi="Times New Roman" w:cs="Times New Roman"/>
          <w:color w:val="000000"/>
          <w:rPrChange w:id="182" w:author="Anna Seaman" w:date="2026-08-11T17:48:00Z" w16du:dateUtc="2026-08-11T22:48:00Z">
            <w:rPr/>
          </w:rPrChange>
        </w:rPr>
        <w:pPrChange w:id="183" w:author="Anna Seaman" w:date="2026-08-11T17:48:00Z" w16du:dateUtc="2026-08-11T22:48:00Z">
          <w:pPr>
            <w:pStyle w:val="ListParagraph"/>
            <w:numPr>
              <w:numId w:val="3"/>
            </w:numPr>
            <w:spacing w:line="480" w:lineRule="auto"/>
            <w:ind w:left="0"/>
          </w:pPr>
        </w:pPrChange>
      </w:pPr>
      <w:r w:rsidRPr="00AD46A3">
        <w:rPr>
          <w:rFonts w:ascii="Times New Roman" w:hAnsi="Times New Roman" w:cs="Times New Roman"/>
          <w:color w:val="000000"/>
          <w:rPrChange w:id="184" w:author="Anna Seaman" w:date="2026-08-11T17:48:00Z" w16du:dateUtc="2026-08-11T22:48:00Z">
            <w:rPr/>
          </w:rPrChange>
        </w:rPr>
        <w:t>Hydrocollator</w:t>
      </w:r>
    </w:p>
    <w:p w14:paraId="266BFA70" w14:textId="752541FD" w:rsidR="45525945" w:rsidRPr="00AD46A3" w:rsidRDefault="45525945" w:rsidP="00AD46A3">
      <w:pPr>
        <w:pStyle w:val="ListParagraph"/>
        <w:numPr>
          <w:ilvl w:val="0"/>
          <w:numId w:val="16"/>
        </w:numPr>
        <w:spacing w:line="480" w:lineRule="auto"/>
        <w:rPr>
          <w:rFonts w:ascii="Times New Roman" w:hAnsi="Times New Roman" w:cs="Times New Roman"/>
          <w:color w:val="000000"/>
          <w:rPrChange w:id="185" w:author="Anna Seaman" w:date="2026-08-11T17:48:00Z" w16du:dateUtc="2026-08-11T22:48:00Z">
            <w:rPr/>
          </w:rPrChange>
        </w:rPr>
        <w:pPrChange w:id="186" w:author="Anna Seaman" w:date="2026-08-11T17:48:00Z" w16du:dateUtc="2026-08-11T22:48:00Z">
          <w:pPr>
            <w:pStyle w:val="ListParagraph"/>
            <w:numPr>
              <w:numId w:val="3"/>
            </w:numPr>
            <w:spacing w:line="480" w:lineRule="auto"/>
            <w:ind w:left="0"/>
          </w:pPr>
        </w:pPrChange>
      </w:pPr>
      <w:r w:rsidRPr="00AD46A3">
        <w:rPr>
          <w:rFonts w:ascii="Times New Roman" w:hAnsi="Times New Roman" w:cs="Times New Roman"/>
          <w:color w:val="000000"/>
          <w:rPrChange w:id="187" w:author="Anna Seaman" w:date="2026-08-11T17:48:00Z" w16du:dateUtc="2026-08-11T22:48:00Z">
            <w:rPr/>
          </w:rPrChange>
        </w:rPr>
        <w:t>Ice bags filled with ice</w:t>
      </w:r>
    </w:p>
    <w:p w14:paraId="3D471F96" w14:textId="536F7184" w:rsidR="45525945" w:rsidRPr="00AD46A3" w:rsidRDefault="45525945" w:rsidP="00AD46A3">
      <w:pPr>
        <w:pStyle w:val="ListParagraph"/>
        <w:numPr>
          <w:ilvl w:val="0"/>
          <w:numId w:val="16"/>
        </w:numPr>
        <w:spacing w:line="480" w:lineRule="auto"/>
        <w:rPr>
          <w:rFonts w:ascii="Times New Roman" w:hAnsi="Times New Roman" w:cs="Times New Roman"/>
          <w:color w:val="000000"/>
          <w:rPrChange w:id="188" w:author="Anna Seaman" w:date="2026-08-11T17:48:00Z" w16du:dateUtc="2026-08-11T22:48:00Z">
            <w:rPr/>
          </w:rPrChange>
        </w:rPr>
        <w:pPrChange w:id="189" w:author="Anna Seaman" w:date="2026-08-11T17:48:00Z" w16du:dateUtc="2026-08-11T22:48:00Z">
          <w:pPr>
            <w:pStyle w:val="ListParagraph"/>
            <w:numPr>
              <w:numId w:val="3"/>
            </w:numPr>
            <w:spacing w:line="480" w:lineRule="auto"/>
            <w:ind w:left="0"/>
          </w:pPr>
        </w:pPrChange>
      </w:pPr>
      <w:r w:rsidRPr="00AD46A3">
        <w:rPr>
          <w:rFonts w:ascii="Times New Roman" w:hAnsi="Times New Roman" w:cs="Times New Roman"/>
          <w:color w:val="000000"/>
          <w:rPrChange w:id="190" w:author="Anna Seaman" w:date="2026-08-11T17:48:00Z" w16du:dateUtc="2026-08-11T22:48:00Z">
            <w:rPr/>
          </w:rPrChange>
        </w:rPr>
        <w:t>Therapeutic exercise equipment such as Swiss balls, foam rollers, and Thera</w:t>
      </w:r>
      <w:r w:rsidR="00AB48A6" w:rsidRPr="00AD46A3">
        <w:rPr>
          <w:rFonts w:ascii="Times New Roman" w:hAnsi="Times New Roman" w:cs="Times New Roman"/>
          <w:color w:val="000000"/>
          <w:rPrChange w:id="191" w:author="Anna Seaman" w:date="2026-08-11T17:48:00Z" w16du:dateUtc="2026-08-11T22:48:00Z">
            <w:rPr/>
          </w:rPrChange>
        </w:rPr>
        <w:t>B</w:t>
      </w:r>
      <w:r w:rsidRPr="00AD46A3">
        <w:rPr>
          <w:rFonts w:ascii="Times New Roman" w:hAnsi="Times New Roman" w:cs="Times New Roman"/>
          <w:color w:val="000000"/>
          <w:rPrChange w:id="192" w:author="Anna Seaman" w:date="2026-08-11T17:48:00Z" w16du:dateUtc="2026-08-11T22:48:00Z">
            <w:rPr/>
          </w:rPrChange>
        </w:rPr>
        <w:t>ands</w:t>
      </w:r>
    </w:p>
    <w:p w14:paraId="0FFC23A2" w14:textId="77777777" w:rsidR="00A95703" w:rsidRPr="00E12F34" w:rsidRDefault="00A95703"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\qqEND downloadable content\</w:t>
      </w:r>
    </w:p>
    <w:p w14:paraId="56EFAFFA" w14:textId="77777777" w:rsidR="00A95703" w:rsidRPr="00E12F34" w:rsidRDefault="00A95703" w:rsidP="00127078">
      <w:pPr>
        <w:spacing w:line="480" w:lineRule="auto"/>
        <w:rPr>
          <w:rFonts w:ascii="Times New Roman" w:hAnsi="Times New Roman" w:cs="Times New Roman"/>
          <w:color w:val="000000"/>
        </w:rPr>
      </w:pPr>
    </w:p>
    <w:p w14:paraId="5000BDFC" w14:textId="0C61A557" w:rsidR="00A95703" w:rsidRPr="00E12F34" w:rsidRDefault="00A95703"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\qqBEGIN downloadable content\</w:t>
      </w:r>
      <w:r w:rsidR="00563574">
        <w:rPr>
          <w:rFonts w:ascii="Times New Roman" w:hAnsi="Times New Roman" w:cs="Times New Roman"/>
          <w:b/>
          <w:bCs/>
          <w:color w:val="000000"/>
        </w:rPr>
        <w:t xml:space="preserve">Button name: </w:t>
      </w:r>
      <w:r w:rsidR="00563574" w:rsidRPr="00AB48A6">
        <w:rPr>
          <w:rFonts w:ascii="Times New Roman" w:hAnsi="Times New Roman" w:cs="Times New Roman"/>
          <w:b/>
          <w:bCs/>
          <w:color w:val="000000"/>
        </w:rPr>
        <w:t>Situation and Setting</w:t>
      </w:r>
    </w:p>
    <w:p w14:paraId="7DD35152" w14:textId="77777777" w:rsidR="00A95703" w:rsidRPr="00E12F34" w:rsidRDefault="00A95703" w:rsidP="00127078">
      <w:pPr>
        <w:spacing w:line="480" w:lineRule="auto"/>
        <w:rPr>
          <w:rFonts w:ascii="Times New Roman" w:hAnsi="Times New Roman" w:cs="Times New Roman"/>
          <w:color w:val="000000"/>
        </w:rPr>
      </w:pPr>
      <w:bookmarkStart w:id="193" w:name="_Hlk214019919"/>
      <w:r w:rsidRPr="00E12F34">
        <w:rPr>
          <w:rFonts w:ascii="Times New Roman" w:hAnsi="Times New Roman" w:cs="Times New Roman"/>
          <w:color w:val="000000"/>
        </w:rPr>
        <w:t>&lt;title&gt;Situation and Setting</w:t>
      </w:r>
      <w:bookmarkEnd w:id="193"/>
    </w:p>
    <w:p w14:paraId="6CA91548" w14:textId="469501DE" w:rsidR="00E14FB8" w:rsidRPr="00E12F34" w:rsidRDefault="45525945"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&lt;a&gt;Simulation Situation</w:t>
      </w:r>
    </w:p>
    <w:p w14:paraId="2786B97E" w14:textId="3C6BFFB6" w:rsidR="00745EF5" w:rsidDel="00AD46A3" w:rsidRDefault="00AD46A3" w:rsidP="00AD46A3">
      <w:pPr>
        <w:spacing w:line="480" w:lineRule="auto"/>
        <w:rPr>
          <w:del w:id="194" w:author="Anna Seaman" w:date="2026-08-11T17:48:00Z" w16du:dateUtc="2026-08-11T22:48:00Z"/>
          <w:rFonts w:ascii="Times New Roman" w:hAnsi="Times New Roman" w:cs="Times New Roman"/>
          <w:color w:val="000000"/>
        </w:rPr>
      </w:pPr>
      <w:ins w:id="195" w:author="Anna Seaman" w:date="2026-08-11T17:48:00Z">
        <w:r w:rsidRPr="00AD46A3">
          <w:rPr>
            <w:rFonts w:ascii="Times New Roman" w:hAnsi="Times New Roman" w:cs="Times New Roman"/>
            <w:color w:val="000000"/>
          </w:rPr>
          <w:t>This simulation will involve a one-on-one patient evaluation and initial treatment selection.</w:t>
        </w:r>
      </w:ins>
      <w:del w:id="196" w:author="Anna Seaman" w:date="2026-08-11T17:48:00Z" w16du:dateUtc="2026-08-11T22:48:00Z">
        <w:r w:rsidR="00745EF5" w:rsidRPr="00AD46A3" w:rsidDel="00AD46A3">
          <w:rPr>
            <w:rFonts w:ascii="Times New Roman" w:hAnsi="Times New Roman" w:cs="Times New Roman"/>
            <w:color w:val="000000"/>
            <w:rPrChange w:id="197" w:author="Anna Seaman" w:date="2026-08-11T17:48:00Z" w16du:dateUtc="2026-08-11T22:48:00Z">
              <w:rPr>
                <w:rFonts w:ascii="Times New Roman" w:hAnsi="Times New Roman" w:cs="Times New Roman"/>
                <w:b/>
                <w:bCs/>
                <w:color w:val="000000"/>
              </w:rPr>
            </w:rPrChange>
          </w:rPr>
          <w:delText>\qqPSM: Copy from the student ebook\</w:delText>
        </w:r>
      </w:del>
    </w:p>
    <w:p w14:paraId="52738A2C" w14:textId="77777777" w:rsidR="00AD46A3" w:rsidRPr="00AD46A3" w:rsidRDefault="00AD46A3" w:rsidP="00AD46A3">
      <w:pPr>
        <w:spacing w:line="480" w:lineRule="auto"/>
        <w:rPr>
          <w:ins w:id="198" w:author="Anna Seaman" w:date="2026-08-11T17:48:00Z" w16du:dateUtc="2026-08-11T22:48:00Z"/>
          <w:rFonts w:ascii="Times New Roman" w:hAnsi="Times New Roman" w:cs="Times New Roman"/>
          <w:color w:val="000000"/>
          <w:rPrChange w:id="199" w:author="Anna Seaman" w:date="2026-08-11T17:48:00Z" w16du:dateUtc="2026-08-11T22:48:00Z">
            <w:rPr>
              <w:ins w:id="200" w:author="Anna Seaman" w:date="2026-08-11T17:48:00Z" w16du:dateUtc="2026-08-11T22:48:00Z"/>
              <w:rFonts w:ascii="Times New Roman" w:hAnsi="Times New Roman" w:cs="Times New Roman"/>
              <w:b/>
              <w:bCs/>
              <w:color w:val="000000"/>
            </w:rPr>
          </w:rPrChange>
        </w:rPr>
      </w:pPr>
    </w:p>
    <w:p w14:paraId="132CB0A3" w14:textId="77777777" w:rsidR="00A95703" w:rsidRPr="00E12F34" w:rsidRDefault="00A95703" w:rsidP="00AD46A3">
      <w:pPr>
        <w:spacing w:line="480" w:lineRule="auto"/>
        <w:rPr>
          <w:rFonts w:ascii="Times New Roman" w:hAnsi="Times New Roman" w:cs="Times New Roman"/>
          <w:color w:val="000000"/>
        </w:rPr>
      </w:pPr>
    </w:p>
    <w:p w14:paraId="5B1083C3" w14:textId="44E7FEF4" w:rsidR="00E14FB8" w:rsidRPr="00E12F34" w:rsidRDefault="45525945"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&lt;b&gt;Setting</w:t>
      </w:r>
    </w:p>
    <w:p w14:paraId="67761E48" w14:textId="4C2B8D81" w:rsidR="00745EF5" w:rsidDel="00AD46A3" w:rsidRDefault="00AD46A3" w:rsidP="00AD46A3">
      <w:pPr>
        <w:spacing w:line="480" w:lineRule="auto"/>
        <w:rPr>
          <w:del w:id="201" w:author="Anna Seaman" w:date="2026-08-11T17:48:00Z" w16du:dateUtc="2026-08-11T22:48:00Z"/>
          <w:rFonts w:ascii="Times New Roman" w:hAnsi="Times New Roman" w:cs="Times New Roman"/>
          <w:color w:val="000000"/>
        </w:rPr>
      </w:pPr>
      <w:ins w:id="202" w:author="Anna Seaman" w:date="2026-08-11T17:48:00Z">
        <w:r w:rsidRPr="00AD46A3">
          <w:rPr>
            <w:rFonts w:ascii="Times New Roman" w:hAnsi="Times New Roman" w:cs="Times New Roman"/>
            <w:color w:val="000000"/>
          </w:rPr>
          <w:t>Therapy clinic</w:t>
        </w:r>
      </w:ins>
      <w:del w:id="203" w:author="Anna Seaman" w:date="2026-08-11T17:48:00Z" w16du:dateUtc="2026-08-11T22:48:00Z">
        <w:r w:rsidR="00745EF5" w:rsidRPr="00AD46A3" w:rsidDel="00AD46A3">
          <w:rPr>
            <w:rFonts w:ascii="Times New Roman" w:hAnsi="Times New Roman" w:cs="Times New Roman"/>
            <w:color w:val="000000"/>
            <w:rPrChange w:id="204" w:author="Anna Seaman" w:date="2026-08-11T17:48:00Z" w16du:dateUtc="2026-08-11T22:48:00Z">
              <w:rPr>
                <w:rFonts w:ascii="Times New Roman" w:hAnsi="Times New Roman" w:cs="Times New Roman"/>
                <w:b/>
                <w:bCs/>
                <w:color w:val="000000"/>
              </w:rPr>
            </w:rPrChange>
          </w:rPr>
          <w:delText>\qqPSM: Copy from the student ebook\</w:delText>
        </w:r>
      </w:del>
    </w:p>
    <w:p w14:paraId="32C80521" w14:textId="77777777" w:rsidR="00AD46A3" w:rsidRPr="00AD46A3" w:rsidRDefault="00AD46A3" w:rsidP="00AD46A3">
      <w:pPr>
        <w:spacing w:line="480" w:lineRule="auto"/>
        <w:rPr>
          <w:ins w:id="205" w:author="Anna Seaman" w:date="2026-08-11T17:48:00Z" w16du:dateUtc="2026-08-11T22:48:00Z"/>
          <w:rFonts w:ascii="Times New Roman" w:hAnsi="Times New Roman" w:cs="Times New Roman"/>
          <w:color w:val="000000"/>
          <w:rPrChange w:id="206" w:author="Anna Seaman" w:date="2026-08-11T17:48:00Z" w16du:dateUtc="2026-08-11T22:48:00Z">
            <w:rPr>
              <w:ins w:id="207" w:author="Anna Seaman" w:date="2026-08-11T17:48:00Z" w16du:dateUtc="2026-08-11T22:48:00Z"/>
              <w:rFonts w:ascii="Times New Roman" w:hAnsi="Times New Roman" w:cs="Times New Roman"/>
              <w:b/>
              <w:bCs/>
              <w:color w:val="000000"/>
            </w:rPr>
          </w:rPrChange>
        </w:rPr>
      </w:pPr>
    </w:p>
    <w:p w14:paraId="7400721D" w14:textId="77777777" w:rsidR="00DD3A61" w:rsidRPr="00E12F34" w:rsidRDefault="00DD3A61" w:rsidP="00AD46A3">
      <w:pPr>
        <w:spacing w:line="480" w:lineRule="auto"/>
        <w:rPr>
          <w:rFonts w:ascii="Times New Roman" w:hAnsi="Times New Roman" w:cs="Times New Roman"/>
          <w:b/>
          <w:bCs/>
          <w:color w:val="000000"/>
        </w:rPr>
      </w:pPr>
      <w:r w:rsidRPr="00E12F34">
        <w:rPr>
          <w:rFonts w:ascii="Times New Roman" w:hAnsi="Times New Roman" w:cs="Times New Roman"/>
          <w:b/>
          <w:bCs/>
          <w:color w:val="000000"/>
        </w:rPr>
        <w:t>\</w:t>
      </w:r>
      <w:proofErr w:type="spellStart"/>
      <w:r w:rsidRPr="00E12F34">
        <w:rPr>
          <w:rFonts w:ascii="Times New Roman" w:hAnsi="Times New Roman" w:cs="Times New Roman"/>
          <w:b/>
          <w:bCs/>
          <w:color w:val="000000"/>
        </w:rPr>
        <w:t>qqEND</w:t>
      </w:r>
      <w:proofErr w:type="spellEnd"/>
      <w:r w:rsidRPr="00E12F34">
        <w:rPr>
          <w:rFonts w:ascii="Times New Roman" w:hAnsi="Times New Roman" w:cs="Times New Roman"/>
          <w:b/>
          <w:bCs/>
          <w:color w:val="000000"/>
        </w:rPr>
        <w:t xml:space="preserve"> downloadable content\</w:t>
      </w:r>
    </w:p>
    <w:p w14:paraId="2A815640" w14:textId="77777777" w:rsidR="00A95703" w:rsidRPr="00E12F34" w:rsidRDefault="00A95703" w:rsidP="00127078">
      <w:pPr>
        <w:spacing w:line="480" w:lineRule="auto"/>
        <w:rPr>
          <w:rFonts w:ascii="Times New Roman" w:hAnsi="Times New Roman" w:cs="Times New Roman"/>
          <w:color w:val="000000"/>
        </w:rPr>
      </w:pPr>
    </w:p>
    <w:p w14:paraId="5FE5CA14" w14:textId="77777777" w:rsidR="00DD3A61" w:rsidRPr="00E12F34" w:rsidRDefault="00DD3A61"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\qqBEGIN downloadable content. Button name: Instructions for SP</w:t>
      </w:r>
    </w:p>
    <w:p w14:paraId="6C050369" w14:textId="52F4682E" w:rsidR="00DD3A61" w:rsidRPr="00E12F34" w:rsidRDefault="00DD3A61"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&lt;title&gt;Instructions for Standardized Patients</w:t>
      </w:r>
    </w:p>
    <w:p w14:paraId="749EC777" w14:textId="3CD5CA81" w:rsidR="00E14FB8" w:rsidRPr="00E12F34" w:rsidRDefault="6D01E928" w:rsidP="00127078">
      <w:pPr>
        <w:spacing w:line="480" w:lineRule="auto"/>
        <w:rPr>
          <w:rFonts w:ascii="Times New Roman" w:hAnsi="Times New Roman" w:cs="Times New Roman"/>
          <w:color w:val="000000"/>
        </w:rPr>
      </w:pPr>
      <w:r w:rsidRPr="00E12F34">
        <w:rPr>
          <w:rFonts w:ascii="Times New Roman" w:hAnsi="Times New Roman" w:cs="Times New Roman"/>
          <w:color w:val="000000"/>
        </w:rPr>
        <w:t xml:space="preserve">Please memorize your story and the </w:t>
      </w:r>
      <w:r w:rsidR="00745EF5" w:rsidRPr="00E12F34">
        <w:rPr>
          <w:rFonts w:ascii="Times New Roman" w:hAnsi="Times New Roman" w:cs="Times New Roman"/>
          <w:color w:val="000000"/>
        </w:rPr>
        <w:t xml:space="preserve">following </w:t>
      </w:r>
      <w:r w:rsidRPr="00E12F34">
        <w:rPr>
          <w:rFonts w:ascii="Times New Roman" w:hAnsi="Times New Roman" w:cs="Times New Roman"/>
          <w:color w:val="000000"/>
        </w:rPr>
        <w:t>information.</w:t>
      </w:r>
      <w:r w:rsidR="00745EF5" w:rsidRPr="00E12F34">
        <w:rPr>
          <w:rFonts w:ascii="Times New Roman" w:hAnsi="Times New Roman" w:cs="Times New Roman"/>
          <w:color w:val="000000"/>
        </w:rPr>
        <w:t xml:space="preserve"> </w:t>
      </w:r>
      <w:r w:rsidR="00E14FB8" w:rsidRPr="00E12F34">
        <w:rPr>
          <w:rFonts w:ascii="Times New Roman" w:hAnsi="Times New Roman" w:cs="Times New Roman"/>
          <w:color w:val="000000"/>
        </w:rPr>
        <w:t>When we meet, please be prepared with questions, problems, or concerns from this simulation.</w:t>
      </w:r>
    </w:p>
    <w:p w14:paraId="3C1671CD" w14:textId="054D964A" w:rsidR="00E14FB8" w:rsidRPr="00E12F34" w:rsidRDefault="45525945" w:rsidP="00127078">
      <w:pPr>
        <w:spacing w:line="480" w:lineRule="auto"/>
        <w:rPr>
          <w:rFonts w:ascii="Times New Roman" w:hAnsi="Times New Roman" w:cs="Times New Roman"/>
          <w:color w:val="000000"/>
        </w:rPr>
      </w:pPr>
      <w:r w:rsidRPr="00E12F34">
        <w:rPr>
          <w:rFonts w:ascii="Times New Roman" w:hAnsi="Times New Roman" w:cs="Times New Roman"/>
          <w:color w:val="000000"/>
        </w:rPr>
        <w:t>You will be portraying a recreational marathon runner and triathlete.</w:t>
      </w:r>
    </w:p>
    <w:p w14:paraId="316355E7" w14:textId="77777777" w:rsidR="00745EF5" w:rsidRPr="00E12F34" w:rsidRDefault="00745EF5" w:rsidP="00127078">
      <w:pPr>
        <w:spacing w:line="480" w:lineRule="auto"/>
        <w:rPr>
          <w:rFonts w:ascii="Times New Roman" w:hAnsi="Times New Roman" w:cs="Times New Roman"/>
          <w:color w:val="000000"/>
        </w:rPr>
      </w:pPr>
    </w:p>
    <w:p w14:paraId="7842534C" w14:textId="5D6CC8E1" w:rsidR="00E14FB8" w:rsidRPr="00E12F34" w:rsidRDefault="00E14FB8"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Name:</w:t>
      </w:r>
      <w:r w:rsidRPr="00E12F34">
        <w:rPr>
          <w:rFonts w:ascii="Times New Roman" w:hAnsi="Times New Roman" w:cs="Times New Roman"/>
          <w:color w:val="000000"/>
        </w:rPr>
        <w:t xml:space="preserve"> Finlay Lee</w:t>
      </w:r>
    </w:p>
    <w:p w14:paraId="42CED5E4" w14:textId="0B1627C1" w:rsidR="00E14FB8" w:rsidRPr="00E12F34" w:rsidRDefault="00E14FB8"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lastRenderedPageBreak/>
        <w:t>Age:</w:t>
      </w:r>
      <w:r>
        <w:rPr>
          <w:rFonts w:ascii="Times New Roman" w:hAnsi="Times New Roman" w:cs="Times New Roman"/>
          <w:color w:val="000000"/>
        </w:rPr>
        <w:t xml:space="preserve"> </w:t>
      </w:r>
      <w:r w:rsidRPr="00C275A9">
        <w:rPr>
          <w:rFonts w:ascii="Times New Roman" w:hAnsi="Times New Roman" w:cs="Times New Roman"/>
          <w:color w:val="000000"/>
        </w:rPr>
        <w:t>40</w:t>
      </w:r>
    </w:p>
    <w:p w14:paraId="57FFA04A" w14:textId="47AE6C92" w:rsidR="00E14FB8" w:rsidRDefault="00E14FB8" w:rsidP="00127078">
      <w:pPr>
        <w:spacing w:line="480" w:lineRule="auto"/>
        <w:rPr>
          <w:ins w:id="208" w:author="Anna Seaman" w:date="2026-08-11T17:49:00Z" w16du:dateUtc="2026-08-11T22:49:00Z"/>
          <w:rFonts w:ascii="Times New Roman" w:hAnsi="Times New Roman" w:cs="Times New Roman"/>
          <w:color w:val="000000"/>
        </w:rPr>
      </w:pPr>
      <w:r w:rsidRPr="00E12F34">
        <w:rPr>
          <w:rFonts w:ascii="Times New Roman" w:hAnsi="Times New Roman" w:cs="Times New Roman"/>
          <w:b/>
          <w:bCs/>
          <w:color w:val="000000"/>
        </w:rPr>
        <w:t xml:space="preserve">Occupation: </w:t>
      </w:r>
      <w:r w:rsidRPr="00E12F34">
        <w:rPr>
          <w:rFonts w:ascii="Times New Roman" w:hAnsi="Times New Roman" w:cs="Times New Roman"/>
          <w:color w:val="000000"/>
        </w:rPr>
        <w:t xml:space="preserve">Middle </w:t>
      </w:r>
      <w:r w:rsidR="00563574" w:rsidRPr="00E12F34">
        <w:rPr>
          <w:rFonts w:ascii="Times New Roman" w:hAnsi="Times New Roman" w:cs="Times New Roman"/>
          <w:color w:val="000000"/>
        </w:rPr>
        <w:t>school teacher</w:t>
      </w:r>
    </w:p>
    <w:p w14:paraId="3B99193D" w14:textId="77777777" w:rsidR="00AD46A3" w:rsidRPr="00E12F34" w:rsidRDefault="00AD46A3" w:rsidP="00127078">
      <w:pPr>
        <w:spacing w:line="480" w:lineRule="auto"/>
        <w:rPr>
          <w:rFonts w:ascii="Times New Roman" w:hAnsi="Times New Roman" w:cs="Times New Roman"/>
          <w:color w:val="000000"/>
        </w:rPr>
      </w:pPr>
    </w:p>
    <w:p w14:paraId="55971055" w14:textId="7562B888" w:rsidR="00E14FB8" w:rsidRPr="00E12F34" w:rsidRDefault="00E14FB8"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 xml:space="preserve">Patient </w:t>
      </w:r>
      <w:r w:rsidR="00563574">
        <w:rPr>
          <w:rFonts w:ascii="Times New Roman" w:hAnsi="Times New Roman" w:cs="Times New Roman"/>
          <w:b/>
          <w:bCs/>
          <w:color w:val="000000"/>
        </w:rPr>
        <w:t>h</w:t>
      </w:r>
      <w:r w:rsidRPr="00E12F34">
        <w:rPr>
          <w:rFonts w:ascii="Times New Roman" w:hAnsi="Times New Roman" w:cs="Times New Roman"/>
          <w:b/>
          <w:bCs/>
          <w:color w:val="000000"/>
        </w:rPr>
        <w:t>istory:</w:t>
      </w:r>
      <w:r w:rsidRPr="00E12F34">
        <w:rPr>
          <w:rFonts w:ascii="Times New Roman" w:hAnsi="Times New Roman" w:cs="Times New Roman"/>
          <w:color w:val="000000"/>
        </w:rPr>
        <w:t xml:space="preserve"> </w:t>
      </w:r>
      <w:r w:rsidR="00DD3A61" w:rsidRPr="00E12F34">
        <w:rPr>
          <w:rFonts w:ascii="Times New Roman" w:hAnsi="Times New Roman" w:cs="Times New Roman"/>
          <w:color w:val="000000"/>
        </w:rPr>
        <w:t>You are</w:t>
      </w:r>
      <w:r w:rsidRPr="00E12F34">
        <w:rPr>
          <w:rFonts w:ascii="Times New Roman" w:hAnsi="Times New Roman" w:cs="Times New Roman"/>
          <w:color w:val="000000"/>
        </w:rPr>
        <w:t xml:space="preserve"> an experienced marathoner and triathlete and </w:t>
      </w:r>
      <w:r w:rsidR="00DD3A61" w:rsidRPr="00E12F34">
        <w:rPr>
          <w:rFonts w:ascii="Times New Roman" w:hAnsi="Times New Roman" w:cs="Times New Roman"/>
          <w:color w:val="000000"/>
        </w:rPr>
        <w:t xml:space="preserve">have </w:t>
      </w:r>
      <w:r>
        <w:rPr>
          <w:rFonts w:ascii="Times New Roman" w:hAnsi="Times New Roman" w:cs="Times New Roman"/>
          <w:color w:val="000000"/>
        </w:rPr>
        <w:t xml:space="preserve">been competing in events for </w:t>
      </w:r>
      <w:r w:rsidRPr="00C275A9">
        <w:rPr>
          <w:rFonts w:ascii="Times New Roman" w:hAnsi="Times New Roman" w:cs="Times New Roman"/>
          <w:color w:val="000000"/>
        </w:rPr>
        <w:t>15 years</w:t>
      </w:r>
      <w:r>
        <w:rPr>
          <w:rFonts w:ascii="Times New Roman" w:hAnsi="Times New Roman" w:cs="Times New Roman"/>
          <w:color w:val="000000"/>
        </w:rPr>
        <w:t xml:space="preserve">. </w:t>
      </w:r>
      <w:r w:rsidR="00DD3A61" w:rsidRPr="00E12F34">
        <w:rPr>
          <w:rFonts w:ascii="Times New Roman" w:hAnsi="Times New Roman" w:cs="Times New Roman"/>
          <w:color w:val="000000"/>
        </w:rPr>
        <w:t>You spend</w:t>
      </w:r>
      <w:r>
        <w:rPr>
          <w:rFonts w:ascii="Times New Roman" w:hAnsi="Times New Roman" w:cs="Times New Roman"/>
          <w:color w:val="000000"/>
        </w:rPr>
        <w:t xml:space="preserve"> </w:t>
      </w:r>
      <w:r w:rsidRPr="00C275A9">
        <w:rPr>
          <w:rFonts w:ascii="Times New Roman" w:hAnsi="Times New Roman" w:cs="Times New Roman"/>
          <w:color w:val="000000"/>
        </w:rPr>
        <w:t>approximately</w:t>
      </w:r>
      <w:r>
        <w:rPr>
          <w:rFonts w:ascii="Times New Roman" w:hAnsi="Times New Roman" w:cs="Times New Roman"/>
          <w:color w:val="000000"/>
        </w:rPr>
        <w:t xml:space="preserve"> </w:t>
      </w:r>
      <w:r w:rsidRPr="00C275A9">
        <w:rPr>
          <w:rFonts w:ascii="Times New Roman" w:hAnsi="Times New Roman" w:cs="Times New Roman"/>
          <w:color w:val="000000"/>
        </w:rPr>
        <w:t>10 hours</w:t>
      </w:r>
      <w:r>
        <w:rPr>
          <w:rFonts w:ascii="Times New Roman" w:hAnsi="Times New Roman" w:cs="Times New Roman"/>
          <w:color w:val="000000"/>
        </w:rPr>
        <w:t xml:space="preserve"> training per week.</w:t>
      </w:r>
    </w:p>
    <w:p w14:paraId="3C0AFC86" w14:textId="77777777" w:rsidR="00DD3A61" w:rsidRPr="00E12F34" w:rsidRDefault="00DD3A61" w:rsidP="00127078">
      <w:pPr>
        <w:spacing w:line="480" w:lineRule="auto"/>
        <w:rPr>
          <w:rFonts w:ascii="Times New Roman" w:hAnsi="Times New Roman" w:cs="Times New Roman"/>
          <w:b/>
          <w:bCs/>
          <w:color w:val="000000"/>
        </w:rPr>
      </w:pPr>
    </w:p>
    <w:p w14:paraId="13B99E81" w14:textId="3B926F0C" w:rsidR="00E14FB8" w:rsidRPr="00E12F34" w:rsidRDefault="00E14FB8"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 xml:space="preserve">Opening </w:t>
      </w:r>
      <w:r w:rsidR="00563574">
        <w:rPr>
          <w:rFonts w:ascii="Times New Roman" w:hAnsi="Times New Roman" w:cs="Times New Roman"/>
          <w:b/>
          <w:bCs/>
          <w:color w:val="000000"/>
        </w:rPr>
        <w:t>s</w:t>
      </w:r>
      <w:r w:rsidRPr="00E12F34">
        <w:rPr>
          <w:rFonts w:ascii="Times New Roman" w:hAnsi="Times New Roman" w:cs="Times New Roman"/>
          <w:b/>
          <w:bCs/>
          <w:color w:val="000000"/>
        </w:rPr>
        <w:t>tatement:</w:t>
      </w:r>
      <w:r w:rsidRPr="00E12F34">
        <w:rPr>
          <w:rFonts w:ascii="Times New Roman" w:hAnsi="Times New Roman" w:cs="Times New Roman"/>
          <w:color w:val="000000"/>
        </w:rPr>
        <w:t xml:space="preserve"> When the HCP enters the room and asks what you are being seen for today, say</w:t>
      </w:r>
      <w:r w:rsidR="00DD3A61" w:rsidRPr="00E12F34">
        <w:rPr>
          <w:rFonts w:ascii="Times New Roman" w:hAnsi="Times New Roman" w:cs="Times New Roman"/>
          <w:color w:val="000000"/>
        </w:rPr>
        <w:t>,</w:t>
      </w:r>
      <w:r w:rsidRPr="00E12F34">
        <w:rPr>
          <w:rFonts w:ascii="Times New Roman" w:hAnsi="Times New Roman" w:cs="Times New Roman"/>
          <w:color w:val="000000"/>
        </w:rPr>
        <w:t xml:space="preserve"> “I’ve had this nagging pain in my low back and a twinge in my </w:t>
      </w:r>
      <w:r w:rsidR="00825F0B" w:rsidRPr="00E12F34">
        <w:rPr>
          <w:rFonts w:ascii="Times New Roman" w:hAnsi="Times New Roman" w:cs="Times New Roman"/>
          <w:color w:val="000000"/>
        </w:rPr>
        <w:t xml:space="preserve">right </w:t>
      </w:r>
      <w:r w:rsidRPr="00E12F34">
        <w:rPr>
          <w:rFonts w:ascii="Times New Roman" w:hAnsi="Times New Roman" w:cs="Times New Roman"/>
          <w:color w:val="000000"/>
        </w:rPr>
        <w:t xml:space="preserve">hamstring for the longest time. I figured it was time I </w:t>
      </w:r>
      <w:r w:rsidR="00563574">
        <w:rPr>
          <w:rFonts w:ascii="Times New Roman" w:hAnsi="Times New Roman" w:cs="Times New Roman"/>
          <w:color w:val="000000"/>
        </w:rPr>
        <w:t>got</w:t>
      </w:r>
      <w:r w:rsidR="00563574" w:rsidRPr="00E12F34">
        <w:rPr>
          <w:rFonts w:ascii="Times New Roman" w:hAnsi="Times New Roman" w:cs="Times New Roman"/>
          <w:color w:val="000000"/>
        </w:rPr>
        <w:t xml:space="preserve"> </w:t>
      </w:r>
      <w:r w:rsidRPr="00E12F34">
        <w:rPr>
          <w:rFonts w:ascii="Times New Roman" w:hAnsi="Times New Roman" w:cs="Times New Roman"/>
          <w:color w:val="000000"/>
        </w:rPr>
        <w:t>it checked out.”</w:t>
      </w:r>
    </w:p>
    <w:p w14:paraId="04CD499E" w14:textId="77777777" w:rsidR="00DD3A61" w:rsidRPr="00E12F34" w:rsidRDefault="00DD3A61" w:rsidP="00127078">
      <w:pPr>
        <w:spacing w:line="480" w:lineRule="auto"/>
        <w:rPr>
          <w:rFonts w:ascii="Times New Roman" w:hAnsi="Times New Roman" w:cs="Times New Roman"/>
          <w:color w:val="000000"/>
        </w:rPr>
      </w:pPr>
    </w:p>
    <w:p w14:paraId="0F335C96" w14:textId="2D890317" w:rsidR="00E14FB8" w:rsidDel="00AD46A3" w:rsidRDefault="6D01E928" w:rsidP="00AD46A3">
      <w:pPr>
        <w:spacing w:line="480" w:lineRule="auto"/>
        <w:rPr>
          <w:del w:id="209" w:author="Anna Seaman" w:date="2026-08-11T17:49:00Z" w16du:dateUtc="2026-08-11T22:49:00Z"/>
          <w:rFonts w:ascii="Times New Roman" w:hAnsi="Times New Roman" w:cs="Times New Roman"/>
          <w:color w:val="000000"/>
        </w:rPr>
      </w:pPr>
      <w:r w:rsidRPr="00E12F34">
        <w:rPr>
          <w:rFonts w:ascii="Times New Roman" w:hAnsi="Times New Roman" w:cs="Times New Roman"/>
          <w:b/>
          <w:bCs/>
          <w:color w:val="000000"/>
        </w:rPr>
        <w:t xml:space="preserve">Past </w:t>
      </w:r>
      <w:r w:rsidR="00563574">
        <w:rPr>
          <w:rFonts w:ascii="Times New Roman" w:hAnsi="Times New Roman" w:cs="Times New Roman"/>
          <w:b/>
          <w:bCs/>
          <w:color w:val="000000"/>
        </w:rPr>
        <w:t>i</w:t>
      </w:r>
      <w:r w:rsidRPr="00E12F34">
        <w:rPr>
          <w:rFonts w:ascii="Times New Roman" w:hAnsi="Times New Roman" w:cs="Times New Roman"/>
          <w:b/>
          <w:bCs/>
          <w:color w:val="000000"/>
        </w:rPr>
        <w:t xml:space="preserve">njury </w:t>
      </w:r>
      <w:r w:rsidR="00563574">
        <w:rPr>
          <w:rFonts w:ascii="Times New Roman" w:hAnsi="Times New Roman" w:cs="Times New Roman"/>
          <w:b/>
          <w:bCs/>
          <w:color w:val="000000"/>
        </w:rPr>
        <w:t>h</w:t>
      </w:r>
      <w:r w:rsidRPr="00E12F34">
        <w:rPr>
          <w:rFonts w:ascii="Times New Roman" w:hAnsi="Times New Roman" w:cs="Times New Roman"/>
          <w:b/>
          <w:bCs/>
          <w:color w:val="000000"/>
        </w:rPr>
        <w:t>istory:</w:t>
      </w:r>
      <w:r w:rsidRPr="00E12F34">
        <w:rPr>
          <w:rFonts w:ascii="Times New Roman" w:hAnsi="Times New Roman" w:cs="Times New Roman"/>
          <w:color w:val="000000"/>
        </w:rPr>
        <w:t xml:space="preserve"> History of sacro</w:t>
      </w:r>
      <w:r>
        <w:rPr>
          <w:rFonts w:ascii="Times New Roman" w:hAnsi="Times New Roman" w:cs="Times New Roman"/>
          <w:color w:val="000000"/>
        </w:rPr>
        <w:t xml:space="preserve">iliac joint dysfunction on and off for </w:t>
      </w:r>
      <w:r w:rsidR="00E3702D" w:rsidRPr="00C275A9">
        <w:rPr>
          <w:rFonts w:ascii="Times New Roman" w:hAnsi="Times New Roman" w:cs="Times New Roman"/>
          <w:color w:val="000000"/>
        </w:rPr>
        <w:t>eight</w:t>
      </w:r>
      <w:r w:rsidRPr="00C275A9">
        <w:rPr>
          <w:rFonts w:ascii="Times New Roman" w:hAnsi="Times New Roman" w:cs="Times New Roman"/>
          <w:color w:val="000000"/>
        </w:rPr>
        <w:t xml:space="preserve"> years</w:t>
      </w:r>
      <w:r>
        <w:rPr>
          <w:rFonts w:ascii="Times New Roman" w:hAnsi="Times New Roman" w:cs="Times New Roman"/>
          <w:color w:val="000000"/>
        </w:rPr>
        <w:t xml:space="preserve">. This problem began </w:t>
      </w:r>
      <w:r w:rsidR="00E3702D" w:rsidRPr="00C275A9">
        <w:rPr>
          <w:rFonts w:ascii="Times New Roman" w:hAnsi="Times New Roman" w:cs="Times New Roman"/>
          <w:color w:val="000000"/>
        </w:rPr>
        <w:t>eight</w:t>
      </w:r>
      <w:r w:rsidRPr="00C275A9">
        <w:rPr>
          <w:rFonts w:ascii="Times New Roman" w:hAnsi="Times New Roman" w:cs="Times New Roman"/>
          <w:color w:val="000000"/>
        </w:rPr>
        <w:t xml:space="preserve"> years</w:t>
      </w:r>
      <w:r>
        <w:rPr>
          <w:rFonts w:ascii="Times New Roman" w:hAnsi="Times New Roman" w:cs="Times New Roman"/>
          <w:color w:val="000000"/>
        </w:rPr>
        <w:t xml:space="preserve"> ago when you were a triathlete</w:t>
      </w:r>
      <w:r w:rsidR="00563574">
        <w:rPr>
          <w:rFonts w:ascii="Times New Roman" w:hAnsi="Times New Roman" w:cs="Times New Roman"/>
          <w:color w:val="000000"/>
        </w:rPr>
        <w:t>,</w:t>
      </w:r>
      <w:r>
        <w:rPr>
          <w:rFonts w:ascii="Times New Roman" w:hAnsi="Times New Roman" w:cs="Times New Roman"/>
          <w:color w:val="000000"/>
        </w:rPr>
        <w:t xml:space="preserve"> </w:t>
      </w:r>
      <w:r w:rsidR="00563574">
        <w:rPr>
          <w:rFonts w:ascii="Times New Roman" w:hAnsi="Times New Roman" w:cs="Times New Roman"/>
          <w:color w:val="000000"/>
        </w:rPr>
        <w:t xml:space="preserve">after </w:t>
      </w:r>
      <w:r>
        <w:rPr>
          <w:rFonts w:ascii="Times New Roman" w:hAnsi="Times New Roman" w:cs="Times New Roman"/>
          <w:color w:val="000000"/>
        </w:rPr>
        <w:t xml:space="preserve">riding your bike before </w:t>
      </w:r>
      <w:r w:rsidR="00563574">
        <w:rPr>
          <w:rFonts w:ascii="Times New Roman" w:hAnsi="Times New Roman" w:cs="Times New Roman"/>
          <w:color w:val="000000"/>
        </w:rPr>
        <w:t>it was properly fitted</w:t>
      </w:r>
      <w:r>
        <w:rPr>
          <w:rFonts w:ascii="Times New Roman" w:hAnsi="Times New Roman" w:cs="Times New Roman"/>
          <w:color w:val="000000"/>
        </w:rPr>
        <w:t>. In the past, you have sought out chiropractic care, which helped immensely</w:t>
      </w:r>
      <w:r w:rsidR="00563574">
        <w:rPr>
          <w:rFonts w:ascii="Times New Roman" w:hAnsi="Times New Roman" w:cs="Times New Roman"/>
          <w:color w:val="000000"/>
        </w:rPr>
        <w:t>,</w:t>
      </w:r>
      <w:r>
        <w:rPr>
          <w:rFonts w:ascii="Times New Roman" w:hAnsi="Times New Roman" w:cs="Times New Roman"/>
          <w:color w:val="000000"/>
        </w:rPr>
        <w:t xml:space="preserve"> but it was never a permanent fix. </w:t>
      </w:r>
      <w:r w:rsidR="00334223">
        <w:rPr>
          <w:rFonts w:ascii="Times New Roman" w:hAnsi="Times New Roman" w:cs="Times New Roman"/>
          <w:color w:val="000000"/>
        </w:rPr>
        <w:t>Therapeutic m</w:t>
      </w:r>
      <w:r>
        <w:rPr>
          <w:rFonts w:ascii="Times New Roman" w:hAnsi="Times New Roman" w:cs="Times New Roman"/>
          <w:color w:val="000000"/>
        </w:rPr>
        <w:t>assage has helped before</w:t>
      </w:r>
      <w:r w:rsidR="00563574">
        <w:rPr>
          <w:rFonts w:ascii="Times New Roman" w:hAnsi="Times New Roman" w:cs="Times New Roman"/>
          <w:color w:val="000000"/>
        </w:rPr>
        <w:t>,</w:t>
      </w:r>
      <w:r>
        <w:rPr>
          <w:rFonts w:ascii="Times New Roman" w:hAnsi="Times New Roman" w:cs="Times New Roman"/>
          <w:color w:val="000000"/>
        </w:rPr>
        <w:t xml:space="preserve"> as well as electrical stimulation</w:t>
      </w:r>
      <w:r w:rsidR="00563574">
        <w:rPr>
          <w:rFonts w:ascii="Times New Roman" w:hAnsi="Times New Roman" w:cs="Times New Roman"/>
          <w:color w:val="000000"/>
        </w:rPr>
        <w:t>,</w:t>
      </w:r>
      <w:r>
        <w:rPr>
          <w:rFonts w:ascii="Times New Roman" w:hAnsi="Times New Roman" w:cs="Times New Roman"/>
          <w:color w:val="000000"/>
        </w:rPr>
        <w:t xml:space="preserve"> but both of those were only short</w:t>
      </w:r>
      <w:r w:rsidRPr="00C275A9">
        <w:rPr>
          <w:rFonts w:ascii="Times New Roman" w:hAnsi="Times New Roman" w:cs="Times New Roman"/>
          <w:color w:val="000000"/>
        </w:rPr>
        <w:t>-</w:t>
      </w:r>
      <w:r>
        <w:rPr>
          <w:rFonts w:ascii="Times New Roman" w:hAnsi="Times New Roman" w:cs="Times New Roman"/>
          <w:color w:val="000000"/>
        </w:rPr>
        <w:t>term relief. You</w:t>
      </w:r>
      <w:r w:rsidR="00E3702D">
        <w:rPr>
          <w:rFonts w:ascii="Times New Roman" w:hAnsi="Times New Roman" w:cs="Times New Roman"/>
          <w:color w:val="000000"/>
        </w:rPr>
        <w:t>’</w:t>
      </w:r>
      <w:r>
        <w:rPr>
          <w:rFonts w:ascii="Times New Roman" w:hAnsi="Times New Roman" w:cs="Times New Roman"/>
          <w:color w:val="000000"/>
        </w:rPr>
        <w:t xml:space="preserve">ve had chronic ankle instability in </w:t>
      </w:r>
      <w:r w:rsidR="00563574">
        <w:rPr>
          <w:rFonts w:ascii="Times New Roman" w:hAnsi="Times New Roman" w:cs="Times New Roman"/>
          <w:color w:val="000000"/>
        </w:rPr>
        <w:t xml:space="preserve">your </w:t>
      </w:r>
      <w:r>
        <w:rPr>
          <w:rFonts w:ascii="Times New Roman" w:hAnsi="Times New Roman" w:cs="Times New Roman"/>
          <w:color w:val="000000"/>
        </w:rPr>
        <w:t xml:space="preserve">right ankle since college. Previous iliotibial band friction syndrome in both legs </w:t>
      </w:r>
      <w:r w:rsidR="00563574">
        <w:rPr>
          <w:rFonts w:ascii="Times New Roman" w:hAnsi="Times New Roman" w:cs="Times New Roman"/>
          <w:color w:val="000000"/>
        </w:rPr>
        <w:t xml:space="preserve">has occurred </w:t>
      </w:r>
      <w:r>
        <w:rPr>
          <w:rFonts w:ascii="Times New Roman" w:hAnsi="Times New Roman" w:cs="Times New Roman"/>
          <w:color w:val="000000"/>
        </w:rPr>
        <w:t xml:space="preserve">occasionally over the past </w:t>
      </w:r>
      <w:r w:rsidRPr="00C275A9">
        <w:rPr>
          <w:rFonts w:ascii="Times New Roman" w:hAnsi="Times New Roman" w:cs="Times New Roman"/>
          <w:color w:val="000000"/>
        </w:rPr>
        <w:t>15 years</w:t>
      </w:r>
      <w:r>
        <w:rPr>
          <w:rFonts w:ascii="Times New Roman" w:hAnsi="Times New Roman" w:cs="Times New Roman"/>
          <w:color w:val="000000"/>
        </w:rPr>
        <w:t>.</w:t>
      </w:r>
    </w:p>
    <w:p w14:paraId="777F6195" w14:textId="77777777" w:rsidR="00AD46A3" w:rsidRPr="00E12F34" w:rsidRDefault="00AD46A3" w:rsidP="00127078">
      <w:pPr>
        <w:spacing w:line="480" w:lineRule="auto"/>
        <w:rPr>
          <w:ins w:id="210" w:author="Anna Seaman" w:date="2026-08-11T17:49:00Z" w16du:dateUtc="2026-08-11T22:49:00Z"/>
          <w:rFonts w:ascii="Times New Roman" w:hAnsi="Times New Roman" w:cs="Times New Roman"/>
          <w:color w:val="000000"/>
        </w:rPr>
      </w:pPr>
    </w:p>
    <w:p w14:paraId="4AD6A74D" w14:textId="77777777" w:rsidR="00DD3A61" w:rsidRPr="00E12F34" w:rsidRDefault="00DD3A61" w:rsidP="00AD46A3">
      <w:pPr>
        <w:spacing w:line="480" w:lineRule="auto"/>
        <w:rPr>
          <w:rFonts w:ascii="Times New Roman" w:hAnsi="Times New Roman" w:cs="Times New Roman"/>
          <w:color w:val="000000"/>
        </w:rPr>
      </w:pPr>
    </w:p>
    <w:p w14:paraId="1FDBA423" w14:textId="230796E1" w:rsidR="00825F0B" w:rsidRPr="00E12F34" w:rsidRDefault="00825F0B"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History of present illness:</w:t>
      </w:r>
      <w:r w:rsidRPr="00E12F34">
        <w:rPr>
          <w:rFonts w:ascii="Times New Roman" w:hAnsi="Times New Roman" w:cs="Times New Roman"/>
          <w:color w:val="000000"/>
        </w:rPr>
        <w:t xml:space="preserve"> A year ago</w:t>
      </w:r>
      <w:r w:rsidR="00563574">
        <w:rPr>
          <w:rFonts w:ascii="Times New Roman" w:hAnsi="Times New Roman" w:cs="Times New Roman"/>
          <w:color w:val="000000"/>
        </w:rPr>
        <w:t>,</w:t>
      </w:r>
      <w:r w:rsidRPr="00E12F34">
        <w:rPr>
          <w:rFonts w:ascii="Times New Roman" w:hAnsi="Times New Roman" w:cs="Times New Roman"/>
          <w:color w:val="000000"/>
        </w:rPr>
        <w:t xml:space="preserve"> you were running with your child on their bicycle and were overstriding to keep up with them. The next day</w:t>
      </w:r>
      <w:r w:rsidR="00563574">
        <w:rPr>
          <w:rFonts w:ascii="Times New Roman" w:hAnsi="Times New Roman" w:cs="Times New Roman"/>
          <w:color w:val="000000"/>
        </w:rPr>
        <w:t>,</w:t>
      </w:r>
      <w:r w:rsidRPr="00E12F34">
        <w:rPr>
          <w:rFonts w:ascii="Times New Roman" w:hAnsi="Times New Roman" w:cs="Times New Roman"/>
          <w:color w:val="000000"/>
        </w:rPr>
        <w:t xml:space="preserve"> your right hamstring hurt </w:t>
      </w:r>
      <w:r w:rsidR="00563574">
        <w:rPr>
          <w:rFonts w:ascii="Times New Roman" w:hAnsi="Times New Roman" w:cs="Times New Roman"/>
          <w:color w:val="000000"/>
        </w:rPr>
        <w:t>because</w:t>
      </w:r>
      <w:r w:rsidR="00563574" w:rsidRPr="00E12F34">
        <w:rPr>
          <w:rFonts w:ascii="Times New Roman" w:hAnsi="Times New Roman" w:cs="Times New Roman"/>
          <w:color w:val="000000"/>
        </w:rPr>
        <w:t xml:space="preserve"> </w:t>
      </w:r>
      <w:r w:rsidRPr="00E12F34">
        <w:rPr>
          <w:rFonts w:ascii="Times New Roman" w:hAnsi="Times New Roman" w:cs="Times New Roman"/>
          <w:color w:val="000000"/>
        </w:rPr>
        <w:t>you had strained it</w:t>
      </w:r>
      <w:r w:rsidR="00563574">
        <w:rPr>
          <w:rFonts w:ascii="Times New Roman" w:hAnsi="Times New Roman" w:cs="Times New Roman"/>
          <w:color w:val="000000"/>
        </w:rPr>
        <w:t>,</w:t>
      </w:r>
      <w:r w:rsidRPr="00E12F34">
        <w:rPr>
          <w:rFonts w:ascii="Times New Roman" w:hAnsi="Times New Roman" w:cs="Times New Roman"/>
          <w:color w:val="000000"/>
        </w:rPr>
        <w:t xml:space="preserve"> and your sacro</w:t>
      </w:r>
      <w:r>
        <w:rPr>
          <w:rFonts w:ascii="Times New Roman" w:hAnsi="Times New Roman" w:cs="Times New Roman"/>
          <w:color w:val="000000"/>
        </w:rPr>
        <w:t xml:space="preserve">iliac joint felt off. You have been stretching your hamstring and doing core strengthening since </w:t>
      </w:r>
      <w:r w:rsidR="005E59F6" w:rsidRPr="00E12F34">
        <w:rPr>
          <w:rFonts w:ascii="Times New Roman" w:hAnsi="Times New Roman" w:cs="Times New Roman"/>
          <w:color w:val="000000"/>
        </w:rPr>
        <w:t>then but</w:t>
      </w:r>
      <w:r w:rsidRPr="00E12F34">
        <w:rPr>
          <w:rFonts w:ascii="Times New Roman" w:hAnsi="Times New Roman" w:cs="Times New Roman"/>
          <w:color w:val="000000"/>
        </w:rPr>
        <w:t xml:space="preserve"> have seen only marginal improvements. When you rest from running, the pain goes away</w:t>
      </w:r>
      <w:r w:rsidR="00563574">
        <w:rPr>
          <w:rFonts w:ascii="Times New Roman" w:hAnsi="Times New Roman" w:cs="Times New Roman"/>
          <w:color w:val="000000"/>
        </w:rPr>
        <w:t>,</w:t>
      </w:r>
      <w:r w:rsidRPr="00E12F34">
        <w:rPr>
          <w:rFonts w:ascii="Times New Roman" w:hAnsi="Times New Roman" w:cs="Times New Roman"/>
          <w:color w:val="000000"/>
        </w:rPr>
        <w:t xml:space="preserve"> but as soon as you run, it immediately hurts again.</w:t>
      </w:r>
    </w:p>
    <w:p w14:paraId="36333324" w14:textId="77777777" w:rsidR="00DD3A61" w:rsidRPr="00E12F34" w:rsidRDefault="00DD3A61" w:rsidP="00127078">
      <w:pPr>
        <w:spacing w:line="480" w:lineRule="auto"/>
        <w:rPr>
          <w:rFonts w:ascii="Times New Roman" w:hAnsi="Times New Roman" w:cs="Times New Roman"/>
          <w:color w:val="000000"/>
        </w:rPr>
      </w:pPr>
    </w:p>
    <w:p w14:paraId="5455AB83" w14:textId="75340C0E" w:rsidR="00825F0B" w:rsidRPr="00E12F34" w:rsidDel="00AD46A3" w:rsidRDefault="00825F0B" w:rsidP="00127078">
      <w:pPr>
        <w:spacing w:line="480" w:lineRule="auto"/>
        <w:rPr>
          <w:del w:id="211" w:author="Anna Seaman" w:date="2026-08-11T17:49:00Z" w16du:dateUtc="2026-08-11T22:49:00Z"/>
          <w:rFonts w:ascii="Times New Roman" w:hAnsi="Times New Roman" w:cs="Times New Roman"/>
          <w:color w:val="000000"/>
        </w:rPr>
      </w:pPr>
      <w:r w:rsidRPr="00E12F34">
        <w:rPr>
          <w:rFonts w:ascii="Times New Roman" w:hAnsi="Times New Roman" w:cs="Times New Roman"/>
          <w:b/>
          <w:bCs/>
          <w:color w:val="000000"/>
        </w:rPr>
        <w:t>Location:</w:t>
      </w:r>
      <w:r w:rsidRPr="00E12F34">
        <w:rPr>
          <w:rFonts w:ascii="Times New Roman" w:hAnsi="Times New Roman" w:cs="Times New Roman"/>
          <w:color w:val="000000"/>
        </w:rPr>
        <w:t xml:space="preserve"> Originates at </w:t>
      </w:r>
      <w:r w:rsidR="00563574">
        <w:rPr>
          <w:rFonts w:ascii="Times New Roman" w:hAnsi="Times New Roman" w:cs="Times New Roman"/>
          <w:color w:val="000000"/>
        </w:rPr>
        <w:t xml:space="preserve">the </w:t>
      </w:r>
      <w:r w:rsidRPr="00E12F34">
        <w:rPr>
          <w:rFonts w:ascii="Times New Roman" w:hAnsi="Times New Roman" w:cs="Times New Roman"/>
          <w:color w:val="000000"/>
        </w:rPr>
        <w:t>right sacro</w:t>
      </w:r>
      <w:r>
        <w:rPr>
          <w:rFonts w:ascii="Times New Roman" w:hAnsi="Times New Roman" w:cs="Times New Roman"/>
          <w:color w:val="000000"/>
        </w:rPr>
        <w:t xml:space="preserve">iliac joint and spans down to the upper right hamstring </w:t>
      </w:r>
    </w:p>
    <w:p w14:paraId="11A24BCB" w14:textId="77777777" w:rsidR="00DD3A61" w:rsidRPr="00E12F34" w:rsidRDefault="00DD3A61" w:rsidP="00AD46A3">
      <w:pPr>
        <w:spacing w:line="480" w:lineRule="auto"/>
        <w:rPr>
          <w:rFonts w:ascii="Times New Roman" w:hAnsi="Times New Roman" w:cs="Times New Roman"/>
          <w:b/>
          <w:bCs/>
          <w:color w:val="000000"/>
        </w:rPr>
      </w:pPr>
    </w:p>
    <w:p w14:paraId="6B5CFF0C" w14:textId="68BF66E6" w:rsidR="00825F0B" w:rsidRPr="00E12F34" w:rsidDel="00AD46A3" w:rsidRDefault="00825F0B" w:rsidP="00127078">
      <w:pPr>
        <w:spacing w:line="480" w:lineRule="auto"/>
        <w:rPr>
          <w:del w:id="212" w:author="Anna Seaman" w:date="2026-08-11T17:49:00Z" w16du:dateUtc="2026-08-11T22:49:00Z"/>
          <w:rFonts w:ascii="Times New Roman" w:hAnsi="Times New Roman" w:cs="Times New Roman"/>
          <w:color w:val="000000"/>
        </w:rPr>
      </w:pPr>
      <w:r w:rsidRPr="00E12F34">
        <w:rPr>
          <w:rFonts w:ascii="Times New Roman" w:hAnsi="Times New Roman" w:cs="Times New Roman"/>
          <w:b/>
          <w:bCs/>
          <w:color w:val="000000"/>
        </w:rPr>
        <w:t>Intensity:</w:t>
      </w:r>
      <w:r>
        <w:rPr>
          <w:rFonts w:ascii="Times New Roman" w:hAnsi="Times New Roman" w:cs="Times New Roman"/>
          <w:color w:val="000000"/>
        </w:rPr>
        <w:t xml:space="preserve"> </w:t>
      </w:r>
      <w:r w:rsidRPr="00C275A9">
        <w:rPr>
          <w:rFonts w:ascii="Times New Roman" w:hAnsi="Times New Roman" w:cs="Times New Roman"/>
          <w:color w:val="000000"/>
        </w:rPr>
        <w:t>5</w:t>
      </w:r>
      <w:r>
        <w:rPr>
          <w:rFonts w:ascii="Times New Roman" w:hAnsi="Times New Roman" w:cs="Times New Roman"/>
          <w:color w:val="000000"/>
        </w:rPr>
        <w:t>/</w:t>
      </w:r>
      <w:r w:rsidRPr="00C275A9">
        <w:rPr>
          <w:rFonts w:ascii="Times New Roman" w:hAnsi="Times New Roman" w:cs="Times New Roman"/>
          <w:color w:val="000000"/>
        </w:rPr>
        <w:t>10</w:t>
      </w:r>
      <w:r>
        <w:rPr>
          <w:rFonts w:ascii="Times New Roman" w:hAnsi="Times New Roman" w:cs="Times New Roman"/>
          <w:color w:val="000000"/>
        </w:rPr>
        <w:t xml:space="preserve"> when running</w:t>
      </w:r>
      <w:r w:rsidR="00563574">
        <w:rPr>
          <w:rFonts w:ascii="Times New Roman" w:hAnsi="Times New Roman" w:cs="Times New Roman"/>
          <w:color w:val="000000"/>
        </w:rPr>
        <w:t>;</w:t>
      </w:r>
      <w:r>
        <w:rPr>
          <w:rFonts w:ascii="Times New Roman" w:hAnsi="Times New Roman" w:cs="Times New Roman"/>
          <w:color w:val="000000"/>
        </w:rPr>
        <w:t xml:space="preserve"> </w:t>
      </w:r>
      <w:r w:rsidRPr="00C275A9">
        <w:rPr>
          <w:rFonts w:ascii="Times New Roman" w:hAnsi="Times New Roman" w:cs="Times New Roman"/>
          <w:color w:val="000000"/>
        </w:rPr>
        <w:t>1</w:t>
      </w:r>
      <w:r>
        <w:rPr>
          <w:rFonts w:ascii="Times New Roman" w:hAnsi="Times New Roman" w:cs="Times New Roman"/>
          <w:color w:val="000000"/>
        </w:rPr>
        <w:t>/</w:t>
      </w:r>
      <w:r w:rsidRPr="00C275A9">
        <w:rPr>
          <w:rFonts w:ascii="Times New Roman" w:hAnsi="Times New Roman" w:cs="Times New Roman"/>
          <w:color w:val="000000"/>
        </w:rPr>
        <w:t>10</w:t>
      </w:r>
      <w:r>
        <w:rPr>
          <w:rFonts w:ascii="Times New Roman" w:hAnsi="Times New Roman" w:cs="Times New Roman"/>
          <w:color w:val="000000"/>
        </w:rPr>
        <w:t xml:space="preserve"> when </w:t>
      </w:r>
      <w:proofErr w:type="spellStart"/>
      <w:r>
        <w:rPr>
          <w:rFonts w:ascii="Times New Roman" w:hAnsi="Times New Roman" w:cs="Times New Roman"/>
          <w:color w:val="000000"/>
        </w:rPr>
        <w:t>restin</w:t>
      </w:r>
      <w:proofErr w:type="spellEnd"/>
      <w:del w:id="213" w:author="Anna Seaman" w:date="2026-08-11T17:49:00Z" w16du:dateUtc="2026-08-11T22:49:00Z">
        <w:r w:rsidDel="00AD46A3">
          <w:rPr>
            <w:rFonts w:ascii="Times New Roman" w:hAnsi="Times New Roman" w:cs="Times New Roman"/>
            <w:color w:val="000000"/>
          </w:rPr>
          <w:delText>g</w:delText>
        </w:r>
      </w:del>
    </w:p>
    <w:p w14:paraId="69B820E3" w14:textId="77777777" w:rsidR="00DD3A61" w:rsidRPr="00E12F34" w:rsidRDefault="00DD3A61" w:rsidP="00AD46A3">
      <w:pPr>
        <w:spacing w:line="480" w:lineRule="auto"/>
        <w:rPr>
          <w:rFonts w:ascii="Times New Roman" w:hAnsi="Times New Roman" w:cs="Times New Roman"/>
          <w:color w:val="000000"/>
        </w:rPr>
      </w:pPr>
    </w:p>
    <w:p w14:paraId="38B62F92" w14:textId="11DB8277" w:rsidR="00825F0B" w:rsidRPr="00E12F34" w:rsidDel="00AD46A3" w:rsidRDefault="6D01E928" w:rsidP="00127078">
      <w:pPr>
        <w:spacing w:line="480" w:lineRule="auto"/>
        <w:rPr>
          <w:del w:id="214" w:author="Anna Seaman" w:date="2026-08-11T17:49:00Z" w16du:dateUtc="2026-08-11T22:49:00Z"/>
          <w:rFonts w:ascii="Times New Roman" w:hAnsi="Times New Roman" w:cs="Times New Roman"/>
          <w:color w:val="000000"/>
        </w:rPr>
      </w:pPr>
      <w:r w:rsidRPr="00E12F34">
        <w:rPr>
          <w:rFonts w:ascii="Times New Roman" w:hAnsi="Times New Roman" w:cs="Times New Roman"/>
          <w:b/>
          <w:bCs/>
          <w:color w:val="000000"/>
        </w:rPr>
        <w:t xml:space="preserve">Significance to </w:t>
      </w:r>
      <w:r w:rsidR="00563574">
        <w:rPr>
          <w:rFonts w:ascii="Times New Roman" w:hAnsi="Times New Roman" w:cs="Times New Roman"/>
          <w:b/>
          <w:bCs/>
          <w:color w:val="000000"/>
        </w:rPr>
        <w:t>p</w:t>
      </w:r>
      <w:r w:rsidRPr="00E12F34">
        <w:rPr>
          <w:rFonts w:ascii="Times New Roman" w:hAnsi="Times New Roman" w:cs="Times New Roman"/>
          <w:b/>
          <w:bCs/>
          <w:color w:val="000000"/>
        </w:rPr>
        <w:t>atient:</w:t>
      </w:r>
      <w:r>
        <w:rPr>
          <w:rFonts w:ascii="Times New Roman" w:hAnsi="Times New Roman" w:cs="Times New Roman"/>
          <w:color w:val="000000"/>
        </w:rPr>
        <w:t xml:space="preserve"> You are a competitive age</w:t>
      </w:r>
      <w:r w:rsidRPr="00C275A9">
        <w:rPr>
          <w:rFonts w:ascii="Times New Roman" w:hAnsi="Times New Roman" w:cs="Times New Roman"/>
          <w:color w:val="000000"/>
        </w:rPr>
        <w:t>-</w:t>
      </w:r>
      <w:r>
        <w:rPr>
          <w:rFonts w:ascii="Times New Roman" w:hAnsi="Times New Roman" w:cs="Times New Roman"/>
          <w:color w:val="000000"/>
        </w:rPr>
        <w:t>group runner and have been training hard this year to get a new personal record for yourself. You also hope to place in your age group in the next race. Running is your primary mental health care, so you do not want to stop running. You’d like to find a long</w:t>
      </w:r>
      <w:r w:rsidRPr="00C275A9">
        <w:rPr>
          <w:rFonts w:ascii="Times New Roman" w:hAnsi="Times New Roman" w:cs="Times New Roman"/>
          <w:color w:val="000000"/>
        </w:rPr>
        <w:t>-</w:t>
      </w:r>
      <w:r>
        <w:rPr>
          <w:rFonts w:ascii="Times New Roman" w:hAnsi="Times New Roman" w:cs="Times New Roman"/>
          <w:color w:val="000000"/>
        </w:rPr>
        <w:t>term solution to this condition that you’ve battled for so long.</w:t>
      </w:r>
    </w:p>
    <w:p w14:paraId="29B50072" w14:textId="77777777" w:rsidR="00DD3A61" w:rsidRPr="00E12F34" w:rsidRDefault="00DD3A61" w:rsidP="00AD46A3">
      <w:pPr>
        <w:spacing w:line="480" w:lineRule="auto"/>
        <w:rPr>
          <w:rFonts w:ascii="Times New Roman" w:hAnsi="Times New Roman" w:cs="Times New Roman"/>
          <w:color w:val="000000"/>
        </w:rPr>
      </w:pPr>
    </w:p>
    <w:p w14:paraId="271DB3E8" w14:textId="2CF88BD9" w:rsidR="00825F0B" w:rsidRPr="00E12F34" w:rsidRDefault="00825F0B"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Training:</w:t>
      </w:r>
      <w:r>
        <w:rPr>
          <w:rFonts w:ascii="Times New Roman" w:hAnsi="Times New Roman" w:cs="Times New Roman"/>
          <w:color w:val="000000"/>
        </w:rPr>
        <w:t xml:space="preserve"> You run </w:t>
      </w:r>
      <w:r w:rsidR="00E3702D" w:rsidRPr="00C275A9">
        <w:rPr>
          <w:rFonts w:ascii="Times New Roman" w:hAnsi="Times New Roman" w:cs="Times New Roman"/>
          <w:color w:val="000000"/>
        </w:rPr>
        <w:t>three</w:t>
      </w:r>
      <w:r w:rsidRPr="00C275A9">
        <w:rPr>
          <w:rFonts w:ascii="Times New Roman" w:hAnsi="Times New Roman" w:cs="Times New Roman"/>
          <w:color w:val="000000"/>
        </w:rPr>
        <w:t xml:space="preserve"> days</w:t>
      </w:r>
      <w:r>
        <w:rPr>
          <w:rFonts w:ascii="Times New Roman" w:hAnsi="Times New Roman" w:cs="Times New Roman"/>
          <w:color w:val="000000"/>
        </w:rPr>
        <w:t xml:space="preserve"> a week</w:t>
      </w:r>
      <w:r w:rsidR="00563574">
        <w:rPr>
          <w:rFonts w:ascii="Times New Roman" w:hAnsi="Times New Roman" w:cs="Times New Roman"/>
          <w:color w:val="000000"/>
        </w:rPr>
        <w:t xml:space="preserve">: </w:t>
      </w:r>
      <w:r>
        <w:rPr>
          <w:rFonts w:ascii="Times New Roman" w:hAnsi="Times New Roman" w:cs="Times New Roman"/>
          <w:color w:val="000000"/>
        </w:rPr>
        <w:t xml:space="preserve">Usually, </w:t>
      </w:r>
      <w:r w:rsidRPr="00C275A9">
        <w:rPr>
          <w:rFonts w:ascii="Times New Roman" w:hAnsi="Times New Roman" w:cs="Times New Roman"/>
          <w:color w:val="000000"/>
        </w:rPr>
        <w:t>8</w:t>
      </w:r>
      <w:r>
        <w:rPr>
          <w:rFonts w:ascii="Times New Roman" w:hAnsi="Times New Roman" w:cs="Times New Roman"/>
          <w:color w:val="000000"/>
        </w:rPr>
        <w:t xml:space="preserve"> miles</w:t>
      </w:r>
      <w:r w:rsidR="00563574">
        <w:rPr>
          <w:rFonts w:ascii="Times New Roman" w:hAnsi="Times New Roman" w:cs="Times New Roman"/>
          <w:color w:val="000000"/>
        </w:rPr>
        <w:t xml:space="preserve"> (12.8 km)</w:t>
      </w:r>
      <w:r>
        <w:rPr>
          <w:rFonts w:ascii="Times New Roman" w:hAnsi="Times New Roman" w:cs="Times New Roman"/>
          <w:color w:val="000000"/>
        </w:rPr>
        <w:t xml:space="preserve"> on </w:t>
      </w:r>
      <w:r w:rsidR="005E59F6" w:rsidRPr="00E12F34">
        <w:rPr>
          <w:rFonts w:ascii="Times New Roman" w:hAnsi="Times New Roman" w:cs="Times New Roman"/>
          <w:color w:val="000000"/>
        </w:rPr>
        <w:t>weekdays</w:t>
      </w:r>
      <w:r>
        <w:rPr>
          <w:rFonts w:ascii="Times New Roman" w:hAnsi="Times New Roman" w:cs="Times New Roman"/>
          <w:color w:val="000000"/>
        </w:rPr>
        <w:t xml:space="preserve"> and a long run of </w:t>
      </w:r>
      <w:r w:rsidRPr="00C275A9">
        <w:rPr>
          <w:rFonts w:ascii="Times New Roman" w:hAnsi="Times New Roman" w:cs="Times New Roman"/>
          <w:color w:val="000000"/>
        </w:rPr>
        <w:t>10</w:t>
      </w:r>
      <w:r w:rsidR="00E3702D" w:rsidRPr="00C275A9">
        <w:rPr>
          <w:rFonts w:ascii="Times New Roman" w:hAnsi="Times New Roman" w:cs="Times New Roman"/>
          <w:color w:val="000000"/>
        </w:rPr>
        <w:t xml:space="preserve"> to </w:t>
      </w:r>
      <w:r w:rsidRPr="00C275A9">
        <w:rPr>
          <w:rFonts w:ascii="Times New Roman" w:hAnsi="Times New Roman" w:cs="Times New Roman"/>
          <w:color w:val="000000"/>
        </w:rPr>
        <w:t>20</w:t>
      </w:r>
      <w:r>
        <w:rPr>
          <w:rFonts w:ascii="Times New Roman" w:hAnsi="Times New Roman" w:cs="Times New Roman"/>
          <w:color w:val="000000"/>
        </w:rPr>
        <w:t xml:space="preserve"> miles </w:t>
      </w:r>
      <w:r w:rsidR="00165A9F">
        <w:rPr>
          <w:rFonts w:ascii="Times New Roman" w:hAnsi="Times New Roman" w:cs="Times New Roman"/>
          <w:color w:val="000000"/>
        </w:rPr>
        <w:t xml:space="preserve">(16-32 km) </w:t>
      </w:r>
      <w:r>
        <w:rPr>
          <w:rFonts w:ascii="Times New Roman" w:hAnsi="Times New Roman" w:cs="Times New Roman"/>
          <w:color w:val="000000"/>
        </w:rPr>
        <w:t>on the weekend. The other days of the week</w:t>
      </w:r>
      <w:r w:rsidR="00165A9F">
        <w:rPr>
          <w:rFonts w:ascii="Times New Roman" w:hAnsi="Times New Roman" w:cs="Times New Roman"/>
          <w:color w:val="000000"/>
        </w:rPr>
        <w:t>,</w:t>
      </w:r>
      <w:r>
        <w:rPr>
          <w:rFonts w:ascii="Times New Roman" w:hAnsi="Times New Roman" w:cs="Times New Roman"/>
          <w:color w:val="000000"/>
        </w:rPr>
        <w:t xml:space="preserve"> you row, strength train, and do mobility work.</w:t>
      </w:r>
    </w:p>
    <w:p w14:paraId="1CA79386" w14:textId="77777777" w:rsidR="00DD3A61" w:rsidRPr="00E12F34" w:rsidRDefault="00DD3A61" w:rsidP="00127078">
      <w:pPr>
        <w:spacing w:line="480" w:lineRule="auto"/>
        <w:rPr>
          <w:rFonts w:ascii="Times New Roman" w:hAnsi="Times New Roman" w:cs="Times New Roman"/>
          <w:color w:val="000000"/>
        </w:rPr>
      </w:pPr>
    </w:p>
    <w:p w14:paraId="67BECFDD" w14:textId="5619C1CC" w:rsidR="005E59F6" w:rsidRPr="00E12F34" w:rsidRDefault="005E59F6"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 xml:space="preserve">Vital </w:t>
      </w:r>
      <w:r w:rsidR="00165A9F">
        <w:rPr>
          <w:rFonts w:ascii="Times New Roman" w:hAnsi="Times New Roman" w:cs="Times New Roman"/>
          <w:b/>
          <w:bCs/>
          <w:color w:val="000000"/>
        </w:rPr>
        <w:t>s</w:t>
      </w:r>
      <w:r w:rsidRPr="00E12F34">
        <w:rPr>
          <w:rFonts w:ascii="Times New Roman" w:hAnsi="Times New Roman" w:cs="Times New Roman"/>
          <w:b/>
          <w:bCs/>
          <w:color w:val="000000"/>
        </w:rPr>
        <w:t>igns:</w:t>
      </w:r>
      <w:r w:rsidRPr="00E12F34">
        <w:rPr>
          <w:rFonts w:ascii="Times New Roman" w:hAnsi="Times New Roman" w:cs="Times New Roman"/>
          <w:color w:val="000000"/>
        </w:rPr>
        <w:t xml:space="preserve"> All within normal limits</w:t>
      </w:r>
    </w:p>
    <w:p w14:paraId="22A9F1FF" w14:textId="77777777" w:rsidR="00DD3A61" w:rsidRPr="00E12F34" w:rsidRDefault="00DD3A61" w:rsidP="00127078">
      <w:pPr>
        <w:spacing w:line="480" w:lineRule="auto"/>
        <w:rPr>
          <w:rFonts w:ascii="Times New Roman" w:hAnsi="Times New Roman" w:cs="Times New Roman"/>
          <w:color w:val="000000"/>
        </w:rPr>
      </w:pPr>
    </w:p>
    <w:p w14:paraId="403680DC" w14:textId="352C9144" w:rsidR="005E59F6" w:rsidRPr="00E12F34" w:rsidRDefault="005E59F6"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 xml:space="preserve">Medical </w:t>
      </w:r>
      <w:r w:rsidR="00165A9F">
        <w:rPr>
          <w:rFonts w:ascii="Times New Roman" w:hAnsi="Times New Roman" w:cs="Times New Roman"/>
          <w:b/>
          <w:bCs/>
          <w:color w:val="000000"/>
        </w:rPr>
        <w:t>h</w:t>
      </w:r>
      <w:r w:rsidRPr="00E12F34">
        <w:rPr>
          <w:rFonts w:ascii="Times New Roman" w:hAnsi="Times New Roman" w:cs="Times New Roman"/>
          <w:b/>
          <w:bCs/>
          <w:color w:val="000000"/>
        </w:rPr>
        <w:t xml:space="preserve">istory: </w:t>
      </w:r>
      <w:r w:rsidRPr="00E12F34">
        <w:rPr>
          <w:rFonts w:ascii="Times New Roman" w:hAnsi="Times New Roman" w:cs="Times New Roman"/>
          <w:color w:val="000000"/>
        </w:rPr>
        <w:t>No allergies to food or medications, no surgeries</w:t>
      </w:r>
    </w:p>
    <w:p w14:paraId="634F42B7" w14:textId="77777777" w:rsidR="00DD3A61" w:rsidRPr="00E12F34" w:rsidRDefault="00DD3A61" w:rsidP="00127078">
      <w:pPr>
        <w:spacing w:line="480" w:lineRule="auto"/>
        <w:rPr>
          <w:rFonts w:ascii="Times New Roman" w:hAnsi="Times New Roman" w:cs="Times New Roman"/>
          <w:color w:val="000000"/>
        </w:rPr>
      </w:pPr>
    </w:p>
    <w:p w14:paraId="5ED39CE9" w14:textId="09CDB599" w:rsidR="005E59F6" w:rsidRPr="00E12F34" w:rsidRDefault="6D01E928"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Social:</w:t>
      </w:r>
      <w:r>
        <w:rPr>
          <w:rFonts w:ascii="Times New Roman" w:hAnsi="Times New Roman" w:cs="Times New Roman"/>
          <w:color w:val="000000"/>
        </w:rPr>
        <w:t xml:space="preserve"> You have </w:t>
      </w:r>
      <w:r w:rsidRPr="00C275A9">
        <w:rPr>
          <w:rFonts w:ascii="Times New Roman" w:hAnsi="Times New Roman" w:cs="Times New Roman"/>
          <w:color w:val="000000"/>
        </w:rPr>
        <w:t>three</w:t>
      </w:r>
      <w:r>
        <w:rPr>
          <w:rFonts w:ascii="Times New Roman" w:hAnsi="Times New Roman" w:cs="Times New Roman"/>
          <w:color w:val="000000"/>
        </w:rPr>
        <w:t xml:space="preserve"> children and a supportive spouse. You enjoy outdoor activities with your family</w:t>
      </w:r>
      <w:r w:rsidR="00165A9F">
        <w:rPr>
          <w:rFonts w:ascii="Times New Roman" w:hAnsi="Times New Roman" w:cs="Times New Roman"/>
          <w:color w:val="000000"/>
        </w:rPr>
        <w:t>,</w:t>
      </w:r>
      <w:r>
        <w:rPr>
          <w:rFonts w:ascii="Times New Roman" w:hAnsi="Times New Roman" w:cs="Times New Roman"/>
          <w:color w:val="000000"/>
        </w:rPr>
        <w:t xml:space="preserve"> and your children often bicycle with you while you run. This is a lifestyle for you, not just a recreational or a stress</w:t>
      </w:r>
      <w:r w:rsidR="00165A9F">
        <w:rPr>
          <w:rFonts w:ascii="Times New Roman" w:hAnsi="Times New Roman" w:cs="Times New Roman"/>
          <w:color w:val="000000"/>
        </w:rPr>
        <w:t>-</w:t>
      </w:r>
      <w:r>
        <w:rPr>
          <w:rFonts w:ascii="Times New Roman" w:hAnsi="Times New Roman" w:cs="Times New Roman"/>
          <w:color w:val="000000"/>
        </w:rPr>
        <w:t>relieving activity.</w:t>
      </w:r>
    </w:p>
    <w:p w14:paraId="590572BE" w14:textId="77777777" w:rsidR="00DD3A61" w:rsidRPr="00E12F34" w:rsidRDefault="00DD3A61" w:rsidP="00127078">
      <w:pPr>
        <w:spacing w:line="480" w:lineRule="auto"/>
        <w:rPr>
          <w:rFonts w:ascii="Times New Roman" w:hAnsi="Times New Roman" w:cs="Times New Roman"/>
          <w:color w:val="000000"/>
        </w:rPr>
      </w:pPr>
    </w:p>
    <w:p w14:paraId="4C098CF4" w14:textId="4800929D" w:rsidR="005E59F6" w:rsidRPr="00E12F34" w:rsidRDefault="005E59F6" w:rsidP="00127078">
      <w:pPr>
        <w:spacing w:line="480" w:lineRule="auto"/>
        <w:rPr>
          <w:rFonts w:ascii="Times New Roman" w:hAnsi="Times New Roman" w:cs="Times New Roman"/>
          <w:color w:val="000000"/>
        </w:rPr>
      </w:pPr>
      <w:r w:rsidRPr="00E12F34">
        <w:rPr>
          <w:rFonts w:ascii="Times New Roman" w:hAnsi="Times New Roman" w:cs="Times New Roman"/>
          <w:color w:val="000000"/>
        </w:rPr>
        <w:t>Questions to ask at some point during this encounter:</w:t>
      </w:r>
    </w:p>
    <w:p w14:paraId="2487BE9E" w14:textId="32382457" w:rsidR="005E59F6" w:rsidRPr="00AD46A3" w:rsidRDefault="005E59F6" w:rsidP="00AD46A3">
      <w:pPr>
        <w:pStyle w:val="ListParagraph"/>
        <w:numPr>
          <w:ilvl w:val="0"/>
          <w:numId w:val="17"/>
        </w:numPr>
        <w:spacing w:line="480" w:lineRule="auto"/>
        <w:rPr>
          <w:rFonts w:ascii="Times New Roman" w:hAnsi="Times New Roman" w:cs="Times New Roman"/>
          <w:color w:val="000000"/>
          <w:rPrChange w:id="215" w:author="Anna Seaman" w:date="2026-08-11T17:49:00Z" w16du:dateUtc="2026-08-11T22:49:00Z">
            <w:rPr/>
          </w:rPrChange>
        </w:rPr>
        <w:pPrChange w:id="216" w:author="Anna Seaman" w:date="2026-08-11T17:49:00Z" w16du:dateUtc="2026-08-11T22:49:00Z">
          <w:pPr>
            <w:pStyle w:val="ListParagraph"/>
            <w:numPr>
              <w:numId w:val="6"/>
            </w:numPr>
            <w:spacing w:line="480" w:lineRule="auto"/>
            <w:ind w:left="0"/>
          </w:pPr>
        </w:pPrChange>
      </w:pPr>
      <w:r w:rsidRPr="00AD46A3">
        <w:rPr>
          <w:rFonts w:ascii="Times New Roman" w:hAnsi="Times New Roman" w:cs="Times New Roman"/>
          <w:color w:val="000000"/>
          <w:rPrChange w:id="217" w:author="Anna Seaman" w:date="2026-08-11T17:49:00Z" w16du:dateUtc="2026-08-11T22:49:00Z">
            <w:rPr/>
          </w:rPrChange>
        </w:rPr>
        <w:t>What exercises can I do at home to treat this condition?</w:t>
      </w:r>
    </w:p>
    <w:p w14:paraId="40857B62" w14:textId="77777777" w:rsidR="008A6368" w:rsidRPr="00AD46A3" w:rsidRDefault="6D01E928" w:rsidP="00AD46A3">
      <w:pPr>
        <w:pStyle w:val="ListParagraph"/>
        <w:numPr>
          <w:ilvl w:val="0"/>
          <w:numId w:val="17"/>
        </w:numPr>
        <w:spacing w:line="480" w:lineRule="auto"/>
        <w:rPr>
          <w:rFonts w:ascii="Times New Roman" w:hAnsi="Times New Roman" w:cs="Times New Roman"/>
          <w:color w:val="000000"/>
          <w:rPrChange w:id="218" w:author="Anna Seaman" w:date="2026-08-11T17:49:00Z" w16du:dateUtc="2026-08-11T22:49:00Z">
            <w:rPr/>
          </w:rPrChange>
        </w:rPr>
        <w:pPrChange w:id="219" w:author="Anna Seaman" w:date="2026-08-11T17:49:00Z" w16du:dateUtc="2026-08-11T22:49:00Z">
          <w:pPr>
            <w:pStyle w:val="ListParagraph"/>
            <w:numPr>
              <w:numId w:val="6"/>
            </w:numPr>
            <w:spacing w:line="480" w:lineRule="auto"/>
            <w:ind w:left="0"/>
          </w:pPr>
        </w:pPrChange>
      </w:pPr>
      <w:r w:rsidRPr="00AD46A3">
        <w:rPr>
          <w:rFonts w:ascii="Times New Roman" w:hAnsi="Times New Roman" w:cs="Times New Roman"/>
          <w:color w:val="000000"/>
          <w:rPrChange w:id="220" w:author="Anna Seaman" w:date="2026-08-11T17:49:00Z" w16du:dateUtc="2026-08-11T22:49:00Z">
            <w:rPr/>
          </w:rPrChange>
        </w:rPr>
        <w:t>How can I keep running while treating this condition?</w:t>
      </w:r>
    </w:p>
    <w:p w14:paraId="041C9836" w14:textId="77777777" w:rsidR="008A6368" w:rsidRPr="00AD46A3" w:rsidRDefault="6D01E928" w:rsidP="00AD46A3">
      <w:pPr>
        <w:pStyle w:val="ListParagraph"/>
        <w:numPr>
          <w:ilvl w:val="0"/>
          <w:numId w:val="17"/>
        </w:numPr>
        <w:spacing w:line="480" w:lineRule="auto"/>
        <w:rPr>
          <w:rFonts w:ascii="Times New Roman" w:hAnsi="Times New Roman" w:cs="Times New Roman"/>
          <w:color w:val="000000"/>
          <w:rPrChange w:id="221" w:author="Anna Seaman" w:date="2026-08-11T17:49:00Z" w16du:dateUtc="2026-08-11T22:49:00Z">
            <w:rPr/>
          </w:rPrChange>
        </w:rPr>
        <w:pPrChange w:id="222" w:author="Anna Seaman" w:date="2026-08-11T17:49:00Z" w16du:dateUtc="2026-08-11T22:49:00Z">
          <w:pPr>
            <w:pStyle w:val="ListParagraph"/>
            <w:numPr>
              <w:numId w:val="6"/>
            </w:numPr>
            <w:spacing w:line="480" w:lineRule="auto"/>
            <w:ind w:left="0"/>
          </w:pPr>
        </w:pPrChange>
      </w:pPr>
      <w:r w:rsidRPr="00AD46A3">
        <w:rPr>
          <w:rFonts w:ascii="Times New Roman" w:hAnsi="Times New Roman" w:cs="Times New Roman"/>
          <w:color w:val="000000"/>
          <w:rPrChange w:id="223" w:author="Anna Seaman" w:date="2026-08-11T17:49:00Z" w16du:dateUtc="2026-08-11T22:49:00Z">
            <w:rPr/>
          </w:rPrChange>
        </w:rPr>
        <w:t>Is this a permanent problem?</w:t>
      </w:r>
    </w:p>
    <w:p w14:paraId="3ADAEC70" w14:textId="5BDB38BD" w:rsidR="00E70A19" w:rsidRPr="00AD46A3" w:rsidRDefault="6D01E928" w:rsidP="00AD46A3">
      <w:pPr>
        <w:pStyle w:val="ListParagraph"/>
        <w:numPr>
          <w:ilvl w:val="0"/>
          <w:numId w:val="17"/>
        </w:numPr>
        <w:spacing w:line="480" w:lineRule="auto"/>
        <w:rPr>
          <w:rFonts w:ascii="Times New Roman" w:hAnsi="Times New Roman" w:cs="Times New Roman"/>
          <w:color w:val="000000"/>
          <w:rPrChange w:id="224" w:author="Anna Seaman" w:date="2026-08-11T17:49:00Z" w16du:dateUtc="2026-08-11T22:49:00Z">
            <w:rPr/>
          </w:rPrChange>
        </w:rPr>
        <w:pPrChange w:id="225" w:author="Anna Seaman" w:date="2026-08-11T17:49:00Z" w16du:dateUtc="2026-08-11T22:49:00Z">
          <w:pPr>
            <w:pStyle w:val="ListParagraph"/>
            <w:numPr>
              <w:numId w:val="6"/>
            </w:numPr>
            <w:spacing w:line="480" w:lineRule="auto"/>
            <w:ind w:left="0"/>
          </w:pPr>
        </w:pPrChange>
      </w:pPr>
      <w:r w:rsidRPr="00AD46A3">
        <w:rPr>
          <w:rFonts w:ascii="Times New Roman" w:hAnsi="Times New Roman" w:cs="Times New Roman"/>
          <w:color w:val="000000"/>
          <w:rPrChange w:id="226" w:author="Anna Seaman" w:date="2026-08-11T17:49:00Z" w16du:dateUtc="2026-08-11T22:49:00Z">
            <w:rPr/>
          </w:rPrChange>
        </w:rPr>
        <w:lastRenderedPageBreak/>
        <w:t>Can I prevent this in the future? It just seems like it keeps coming up again after I’ve fixed it.</w:t>
      </w:r>
    </w:p>
    <w:p w14:paraId="7175FF53" w14:textId="77777777" w:rsidR="00DD3A61" w:rsidRPr="00E12F34" w:rsidRDefault="00DD3A61" w:rsidP="00127078">
      <w:pPr>
        <w:pStyle w:val="NormalWeb"/>
        <w:spacing w:before="0" w:beforeAutospacing="0" w:after="0" w:afterAutospacing="0" w:line="480" w:lineRule="auto"/>
        <w:rPr>
          <w:color w:val="000000"/>
        </w:rPr>
      </w:pPr>
    </w:p>
    <w:p w14:paraId="3DC05D55" w14:textId="77777777" w:rsidR="00AD46A3" w:rsidRDefault="06DB8839" w:rsidP="00127078">
      <w:pPr>
        <w:pStyle w:val="NormalWeb"/>
        <w:spacing w:before="0" w:beforeAutospacing="0" w:after="0" w:afterAutospacing="0" w:line="480" w:lineRule="auto"/>
        <w:rPr>
          <w:ins w:id="227" w:author="Anna Seaman" w:date="2026-08-11T17:49:00Z" w16du:dateUtc="2026-08-11T22:49:00Z"/>
          <w:color w:val="000000"/>
        </w:rPr>
      </w:pPr>
      <w:del w:id="228" w:author="Anna Seaman" w:date="2026-08-11T17:49:00Z" w16du:dateUtc="2026-08-11T22:49:00Z">
        <w:r w:rsidRPr="00AD46A3" w:rsidDel="00AD46A3">
          <w:rPr>
            <w:color w:val="000000"/>
            <w:rPrChange w:id="229" w:author="Anna Seaman" w:date="2026-08-11T17:49:00Z" w16du:dateUtc="2026-08-11T22:49:00Z">
              <w:rPr>
                <w:b/>
                <w:bCs/>
                <w:color w:val="000000"/>
              </w:rPr>
            </w:rPrChange>
          </w:rPr>
          <w:delText>Safety</w:delText>
        </w:r>
        <w:r w:rsidR="00745EF5" w:rsidRPr="00AD46A3" w:rsidDel="00AD46A3">
          <w:rPr>
            <w:color w:val="000000"/>
            <w:rPrChange w:id="230" w:author="Anna Seaman" w:date="2026-08-11T17:49:00Z" w16du:dateUtc="2026-08-11T22:49:00Z">
              <w:rPr>
                <w:b/>
                <w:bCs/>
                <w:color w:val="000000"/>
              </w:rPr>
            </w:rPrChange>
          </w:rPr>
          <w:delText>:</w:delText>
        </w:r>
      </w:del>
      <w:ins w:id="231" w:author="Anna Seaman" w:date="2026-08-11T17:49:00Z" w16du:dateUtc="2026-08-11T22:49:00Z">
        <w:r w:rsidR="00AD46A3">
          <w:rPr>
            <w:color w:val="000000"/>
          </w:rPr>
          <w:t>&lt;b&gt;Safety</w:t>
        </w:r>
      </w:ins>
    </w:p>
    <w:p w14:paraId="16423EC9" w14:textId="65025130" w:rsidR="005E59F6" w:rsidRPr="00E12F34" w:rsidRDefault="00745EF5" w:rsidP="00127078">
      <w:pPr>
        <w:pStyle w:val="NormalWeb"/>
        <w:spacing w:before="0" w:beforeAutospacing="0" w:after="0" w:afterAutospacing="0" w:line="480" w:lineRule="auto"/>
        <w:rPr>
          <w:color w:val="000000"/>
        </w:rPr>
      </w:pPr>
      <w:del w:id="232" w:author="Anna Seaman" w:date="2026-08-11T17:49:00Z" w16du:dateUtc="2026-08-11T22:49:00Z">
        <w:r w:rsidRPr="00E12F34" w:rsidDel="00AD46A3">
          <w:rPr>
            <w:color w:val="000000"/>
          </w:rPr>
          <w:delText xml:space="preserve"> </w:delText>
        </w:r>
      </w:del>
      <w:r w:rsidR="005E59F6" w:rsidRPr="00E12F34">
        <w:rPr>
          <w:color w:val="000000"/>
        </w:rPr>
        <w:t>The phrase “Time</w:t>
      </w:r>
      <w:r w:rsidR="00165A9F">
        <w:rPr>
          <w:color w:val="000000"/>
        </w:rPr>
        <w:t>-</w:t>
      </w:r>
      <w:r w:rsidR="005E59F6" w:rsidRPr="00E12F34">
        <w:rPr>
          <w:color w:val="000000"/>
        </w:rPr>
        <w:t>out</w:t>
      </w:r>
      <w:r w:rsidR="00165A9F">
        <w:rPr>
          <w:color w:val="000000"/>
        </w:rPr>
        <w:t>;</w:t>
      </w:r>
      <w:r w:rsidR="005E59F6" w:rsidRPr="00E12F34">
        <w:rPr>
          <w:color w:val="000000"/>
        </w:rPr>
        <w:t xml:space="preserve"> </w:t>
      </w:r>
      <w:r w:rsidR="00165A9F">
        <w:rPr>
          <w:color w:val="000000"/>
        </w:rPr>
        <w:t>t</w:t>
      </w:r>
      <w:r w:rsidR="005E59F6" w:rsidRPr="00E12F34">
        <w:rPr>
          <w:color w:val="000000"/>
        </w:rPr>
        <w:t>ime</w:t>
      </w:r>
      <w:r w:rsidR="00165A9F">
        <w:rPr>
          <w:color w:val="000000"/>
        </w:rPr>
        <w:t>-</w:t>
      </w:r>
      <w:r w:rsidR="005E59F6" w:rsidRPr="00E12F34">
        <w:rPr>
          <w:color w:val="000000"/>
        </w:rPr>
        <w:t>out” is used to immediately stop a simulation. As the standardized patient</w:t>
      </w:r>
      <w:r w:rsidR="00DD3A61" w:rsidRPr="00E12F34">
        <w:rPr>
          <w:color w:val="000000"/>
        </w:rPr>
        <w:t>,</w:t>
      </w:r>
      <w:r w:rsidR="005E59F6" w:rsidRPr="00E12F34">
        <w:rPr>
          <w:color w:val="000000"/>
        </w:rPr>
        <w:t xml:space="preserve"> you can say this at any time. It is particularly designed to </w:t>
      </w:r>
      <w:r w:rsidR="00165A9F">
        <w:rPr>
          <w:color w:val="000000"/>
        </w:rPr>
        <w:t>en</w:t>
      </w:r>
      <w:r w:rsidR="005E59F6" w:rsidRPr="00E12F34">
        <w:rPr>
          <w:color w:val="000000"/>
        </w:rPr>
        <w:t>sure you</w:t>
      </w:r>
      <w:r w:rsidR="00165A9F">
        <w:rPr>
          <w:color w:val="000000"/>
        </w:rPr>
        <w:t>r</w:t>
      </w:r>
      <w:r w:rsidR="005E59F6" w:rsidRPr="00E12F34">
        <w:rPr>
          <w:color w:val="000000"/>
        </w:rPr>
        <w:t xml:space="preserve"> safe</w:t>
      </w:r>
      <w:r w:rsidR="00165A9F">
        <w:rPr>
          <w:color w:val="000000"/>
        </w:rPr>
        <w:t>ty</w:t>
      </w:r>
      <w:r w:rsidR="005E59F6" w:rsidRPr="00E12F34">
        <w:rPr>
          <w:color w:val="000000"/>
        </w:rPr>
        <w:t xml:space="preserve"> and </w:t>
      </w:r>
      <w:r w:rsidR="00165A9F">
        <w:rPr>
          <w:color w:val="000000"/>
        </w:rPr>
        <w:t xml:space="preserve">help you </w:t>
      </w:r>
      <w:r w:rsidR="005E59F6" w:rsidRPr="00E12F34">
        <w:rPr>
          <w:color w:val="000000"/>
        </w:rPr>
        <w:t>feel safe.</w:t>
      </w:r>
      <w:r w:rsidR="008A6368" w:rsidRPr="00E12F34">
        <w:rPr>
          <w:color w:val="000000"/>
        </w:rPr>
        <w:t xml:space="preserve"> </w:t>
      </w:r>
      <w:r w:rsidR="005E59F6" w:rsidRPr="00E12F34">
        <w:rPr>
          <w:color w:val="000000"/>
        </w:rPr>
        <w:t>All participants are taught this phrase. It means the same for everyone. If it is said, the simulation will immediately stop.</w:t>
      </w:r>
    </w:p>
    <w:p w14:paraId="482806BA" w14:textId="77777777" w:rsidR="00DD3A61" w:rsidRPr="00E12F34" w:rsidRDefault="00DD3A61" w:rsidP="00127078">
      <w:pPr>
        <w:spacing w:line="480" w:lineRule="auto"/>
        <w:rPr>
          <w:rFonts w:ascii="Times New Roman" w:hAnsi="Times New Roman" w:cs="Times New Roman"/>
          <w:color w:val="000000"/>
        </w:rPr>
      </w:pPr>
    </w:p>
    <w:p w14:paraId="55068E35" w14:textId="13F45BEB" w:rsidR="005E59F6" w:rsidRPr="00E12F34" w:rsidDel="00AD46A3" w:rsidRDefault="005E59F6" w:rsidP="00127078">
      <w:pPr>
        <w:spacing w:line="480" w:lineRule="auto"/>
        <w:rPr>
          <w:del w:id="233" w:author="Anna Seaman" w:date="2026-08-11T17:49:00Z" w16du:dateUtc="2026-08-11T22:49:00Z"/>
          <w:rFonts w:ascii="Times New Roman" w:hAnsi="Times New Roman" w:cs="Times New Roman"/>
          <w:b/>
          <w:bCs/>
          <w:color w:val="000000"/>
        </w:rPr>
      </w:pPr>
      <w:r w:rsidRPr="00E12F34">
        <w:rPr>
          <w:rFonts w:ascii="Times New Roman" w:hAnsi="Times New Roman" w:cs="Times New Roman"/>
          <w:b/>
          <w:bCs/>
          <w:color w:val="000000"/>
        </w:rPr>
        <w:t>General information (not shared with the HCP):</w:t>
      </w:r>
    </w:p>
    <w:p w14:paraId="633EAFEE" w14:textId="3B988CFB" w:rsidR="005E59F6" w:rsidRPr="00E12F34" w:rsidRDefault="00AD46A3" w:rsidP="00AD46A3">
      <w:pPr>
        <w:spacing w:line="480" w:lineRule="auto"/>
        <w:rPr>
          <w:rFonts w:ascii="Times New Roman" w:hAnsi="Times New Roman" w:cs="Times New Roman"/>
          <w:color w:val="000000"/>
        </w:rPr>
      </w:pPr>
      <w:ins w:id="234" w:author="Anna Seaman" w:date="2026-08-11T17:49:00Z" w16du:dateUtc="2026-08-11T22:49:00Z">
        <w:r>
          <w:rPr>
            <w:rFonts w:ascii="Times New Roman" w:hAnsi="Times New Roman" w:cs="Times New Roman"/>
            <w:color w:val="000000"/>
          </w:rPr>
          <w:t xml:space="preserve"> </w:t>
        </w:r>
      </w:ins>
      <w:r w:rsidR="00165A9F">
        <w:rPr>
          <w:rFonts w:ascii="Times New Roman" w:hAnsi="Times New Roman" w:cs="Times New Roman"/>
          <w:color w:val="000000"/>
        </w:rPr>
        <w:t>Following</w:t>
      </w:r>
      <w:r w:rsidR="00165A9F" w:rsidRPr="00E12F34">
        <w:rPr>
          <w:rFonts w:ascii="Times New Roman" w:hAnsi="Times New Roman" w:cs="Times New Roman"/>
          <w:color w:val="000000"/>
        </w:rPr>
        <w:t xml:space="preserve"> </w:t>
      </w:r>
      <w:r w:rsidR="005E59F6" w:rsidRPr="00E12F34">
        <w:rPr>
          <w:rFonts w:ascii="Times New Roman" w:hAnsi="Times New Roman" w:cs="Times New Roman"/>
          <w:color w:val="000000"/>
        </w:rPr>
        <w:t>are some special tests that the HCP may perform on you. You may look them up if you wish to learn about how the tests are performed. During our training session, the simulation facilitator will show you the tests that cause you pain and where your pain is located. You do not need to memorize the names of the tests</w:t>
      </w:r>
      <w:r w:rsidR="00165A9F">
        <w:rPr>
          <w:rFonts w:ascii="Times New Roman" w:hAnsi="Times New Roman" w:cs="Times New Roman"/>
          <w:color w:val="000000"/>
        </w:rPr>
        <w:t>,</w:t>
      </w:r>
      <w:r w:rsidR="005E59F6" w:rsidRPr="00E12F34">
        <w:rPr>
          <w:rFonts w:ascii="Times New Roman" w:hAnsi="Times New Roman" w:cs="Times New Roman"/>
          <w:color w:val="000000"/>
        </w:rPr>
        <w:t xml:space="preserve"> but please familiarize yourself with the motions </w:t>
      </w:r>
      <w:r w:rsidR="00165A9F">
        <w:rPr>
          <w:rFonts w:ascii="Times New Roman" w:hAnsi="Times New Roman" w:cs="Times New Roman"/>
          <w:color w:val="000000"/>
        </w:rPr>
        <w:t>that</w:t>
      </w:r>
      <w:r w:rsidR="00165A9F" w:rsidRPr="00E12F34">
        <w:rPr>
          <w:rFonts w:ascii="Times New Roman" w:hAnsi="Times New Roman" w:cs="Times New Roman"/>
          <w:color w:val="000000"/>
        </w:rPr>
        <w:t xml:space="preserve"> </w:t>
      </w:r>
      <w:r w:rsidR="005E59F6" w:rsidRPr="00E12F34">
        <w:rPr>
          <w:rFonts w:ascii="Times New Roman" w:hAnsi="Times New Roman" w:cs="Times New Roman"/>
          <w:color w:val="000000"/>
        </w:rPr>
        <w:t>cause you pain.</w:t>
      </w:r>
    </w:p>
    <w:p w14:paraId="04501672" w14:textId="77777777" w:rsidR="00DD3A61" w:rsidRPr="00E12F34" w:rsidRDefault="00DD3A61" w:rsidP="00127078">
      <w:pPr>
        <w:spacing w:line="480" w:lineRule="auto"/>
        <w:rPr>
          <w:rFonts w:ascii="Times New Roman" w:hAnsi="Times New Roman" w:cs="Times New Roman"/>
          <w:color w:val="000000"/>
        </w:rPr>
      </w:pPr>
    </w:p>
    <w:p w14:paraId="14644672" w14:textId="4FDBC7DC" w:rsidR="005E59F6" w:rsidRPr="00E12F34" w:rsidRDefault="005E59F6"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Tests for sacro</w:t>
      </w:r>
      <w:r>
        <w:rPr>
          <w:rFonts w:ascii="Times New Roman" w:hAnsi="Times New Roman" w:cs="Times New Roman"/>
          <w:b/>
          <w:bCs/>
          <w:color w:val="000000"/>
        </w:rPr>
        <w:t>iliac joint dysfunction</w:t>
      </w:r>
      <w:r w:rsidR="006A2BE5" w:rsidRPr="00E12F34">
        <w:rPr>
          <w:rFonts w:ascii="Times New Roman" w:hAnsi="Times New Roman" w:cs="Times New Roman"/>
          <w:color w:val="000000"/>
        </w:rPr>
        <w:t xml:space="preserve">: </w:t>
      </w:r>
      <w:r w:rsidRPr="00E12F34">
        <w:rPr>
          <w:rFonts w:ascii="Times New Roman" w:hAnsi="Times New Roman" w:cs="Times New Roman"/>
          <w:color w:val="000000"/>
        </w:rPr>
        <w:t>Each of these tests cause</w:t>
      </w:r>
      <w:r w:rsidR="00165A9F">
        <w:rPr>
          <w:rFonts w:ascii="Times New Roman" w:hAnsi="Times New Roman" w:cs="Times New Roman"/>
          <w:color w:val="000000"/>
        </w:rPr>
        <w:t>s</w:t>
      </w:r>
      <w:r w:rsidRPr="00E12F34">
        <w:rPr>
          <w:rFonts w:ascii="Times New Roman" w:hAnsi="Times New Roman" w:cs="Times New Roman"/>
          <w:color w:val="000000"/>
        </w:rPr>
        <w:t xml:space="preserve"> you pain at the right sacro</w:t>
      </w:r>
      <w:r>
        <w:rPr>
          <w:rFonts w:ascii="Times New Roman" w:hAnsi="Times New Roman" w:cs="Times New Roman"/>
          <w:color w:val="000000"/>
        </w:rPr>
        <w:t>iliac joint:</w:t>
      </w:r>
    </w:p>
    <w:p w14:paraId="27A5C757" w14:textId="3D8F1AD0" w:rsidR="005E59F6" w:rsidRPr="00AD46A3" w:rsidRDefault="005E59F6" w:rsidP="00AD46A3">
      <w:pPr>
        <w:pStyle w:val="ListParagraph"/>
        <w:numPr>
          <w:ilvl w:val="0"/>
          <w:numId w:val="18"/>
        </w:numPr>
        <w:spacing w:line="480" w:lineRule="auto"/>
        <w:rPr>
          <w:rFonts w:ascii="Times New Roman" w:hAnsi="Times New Roman" w:cs="Times New Roman"/>
          <w:color w:val="000000"/>
          <w:rPrChange w:id="235" w:author="Anna Seaman" w:date="2026-08-11T17:49:00Z" w16du:dateUtc="2026-08-11T22:49:00Z">
            <w:rPr/>
          </w:rPrChange>
        </w:rPr>
        <w:pPrChange w:id="236" w:author="Anna Seaman" w:date="2026-08-11T17:49:00Z" w16du:dateUtc="2026-08-11T22:49:00Z">
          <w:pPr>
            <w:pStyle w:val="ListParagraph"/>
            <w:numPr>
              <w:numId w:val="4"/>
            </w:numPr>
            <w:spacing w:line="480" w:lineRule="auto"/>
            <w:ind w:left="0"/>
          </w:pPr>
        </w:pPrChange>
      </w:pPr>
      <w:r w:rsidRPr="00AD46A3">
        <w:rPr>
          <w:rFonts w:ascii="Times New Roman" w:hAnsi="Times New Roman" w:cs="Times New Roman"/>
          <w:color w:val="000000"/>
          <w:rPrChange w:id="237" w:author="Anna Seaman" w:date="2026-08-11T17:49:00Z" w16du:dateUtc="2026-08-11T22:49:00Z">
            <w:rPr/>
          </w:rPrChange>
        </w:rPr>
        <w:t xml:space="preserve">Gaenslen’s </w:t>
      </w:r>
      <w:r w:rsidR="00165A9F" w:rsidRPr="00AD46A3">
        <w:rPr>
          <w:rFonts w:ascii="Times New Roman" w:hAnsi="Times New Roman" w:cs="Times New Roman"/>
          <w:color w:val="000000"/>
          <w:rPrChange w:id="238" w:author="Anna Seaman" w:date="2026-08-11T17:49:00Z" w16du:dateUtc="2026-08-11T22:49:00Z">
            <w:rPr/>
          </w:rPrChange>
        </w:rPr>
        <w:t>t</w:t>
      </w:r>
      <w:r w:rsidRPr="00AD46A3">
        <w:rPr>
          <w:rFonts w:ascii="Times New Roman" w:hAnsi="Times New Roman" w:cs="Times New Roman"/>
          <w:color w:val="000000"/>
          <w:rPrChange w:id="239" w:author="Anna Seaman" w:date="2026-08-11T17:49:00Z" w16du:dateUtc="2026-08-11T22:49:00Z">
            <w:rPr/>
          </w:rPrChange>
        </w:rPr>
        <w:t>est</w:t>
      </w:r>
    </w:p>
    <w:p w14:paraId="322E4E2B" w14:textId="5B1237B7" w:rsidR="005E59F6" w:rsidRPr="00AD46A3" w:rsidRDefault="005E59F6" w:rsidP="00AD46A3">
      <w:pPr>
        <w:pStyle w:val="ListParagraph"/>
        <w:numPr>
          <w:ilvl w:val="0"/>
          <w:numId w:val="18"/>
        </w:numPr>
        <w:spacing w:line="480" w:lineRule="auto"/>
        <w:rPr>
          <w:rFonts w:ascii="Times New Roman" w:hAnsi="Times New Roman" w:cs="Times New Roman"/>
          <w:color w:val="000000"/>
          <w:rPrChange w:id="240" w:author="Anna Seaman" w:date="2026-08-11T17:49:00Z" w16du:dateUtc="2026-08-11T22:49:00Z">
            <w:rPr/>
          </w:rPrChange>
        </w:rPr>
        <w:pPrChange w:id="241" w:author="Anna Seaman" w:date="2026-08-11T17:49:00Z" w16du:dateUtc="2026-08-11T22:49:00Z">
          <w:pPr>
            <w:pStyle w:val="ListParagraph"/>
            <w:numPr>
              <w:numId w:val="4"/>
            </w:numPr>
            <w:spacing w:line="480" w:lineRule="auto"/>
            <w:ind w:left="0"/>
          </w:pPr>
        </w:pPrChange>
      </w:pPr>
      <w:r w:rsidRPr="00AD46A3">
        <w:rPr>
          <w:rFonts w:ascii="Times New Roman" w:hAnsi="Times New Roman" w:cs="Times New Roman"/>
          <w:color w:val="000000"/>
          <w:rPrChange w:id="242" w:author="Anna Seaman" w:date="2026-08-11T17:49:00Z" w16du:dateUtc="2026-08-11T22:49:00Z">
            <w:rPr/>
          </w:rPrChange>
        </w:rPr>
        <w:t xml:space="preserve">Thigh </w:t>
      </w:r>
      <w:r w:rsidR="00165A9F" w:rsidRPr="00AD46A3">
        <w:rPr>
          <w:rFonts w:ascii="Times New Roman" w:hAnsi="Times New Roman" w:cs="Times New Roman"/>
          <w:color w:val="000000"/>
          <w:rPrChange w:id="243" w:author="Anna Seaman" w:date="2026-08-11T17:49:00Z" w16du:dateUtc="2026-08-11T22:49:00Z">
            <w:rPr/>
          </w:rPrChange>
        </w:rPr>
        <w:t>thrust te</w:t>
      </w:r>
      <w:r w:rsidRPr="00AD46A3">
        <w:rPr>
          <w:rFonts w:ascii="Times New Roman" w:hAnsi="Times New Roman" w:cs="Times New Roman"/>
          <w:color w:val="000000"/>
          <w:rPrChange w:id="244" w:author="Anna Seaman" w:date="2026-08-11T17:49:00Z" w16du:dateUtc="2026-08-11T22:49:00Z">
            <w:rPr/>
          </w:rPrChange>
        </w:rPr>
        <w:t>st</w:t>
      </w:r>
    </w:p>
    <w:p w14:paraId="08C468E6" w14:textId="3C989A7D" w:rsidR="005E59F6" w:rsidRPr="00AD46A3" w:rsidRDefault="005E59F6" w:rsidP="00AD46A3">
      <w:pPr>
        <w:pStyle w:val="ListParagraph"/>
        <w:numPr>
          <w:ilvl w:val="0"/>
          <w:numId w:val="18"/>
        </w:numPr>
        <w:spacing w:line="480" w:lineRule="auto"/>
        <w:rPr>
          <w:rFonts w:ascii="Times New Roman" w:hAnsi="Times New Roman" w:cs="Times New Roman"/>
          <w:color w:val="000000"/>
          <w:rPrChange w:id="245" w:author="Anna Seaman" w:date="2026-08-11T17:49:00Z" w16du:dateUtc="2026-08-11T22:49:00Z">
            <w:rPr/>
          </w:rPrChange>
        </w:rPr>
        <w:pPrChange w:id="246" w:author="Anna Seaman" w:date="2026-08-11T17:49:00Z" w16du:dateUtc="2026-08-11T22:49:00Z">
          <w:pPr>
            <w:pStyle w:val="ListParagraph"/>
            <w:numPr>
              <w:numId w:val="4"/>
            </w:numPr>
            <w:spacing w:line="480" w:lineRule="auto"/>
            <w:ind w:left="0"/>
          </w:pPr>
        </w:pPrChange>
      </w:pPr>
      <w:r w:rsidRPr="00AD46A3">
        <w:rPr>
          <w:rFonts w:ascii="Times New Roman" w:hAnsi="Times New Roman" w:cs="Times New Roman"/>
          <w:color w:val="000000"/>
          <w:rPrChange w:id="247" w:author="Anna Seaman" w:date="2026-08-11T17:49:00Z" w16du:dateUtc="2026-08-11T22:49:00Z">
            <w:rPr/>
          </w:rPrChange>
        </w:rPr>
        <w:t xml:space="preserve">FABER </w:t>
      </w:r>
      <w:r w:rsidR="00165A9F" w:rsidRPr="00AD46A3">
        <w:rPr>
          <w:rFonts w:ascii="Times New Roman" w:hAnsi="Times New Roman" w:cs="Times New Roman"/>
          <w:color w:val="000000"/>
          <w:rPrChange w:id="248" w:author="Anna Seaman" w:date="2026-08-11T17:49:00Z" w16du:dateUtc="2026-08-11T22:49:00Z">
            <w:rPr/>
          </w:rPrChange>
        </w:rPr>
        <w:t>t</w:t>
      </w:r>
      <w:r w:rsidRPr="00AD46A3">
        <w:rPr>
          <w:rFonts w:ascii="Times New Roman" w:hAnsi="Times New Roman" w:cs="Times New Roman"/>
          <w:color w:val="000000"/>
          <w:rPrChange w:id="249" w:author="Anna Seaman" w:date="2026-08-11T17:49:00Z" w16du:dateUtc="2026-08-11T22:49:00Z">
            <w:rPr/>
          </w:rPrChange>
        </w:rPr>
        <w:t>est</w:t>
      </w:r>
    </w:p>
    <w:p w14:paraId="03AF2EBA" w14:textId="010309AB" w:rsidR="005E59F6" w:rsidRPr="00AD46A3" w:rsidRDefault="005E59F6" w:rsidP="00AD46A3">
      <w:pPr>
        <w:pStyle w:val="ListParagraph"/>
        <w:numPr>
          <w:ilvl w:val="0"/>
          <w:numId w:val="18"/>
        </w:numPr>
        <w:spacing w:line="480" w:lineRule="auto"/>
        <w:rPr>
          <w:rFonts w:ascii="Times New Roman" w:hAnsi="Times New Roman" w:cs="Times New Roman"/>
          <w:color w:val="000000"/>
          <w:rPrChange w:id="250" w:author="Anna Seaman" w:date="2026-08-11T17:49:00Z" w16du:dateUtc="2026-08-11T22:49:00Z">
            <w:rPr/>
          </w:rPrChange>
        </w:rPr>
        <w:pPrChange w:id="251" w:author="Anna Seaman" w:date="2026-08-11T17:49:00Z" w16du:dateUtc="2026-08-11T22:49:00Z">
          <w:pPr>
            <w:pStyle w:val="ListParagraph"/>
            <w:numPr>
              <w:numId w:val="4"/>
            </w:numPr>
            <w:spacing w:line="480" w:lineRule="auto"/>
            <w:ind w:left="0"/>
          </w:pPr>
        </w:pPrChange>
      </w:pPr>
      <w:r w:rsidRPr="00AD46A3">
        <w:rPr>
          <w:rFonts w:ascii="Times New Roman" w:hAnsi="Times New Roman" w:cs="Times New Roman"/>
          <w:color w:val="000000"/>
          <w:rPrChange w:id="252" w:author="Anna Seaman" w:date="2026-08-11T17:49:00Z" w16du:dateUtc="2026-08-11T22:49:00Z">
            <w:rPr/>
          </w:rPrChange>
        </w:rPr>
        <w:t xml:space="preserve">Sacral </w:t>
      </w:r>
      <w:r w:rsidR="00165A9F" w:rsidRPr="00AD46A3">
        <w:rPr>
          <w:rFonts w:ascii="Times New Roman" w:hAnsi="Times New Roman" w:cs="Times New Roman"/>
          <w:color w:val="000000"/>
          <w:rPrChange w:id="253" w:author="Anna Seaman" w:date="2026-08-11T17:49:00Z" w16du:dateUtc="2026-08-11T22:49:00Z">
            <w:rPr/>
          </w:rPrChange>
        </w:rPr>
        <w:t>thrust t</w:t>
      </w:r>
      <w:r w:rsidRPr="00AD46A3">
        <w:rPr>
          <w:rFonts w:ascii="Times New Roman" w:hAnsi="Times New Roman" w:cs="Times New Roman"/>
          <w:color w:val="000000"/>
          <w:rPrChange w:id="254" w:author="Anna Seaman" w:date="2026-08-11T17:49:00Z" w16du:dateUtc="2026-08-11T22:49:00Z">
            <w:rPr/>
          </w:rPrChange>
        </w:rPr>
        <w:t>est</w:t>
      </w:r>
    </w:p>
    <w:p w14:paraId="02D2242A" w14:textId="2B118858" w:rsidR="00DD3A61" w:rsidRPr="00E12F34" w:rsidDel="00AD46A3" w:rsidRDefault="00DD3A61" w:rsidP="00127078">
      <w:pPr>
        <w:spacing w:line="480" w:lineRule="auto"/>
        <w:rPr>
          <w:del w:id="255" w:author="Anna Seaman" w:date="2026-08-11T17:50:00Z" w16du:dateUtc="2026-08-11T22:50:00Z"/>
          <w:rFonts w:ascii="Times New Roman" w:hAnsi="Times New Roman" w:cs="Times New Roman"/>
          <w:color w:val="000000"/>
        </w:rPr>
      </w:pPr>
    </w:p>
    <w:p w14:paraId="412C0A37" w14:textId="0C475F4E" w:rsidR="005E59F6" w:rsidRPr="00E12F34" w:rsidRDefault="005E59F6"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 xml:space="preserve">Thomas </w:t>
      </w:r>
      <w:r w:rsidR="00165A9F">
        <w:rPr>
          <w:rFonts w:ascii="Times New Roman" w:hAnsi="Times New Roman" w:cs="Times New Roman"/>
          <w:b/>
          <w:bCs/>
          <w:color w:val="000000"/>
        </w:rPr>
        <w:t>t</w:t>
      </w:r>
      <w:r w:rsidRPr="00E12F34">
        <w:rPr>
          <w:rFonts w:ascii="Times New Roman" w:hAnsi="Times New Roman" w:cs="Times New Roman"/>
          <w:b/>
          <w:bCs/>
          <w:color w:val="000000"/>
        </w:rPr>
        <w:t>est:</w:t>
      </w:r>
      <w:r w:rsidRPr="00E12F34">
        <w:rPr>
          <w:rFonts w:ascii="Times New Roman" w:hAnsi="Times New Roman" w:cs="Times New Roman"/>
          <w:color w:val="000000"/>
        </w:rPr>
        <w:t xml:space="preserve"> </w:t>
      </w:r>
      <w:r w:rsidR="00165A9F">
        <w:rPr>
          <w:rFonts w:ascii="Times New Roman" w:hAnsi="Times New Roman" w:cs="Times New Roman"/>
          <w:color w:val="000000"/>
        </w:rPr>
        <w:t>T</w:t>
      </w:r>
      <w:r w:rsidRPr="00E12F34">
        <w:rPr>
          <w:rFonts w:ascii="Times New Roman" w:hAnsi="Times New Roman" w:cs="Times New Roman"/>
          <w:color w:val="000000"/>
        </w:rPr>
        <w:t xml:space="preserve">his test is for hip flexor tightness. It causes pain </w:t>
      </w:r>
      <w:r w:rsidR="00165A9F">
        <w:rPr>
          <w:rFonts w:ascii="Times New Roman" w:hAnsi="Times New Roman" w:cs="Times New Roman"/>
          <w:color w:val="000000"/>
        </w:rPr>
        <w:t>in</w:t>
      </w:r>
      <w:r w:rsidR="00165A9F" w:rsidRPr="00E12F34">
        <w:rPr>
          <w:rFonts w:ascii="Times New Roman" w:hAnsi="Times New Roman" w:cs="Times New Roman"/>
          <w:color w:val="000000"/>
        </w:rPr>
        <w:t xml:space="preserve"> </w:t>
      </w:r>
      <w:r w:rsidRPr="00E12F34">
        <w:rPr>
          <w:rFonts w:ascii="Times New Roman" w:hAnsi="Times New Roman" w:cs="Times New Roman"/>
          <w:color w:val="000000"/>
        </w:rPr>
        <w:t>your back at the right sacro</w:t>
      </w:r>
      <w:r>
        <w:rPr>
          <w:rFonts w:ascii="Times New Roman" w:hAnsi="Times New Roman" w:cs="Times New Roman"/>
          <w:color w:val="000000"/>
        </w:rPr>
        <w:t>iliac joint.</w:t>
      </w:r>
    </w:p>
    <w:p w14:paraId="7E33D367" w14:textId="77777777" w:rsidR="00DD3A61" w:rsidRPr="00E12F34" w:rsidRDefault="00DD3A61" w:rsidP="00127078">
      <w:pPr>
        <w:spacing w:line="480" w:lineRule="auto"/>
        <w:rPr>
          <w:rFonts w:ascii="Times New Roman" w:hAnsi="Times New Roman" w:cs="Times New Roman"/>
          <w:color w:val="000000"/>
        </w:rPr>
      </w:pPr>
    </w:p>
    <w:p w14:paraId="5D7C419C" w14:textId="4B5EC346" w:rsidR="005E59F6" w:rsidRPr="00E12F34" w:rsidRDefault="005E59F6"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 xml:space="preserve">Hip </w:t>
      </w:r>
      <w:r w:rsidR="00165A9F" w:rsidRPr="00E12F34">
        <w:rPr>
          <w:rFonts w:ascii="Times New Roman" w:hAnsi="Times New Roman" w:cs="Times New Roman"/>
          <w:b/>
          <w:bCs/>
          <w:color w:val="000000"/>
        </w:rPr>
        <w:t>scouring test</w:t>
      </w:r>
      <w:r w:rsidRPr="00E12F34">
        <w:rPr>
          <w:rFonts w:ascii="Times New Roman" w:hAnsi="Times New Roman" w:cs="Times New Roman"/>
          <w:b/>
          <w:bCs/>
          <w:color w:val="000000"/>
        </w:rPr>
        <w:t>:</w:t>
      </w:r>
      <w:r w:rsidRPr="00E12F34">
        <w:rPr>
          <w:rFonts w:ascii="Times New Roman" w:hAnsi="Times New Roman" w:cs="Times New Roman"/>
          <w:color w:val="000000"/>
        </w:rPr>
        <w:t xml:space="preserve"> </w:t>
      </w:r>
      <w:r w:rsidR="00165A9F">
        <w:rPr>
          <w:rFonts w:ascii="Times New Roman" w:hAnsi="Times New Roman" w:cs="Times New Roman"/>
          <w:color w:val="000000"/>
        </w:rPr>
        <w:t>T</w:t>
      </w:r>
      <w:r w:rsidRPr="00E12F34">
        <w:rPr>
          <w:rFonts w:ascii="Times New Roman" w:hAnsi="Times New Roman" w:cs="Times New Roman"/>
          <w:color w:val="000000"/>
        </w:rPr>
        <w:t>his test is for a hip labral tear or impingement. You have no pain in this test.</w:t>
      </w:r>
      <w:r w:rsidR="006A2BE5" w:rsidRPr="00E12F34">
        <w:rPr>
          <w:rFonts w:ascii="Times New Roman" w:hAnsi="Times New Roman" w:cs="Times New Roman"/>
          <w:color w:val="000000"/>
        </w:rPr>
        <w:t xml:space="preserve"> </w:t>
      </w:r>
      <w:r>
        <w:rPr>
          <w:rFonts w:ascii="Times New Roman" w:hAnsi="Times New Roman" w:cs="Times New Roman"/>
          <w:color w:val="000000"/>
        </w:rPr>
        <w:t>Tests for iliotibial band tightness. You have no pain or positive signs with these tests:</w:t>
      </w:r>
    </w:p>
    <w:p w14:paraId="6B92B492" w14:textId="0D773BCD" w:rsidR="006A2BE5" w:rsidRPr="00E12F34" w:rsidDel="00AD46A3" w:rsidRDefault="006A2BE5" w:rsidP="00AD46A3">
      <w:pPr>
        <w:spacing w:line="480" w:lineRule="auto"/>
        <w:ind w:left="720" w:hanging="360"/>
        <w:rPr>
          <w:del w:id="256" w:author="Anna Seaman" w:date="2026-08-11T17:50:00Z" w16du:dateUtc="2026-08-11T22:50:00Z"/>
          <w:rFonts w:ascii="Times New Roman" w:hAnsi="Times New Roman" w:cs="Times New Roman"/>
          <w:color w:val="000000"/>
        </w:rPr>
        <w:pPrChange w:id="257" w:author="Anna Seaman" w:date="2026-08-11T17:50:00Z" w16du:dateUtc="2026-08-11T22:50:00Z">
          <w:pPr>
            <w:spacing w:line="480" w:lineRule="auto"/>
          </w:pPr>
        </w:pPrChange>
      </w:pPr>
    </w:p>
    <w:p w14:paraId="423C9699" w14:textId="63F28E70" w:rsidR="005E59F6" w:rsidRPr="00E12F34" w:rsidRDefault="005E59F6" w:rsidP="00AD46A3">
      <w:pPr>
        <w:pStyle w:val="ListParagraph"/>
        <w:numPr>
          <w:ilvl w:val="0"/>
          <w:numId w:val="5"/>
        </w:numPr>
        <w:spacing w:line="480" w:lineRule="auto"/>
        <w:rPr>
          <w:rFonts w:ascii="Times New Roman" w:hAnsi="Times New Roman" w:cs="Times New Roman"/>
          <w:color w:val="000000"/>
        </w:rPr>
        <w:pPrChange w:id="258" w:author="Anna Seaman" w:date="2026-08-11T17:50:00Z" w16du:dateUtc="2026-08-11T22:50:00Z">
          <w:pPr>
            <w:pStyle w:val="ListParagraph"/>
            <w:numPr>
              <w:numId w:val="5"/>
            </w:numPr>
            <w:spacing w:line="480" w:lineRule="auto"/>
            <w:ind w:left="0"/>
          </w:pPr>
        </w:pPrChange>
      </w:pPr>
      <w:r w:rsidRPr="00E12F34">
        <w:rPr>
          <w:rFonts w:ascii="Times New Roman" w:hAnsi="Times New Roman" w:cs="Times New Roman"/>
          <w:color w:val="000000"/>
        </w:rPr>
        <w:t xml:space="preserve">Ober’s </w:t>
      </w:r>
      <w:r w:rsidR="00165A9F" w:rsidRPr="00E12F34">
        <w:rPr>
          <w:rFonts w:ascii="Times New Roman" w:hAnsi="Times New Roman" w:cs="Times New Roman"/>
          <w:color w:val="000000"/>
        </w:rPr>
        <w:t>t</w:t>
      </w:r>
      <w:r w:rsidRPr="00E12F34">
        <w:rPr>
          <w:rFonts w:ascii="Times New Roman" w:hAnsi="Times New Roman" w:cs="Times New Roman"/>
          <w:color w:val="000000"/>
        </w:rPr>
        <w:t>est</w:t>
      </w:r>
    </w:p>
    <w:p w14:paraId="0A33B584" w14:textId="6B3A98E8" w:rsidR="005E59F6" w:rsidRPr="00E12F34" w:rsidDel="00AD46A3" w:rsidRDefault="005E59F6" w:rsidP="00AD46A3">
      <w:pPr>
        <w:pStyle w:val="ListParagraph"/>
        <w:numPr>
          <w:ilvl w:val="0"/>
          <w:numId w:val="5"/>
        </w:numPr>
        <w:spacing w:line="480" w:lineRule="auto"/>
        <w:rPr>
          <w:del w:id="259" w:author="Anna Seaman" w:date="2026-08-11T17:50:00Z" w16du:dateUtc="2026-08-11T22:50:00Z"/>
          <w:rFonts w:ascii="Times New Roman" w:hAnsi="Times New Roman" w:cs="Times New Roman"/>
          <w:color w:val="000000"/>
        </w:rPr>
        <w:pPrChange w:id="260" w:author="Anna Seaman" w:date="2026-08-11T17:50:00Z" w16du:dateUtc="2026-08-11T22:50:00Z">
          <w:pPr>
            <w:pStyle w:val="ListParagraph"/>
            <w:numPr>
              <w:numId w:val="5"/>
            </w:numPr>
            <w:spacing w:line="480" w:lineRule="auto"/>
            <w:ind w:left="0"/>
          </w:pPr>
        </w:pPrChange>
      </w:pPr>
      <w:r w:rsidRPr="00E12F34">
        <w:rPr>
          <w:rFonts w:ascii="Times New Roman" w:hAnsi="Times New Roman" w:cs="Times New Roman"/>
          <w:color w:val="000000"/>
        </w:rPr>
        <w:t xml:space="preserve">Nobel’s </w:t>
      </w:r>
      <w:r w:rsidR="00165A9F" w:rsidRPr="00E12F34">
        <w:rPr>
          <w:rFonts w:ascii="Times New Roman" w:hAnsi="Times New Roman" w:cs="Times New Roman"/>
          <w:color w:val="000000"/>
        </w:rPr>
        <w:t>compression test</w:t>
      </w:r>
    </w:p>
    <w:p w14:paraId="75618F35" w14:textId="77777777" w:rsidR="00DD3A61" w:rsidRPr="00AD46A3" w:rsidRDefault="00DD3A61" w:rsidP="00AD46A3">
      <w:pPr>
        <w:pStyle w:val="ListParagraph"/>
        <w:numPr>
          <w:ilvl w:val="0"/>
          <w:numId w:val="5"/>
        </w:numPr>
        <w:spacing w:line="480" w:lineRule="auto"/>
        <w:rPr>
          <w:rFonts w:ascii="Times New Roman" w:hAnsi="Times New Roman" w:cs="Times New Roman"/>
          <w:color w:val="000000"/>
          <w:rPrChange w:id="261" w:author="Anna Seaman" w:date="2026-08-11T17:50:00Z" w16du:dateUtc="2026-08-11T22:50:00Z">
            <w:rPr/>
          </w:rPrChange>
        </w:rPr>
        <w:pPrChange w:id="262" w:author="Anna Seaman" w:date="2026-08-11T17:50:00Z" w16du:dateUtc="2026-08-11T22:50:00Z">
          <w:pPr>
            <w:spacing w:line="480" w:lineRule="auto"/>
          </w:pPr>
        </w:pPrChange>
      </w:pPr>
    </w:p>
    <w:p w14:paraId="20A3EBA4" w14:textId="0D762668" w:rsidR="005E59F6" w:rsidRPr="00E12F34" w:rsidRDefault="45525945" w:rsidP="00127078">
      <w:pPr>
        <w:spacing w:line="480" w:lineRule="auto"/>
        <w:rPr>
          <w:rFonts w:ascii="Times New Roman" w:hAnsi="Times New Roman" w:cs="Times New Roman"/>
          <w:color w:val="000000"/>
        </w:rPr>
      </w:pPr>
      <w:r w:rsidRPr="00E12F34">
        <w:rPr>
          <w:rFonts w:ascii="Times New Roman" w:hAnsi="Times New Roman" w:cs="Times New Roman"/>
          <w:b/>
          <w:bCs/>
          <w:color w:val="000000"/>
        </w:rPr>
        <w:t>Piriformis or FAIR test:</w:t>
      </w:r>
      <w:r w:rsidRPr="00E12F34">
        <w:rPr>
          <w:rFonts w:ascii="Times New Roman" w:hAnsi="Times New Roman" w:cs="Times New Roman"/>
          <w:color w:val="000000"/>
        </w:rPr>
        <w:t xml:space="preserve"> </w:t>
      </w:r>
      <w:r w:rsidR="00165A9F">
        <w:rPr>
          <w:rFonts w:ascii="Times New Roman" w:hAnsi="Times New Roman" w:cs="Times New Roman"/>
          <w:color w:val="000000"/>
        </w:rPr>
        <w:t>T</w:t>
      </w:r>
      <w:r w:rsidRPr="00E12F34">
        <w:rPr>
          <w:rFonts w:ascii="Times New Roman" w:hAnsi="Times New Roman" w:cs="Times New Roman"/>
          <w:color w:val="000000"/>
        </w:rPr>
        <w:t>his test is for piriformis muscle tightness. You have no pain or positive signs with these tests.</w:t>
      </w:r>
    </w:p>
    <w:p w14:paraId="056FB954" w14:textId="77777777" w:rsidR="00DD3A61" w:rsidRPr="00E12F34" w:rsidRDefault="00DD3A61"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\qqEND downloadable content\</w:t>
      </w:r>
    </w:p>
    <w:p w14:paraId="75DA8218" w14:textId="77777777" w:rsidR="00DD3A61" w:rsidRPr="00E12F34" w:rsidRDefault="00DD3A61" w:rsidP="00127078">
      <w:pPr>
        <w:spacing w:line="480" w:lineRule="auto"/>
        <w:rPr>
          <w:rFonts w:ascii="Times New Roman" w:hAnsi="Times New Roman" w:cs="Times New Roman"/>
          <w:color w:val="000000"/>
        </w:rPr>
      </w:pPr>
    </w:p>
    <w:p w14:paraId="7460BE34" w14:textId="77777777" w:rsidR="00C53DCA" w:rsidRPr="00E12F34" w:rsidRDefault="00C53DCA"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\qqBEGIN downloadable content. Button name: Information for Proctor</w:t>
      </w:r>
    </w:p>
    <w:p w14:paraId="160F76A3" w14:textId="728D883D" w:rsidR="00C53DCA" w:rsidRPr="00E12F34" w:rsidRDefault="00C53DCA"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&lt;title&gt;Information for Proctor</w:t>
      </w:r>
    </w:p>
    <w:p w14:paraId="7A8E397F" w14:textId="77777777" w:rsidR="00745EF5" w:rsidRPr="00E12F34" w:rsidRDefault="00745EF5" w:rsidP="00127078">
      <w:pPr>
        <w:spacing w:line="480" w:lineRule="auto"/>
        <w:rPr>
          <w:rFonts w:ascii="Times New Roman" w:hAnsi="Times New Roman" w:cs="Times New Roman"/>
          <w:b/>
          <w:bCs/>
          <w:color w:val="000000"/>
        </w:rPr>
      </w:pPr>
      <w:bookmarkStart w:id="263" w:name="_Hlk221194617"/>
      <w:r w:rsidRPr="00E12F34">
        <w:rPr>
          <w:rFonts w:ascii="Times New Roman" w:hAnsi="Times New Roman" w:cs="Times New Roman"/>
          <w:b/>
          <w:bCs/>
          <w:color w:val="000000"/>
        </w:rPr>
        <w:t>\qqID</w:t>
      </w:r>
      <w:r>
        <w:rPr>
          <w:rFonts w:ascii="Times New Roman" w:hAnsi="Times New Roman" w:cs="Times New Roman"/>
          <w:b/>
          <w:bCs/>
          <w:color w:val="000000"/>
        </w:rPr>
        <w:t xml:space="preserve">: Include these items in </w:t>
      </w:r>
      <w:r w:rsidRPr="00C275A9">
        <w:rPr>
          <w:rFonts w:ascii="Times New Roman" w:hAnsi="Times New Roman" w:cs="Times New Roman"/>
          <w:b/>
          <w:bCs/>
          <w:color w:val="000000"/>
        </w:rPr>
        <w:t>one</w:t>
      </w:r>
      <w:r>
        <w:rPr>
          <w:rFonts w:ascii="Times New Roman" w:hAnsi="Times New Roman" w:cs="Times New Roman"/>
          <w:b/>
          <w:bCs/>
          <w:color w:val="000000"/>
        </w:rPr>
        <w:t xml:space="preserve"> document for the proctor:</w:t>
      </w:r>
    </w:p>
    <w:bookmarkEnd w:id="263"/>
    <w:p w14:paraId="6A4715B1" w14:textId="2FCB9484" w:rsidR="00C53DCA" w:rsidRPr="00E12F34" w:rsidRDefault="00C53DCA" w:rsidP="00127078">
      <w:pPr>
        <w:spacing w:line="480" w:lineRule="auto"/>
        <w:rPr>
          <w:rFonts w:ascii="Times New Roman" w:hAnsi="Times New Roman" w:cs="Times New Roman"/>
          <w:color w:val="000000"/>
        </w:rPr>
      </w:pPr>
      <w:r w:rsidRPr="00E12F34">
        <w:rPr>
          <w:rFonts w:ascii="Times New Roman" w:hAnsi="Times New Roman" w:cs="Times New Roman"/>
          <w:color w:val="000000"/>
        </w:rPr>
        <w:t xml:space="preserve">Copy of </w:t>
      </w:r>
      <w:r w:rsidR="00165A9F" w:rsidRPr="00E12F34">
        <w:rPr>
          <w:rFonts w:ascii="Times New Roman" w:hAnsi="Times New Roman" w:cs="Times New Roman"/>
          <w:color w:val="000000"/>
        </w:rPr>
        <w:t>simulation situation</w:t>
      </w:r>
    </w:p>
    <w:p w14:paraId="44181645" w14:textId="7721084D" w:rsidR="00C53DCA" w:rsidRPr="00E12F34" w:rsidRDefault="00C53DCA" w:rsidP="00127078">
      <w:pPr>
        <w:spacing w:line="480" w:lineRule="auto"/>
        <w:rPr>
          <w:rFonts w:ascii="Times New Roman" w:hAnsi="Times New Roman" w:cs="Times New Roman"/>
          <w:color w:val="000000"/>
        </w:rPr>
      </w:pPr>
      <w:r w:rsidRPr="00E12F34">
        <w:rPr>
          <w:rFonts w:ascii="Times New Roman" w:hAnsi="Times New Roman" w:cs="Times New Roman"/>
          <w:color w:val="000000"/>
        </w:rPr>
        <w:t xml:space="preserve">Copy of </w:t>
      </w:r>
      <w:r w:rsidR="00165A9F" w:rsidRPr="00E12F34">
        <w:rPr>
          <w:rFonts w:ascii="Times New Roman" w:hAnsi="Times New Roman" w:cs="Times New Roman"/>
          <w:color w:val="000000"/>
        </w:rPr>
        <w:t>setting</w:t>
      </w:r>
    </w:p>
    <w:p w14:paraId="6B1B2F47" w14:textId="69FF4EC1" w:rsidR="00C53DCA" w:rsidRPr="00E12F34" w:rsidRDefault="00C53DCA" w:rsidP="00127078">
      <w:pPr>
        <w:spacing w:line="480" w:lineRule="auto"/>
        <w:rPr>
          <w:rFonts w:ascii="Times New Roman" w:hAnsi="Times New Roman" w:cs="Times New Roman"/>
          <w:color w:val="000000"/>
        </w:rPr>
      </w:pPr>
      <w:r w:rsidRPr="00E12F34">
        <w:rPr>
          <w:rFonts w:ascii="Times New Roman" w:hAnsi="Times New Roman" w:cs="Times New Roman"/>
          <w:color w:val="000000"/>
        </w:rPr>
        <w:t xml:space="preserve">Copy of </w:t>
      </w:r>
      <w:r w:rsidR="00165A9F" w:rsidRPr="00E12F34">
        <w:rPr>
          <w:rFonts w:ascii="Times New Roman" w:hAnsi="Times New Roman" w:cs="Times New Roman"/>
          <w:color w:val="000000"/>
        </w:rPr>
        <w:t>standardized patient information</w:t>
      </w:r>
    </w:p>
    <w:p w14:paraId="6ACCC7FF" w14:textId="5B2F1AC2" w:rsidR="00091398" w:rsidRPr="00E12F34" w:rsidRDefault="00091398" w:rsidP="00127078">
      <w:pPr>
        <w:spacing w:line="480" w:lineRule="auto"/>
        <w:rPr>
          <w:rFonts w:ascii="Times New Roman" w:hAnsi="Times New Roman" w:cs="Times New Roman"/>
          <w:color w:val="000000"/>
        </w:rPr>
      </w:pPr>
      <w:r w:rsidRPr="00E12F34">
        <w:rPr>
          <w:rFonts w:ascii="Times New Roman" w:hAnsi="Times New Roman" w:cs="Times New Roman"/>
          <w:color w:val="000000"/>
        </w:rPr>
        <w:t xml:space="preserve">Copy of </w:t>
      </w:r>
      <w:r w:rsidR="00165A9F" w:rsidRPr="00E12F34">
        <w:rPr>
          <w:rFonts w:ascii="Times New Roman" w:hAnsi="Times New Roman" w:cs="Times New Roman"/>
          <w:color w:val="000000"/>
        </w:rPr>
        <w:t>rubric</w:t>
      </w:r>
    </w:p>
    <w:p w14:paraId="0CF1AB4F" w14:textId="65D28E4C" w:rsidR="00C53DCA" w:rsidRPr="00E12F34" w:rsidRDefault="00C53DCA"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\qqEND downloadable content\</w:t>
      </w:r>
    </w:p>
    <w:p w14:paraId="146F7473" w14:textId="77777777" w:rsidR="00741C6E" w:rsidRPr="00E12F34" w:rsidRDefault="00741C6E" w:rsidP="00127078">
      <w:pPr>
        <w:spacing w:line="480" w:lineRule="auto"/>
        <w:rPr>
          <w:rFonts w:ascii="Times New Roman" w:hAnsi="Times New Roman" w:cs="Times New Roman"/>
          <w:color w:val="000000"/>
        </w:rPr>
      </w:pPr>
    </w:p>
    <w:p w14:paraId="2E45BA8F" w14:textId="77777777" w:rsidR="00C53DCA" w:rsidRPr="00E12F34" w:rsidRDefault="00C53DCA"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\qqID</w:t>
      </w:r>
      <w:r w:rsidRPr="00C275A9">
        <w:rPr>
          <w:rFonts w:ascii="Times New Roman" w:hAnsi="Times New Roman" w:cs="Times New Roman"/>
          <w:b/>
          <w:bCs/>
          <w:color w:val="000000"/>
        </w:rPr>
        <w:t>: Add “All Instructor Downloads.zip here\</w:t>
      </w:r>
    </w:p>
    <w:p w14:paraId="2A0E6FC9" w14:textId="77777777" w:rsidR="00C53DCA" w:rsidRPr="00E12F34" w:rsidRDefault="00C53DCA" w:rsidP="00127078">
      <w:pPr>
        <w:spacing w:line="480" w:lineRule="auto"/>
        <w:rPr>
          <w:rFonts w:ascii="Times New Roman" w:hAnsi="Times New Roman" w:cs="Times New Roman"/>
          <w:color w:val="000000"/>
        </w:rPr>
      </w:pPr>
    </w:p>
    <w:p w14:paraId="63B97F9C" w14:textId="4E0E4978" w:rsidR="45525945" w:rsidRPr="00E12F34" w:rsidRDefault="00DD3A61"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w:t>
      </w:r>
      <w:r w:rsidR="45525945" w:rsidRPr="00E12F34">
        <w:rPr>
          <w:rFonts w:ascii="Times New Roman" w:hAnsi="Times New Roman" w:cs="Times New Roman"/>
          <w:color w:val="000000"/>
        </w:rPr>
        <w:t>HCP Prebrief</w:t>
      </w:r>
    </w:p>
    <w:p w14:paraId="73578C72" w14:textId="77777777" w:rsidR="00AD46A3" w:rsidRPr="00AD46A3" w:rsidRDefault="00AD46A3" w:rsidP="00AD46A3">
      <w:pPr>
        <w:pStyle w:val="ListParagraph"/>
        <w:numPr>
          <w:ilvl w:val="0"/>
          <w:numId w:val="20"/>
        </w:numPr>
        <w:spacing w:line="480" w:lineRule="auto"/>
        <w:rPr>
          <w:ins w:id="264" w:author="Anna Seaman" w:date="2026-08-11T17:50:00Z" w16du:dateUtc="2026-08-11T22:50:00Z"/>
          <w:rFonts w:ascii="Times New Roman" w:hAnsi="Times New Roman" w:cs="Times New Roman"/>
          <w:color w:val="000000"/>
          <w:rPrChange w:id="265" w:author="Anna Seaman" w:date="2026-08-11T17:50:00Z" w16du:dateUtc="2026-08-11T22:50:00Z">
            <w:rPr>
              <w:ins w:id="266" w:author="Anna Seaman" w:date="2026-08-11T17:50:00Z" w16du:dateUtc="2026-08-11T22:50:00Z"/>
            </w:rPr>
          </w:rPrChange>
        </w:rPr>
        <w:pPrChange w:id="267" w:author="Anna Seaman" w:date="2026-08-11T17:50:00Z" w16du:dateUtc="2026-08-11T22:50:00Z">
          <w:pPr>
            <w:spacing w:line="480" w:lineRule="auto"/>
          </w:pPr>
        </w:pPrChange>
      </w:pPr>
      <w:ins w:id="268" w:author="Anna Seaman" w:date="2026-08-11T17:50:00Z">
        <w:r w:rsidRPr="00AD46A3">
          <w:rPr>
            <w:rFonts w:ascii="Times New Roman" w:hAnsi="Times New Roman" w:cs="Times New Roman"/>
            <w:color w:val="000000"/>
            <w:rPrChange w:id="269" w:author="Anna Seaman" w:date="2026-08-11T17:50:00Z" w16du:dateUtc="2026-08-11T22:50:00Z">
              <w:rPr/>
            </w:rPrChange>
          </w:rPr>
          <w:t>This simulation will take up to 18 minutes. You are tasked with assessing and treating a patient with hip pain and beginning the initial treatment plan.</w:t>
        </w:r>
      </w:ins>
    </w:p>
    <w:p w14:paraId="17CF4ACA" w14:textId="77777777" w:rsidR="00AD46A3" w:rsidRPr="00AD46A3" w:rsidRDefault="00AD46A3" w:rsidP="00AD46A3">
      <w:pPr>
        <w:numPr>
          <w:ilvl w:val="0"/>
          <w:numId w:val="20"/>
        </w:numPr>
        <w:spacing w:line="480" w:lineRule="auto"/>
        <w:rPr>
          <w:ins w:id="270" w:author="Anna Seaman" w:date="2026-08-11T17:50:00Z"/>
          <w:rFonts w:ascii="Times New Roman" w:hAnsi="Times New Roman" w:cs="Times New Roman"/>
          <w:color w:val="000000"/>
        </w:rPr>
        <w:pPrChange w:id="271" w:author="Anna Seaman" w:date="2026-08-11T17:50:00Z" w16du:dateUtc="2026-08-11T22:50:00Z">
          <w:pPr>
            <w:numPr>
              <w:numId w:val="19"/>
            </w:numPr>
            <w:spacing w:line="480" w:lineRule="auto"/>
          </w:pPr>
        </w:pPrChange>
      </w:pPr>
      <w:ins w:id="272" w:author="Anna Seaman" w:date="2026-08-11T17:50:00Z">
        <w:r w:rsidRPr="00AD46A3">
          <w:rPr>
            <w:rFonts w:ascii="Times New Roman" w:hAnsi="Times New Roman" w:cs="Times New Roman"/>
            <w:color w:val="000000"/>
          </w:rPr>
          <w:lastRenderedPageBreak/>
          <w:t xml:space="preserve">When you have successfully addressed the injury and treated the patient, you can leave. </w:t>
        </w:r>
      </w:ins>
    </w:p>
    <w:p w14:paraId="0674EDBF" w14:textId="21AF0DDE" w:rsidR="00AD46A3" w:rsidRPr="00AD46A3" w:rsidRDefault="00AD46A3" w:rsidP="00AD46A3">
      <w:pPr>
        <w:numPr>
          <w:ilvl w:val="0"/>
          <w:numId w:val="20"/>
        </w:numPr>
        <w:spacing w:line="480" w:lineRule="auto"/>
        <w:rPr>
          <w:ins w:id="273" w:author="Anna Seaman" w:date="2026-08-11T17:50:00Z"/>
          <w:rFonts w:ascii="Times New Roman" w:hAnsi="Times New Roman" w:cs="Times New Roman"/>
          <w:color w:val="000000"/>
        </w:rPr>
        <w:pPrChange w:id="274" w:author="Anna Seaman" w:date="2026-08-11T17:50:00Z" w16du:dateUtc="2026-08-11T22:50:00Z">
          <w:pPr>
            <w:numPr>
              <w:numId w:val="19"/>
            </w:numPr>
            <w:spacing w:line="480" w:lineRule="auto"/>
          </w:pPr>
        </w:pPrChange>
      </w:pPr>
      <w:ins w:id="275" w:author="Anna Seaman" w:date="2026-08-11T17:50:00Z">
        <w:r w:rsidRPr="00AD46A3">
          <w:rPr>
            <w:rFonts w:ascii="Times New Roman" w:hAnsi="Times New Roman" w:cs="Times New Roman"/>
            <w:color w:val="000000"/>
          </w:rPr>
          <w:t>If you do not complete within 18 minutes, you will be told, “Time is up.” You must stop where you are and leave the simulation area. The proctor may ask, “Is there anything you would like to add?” and may ask clarifying questions.</w:t>
        </w:r>
      </w:ins>
    </w:p>
    <w:p w14:paraId="4ED15B01" w14:textId="15DA798A" w:rsidR="00AD46A3" w:rsidRPr="00AD46A3" w:rsidRDefault="00AD46A3" w:rsidP="00AD46A3">
      <w:pPr>
        <w:numPr>
          <w:ilvl w:val="0"/>
          <w:numId w:val="20"/>
        </w:numPr>
        <w:spacing w:line="480" w:lineRule="auto"/>
        <w:rPr>
          <w:ins w:id="276" w:author="Anna Seaman" w:date="2026-08-11T17:50:00Z"/>
          <w:rFonts w:ascii="Times New Roman" w:hAnsi="Times New Roman" w:cs="Times New Roman"/>
          <w:color w:val="000000"/>
        </w:rPr>
        <w:pPrChange w:id="277" w:author="Anna Seaman" w:date="2026-08-11T17:50:00Z" w16du:dateUtc="2026-08-11T22:50:00Z">
          <w:pPr>
            <w:numPr>
              <w:numId w:val="19"/>
            </w:numPr>
            <w:spacing w:line="480" w:lineRule="auto"/>
          </w:pPr>
        </w:pPrChange>
      </w:pPr>
      <w:ins w:id="278" w:author="Anna Seaman" w:date="2026-08-11T17:50:00Z">
        <w:r w:rsidRPr="00AD46A3">
          <w:rPr>
            <w:rFonts w:ascii="Times New Roman" w:hAnsi="Times New Roman" w:cs="Times New Roman"/>
            <w:color w:val="000000"/>
          </w:rPr>
          <w:t>You may be asked to clarify a differential diagnosis or other criteria. This should not be interpreted as doing good or bad. These are questions that may be asked of everyone for clarification or other purposes.</w:t>
        </w:r>
      </w:ins>
    </w:p>
    <w:p w14:paraId="509D0C0E" w14:textId="0F9954BE" w:rsidR="00AD46A3" w:rsidRPr="00AD46A3" w:rsidRDefault="00AD46A3" w:rsidP="00AD46A3">
      <w:pPr>
        <w:numPr>
          <w:ilvl w:val="0"/>
          <w:numId w:val="20"/>
        </w:numPr>
        <w:spacing w:line="480" w:lineRule="auto"/>
        <w:rPr>
          <w:ins w:id="279" w:author="Anna Seaman" w:date="2026-08-11T17:50:00Z"/>
          <w:rFonts w:ascii="Times New Roman" w:hAnsi="Times New Roman" w:cs="Times New Roman"/>
          <w:color w:val="000000"/>
        </w:rPr>
        <w:pPrChange w:id="280" w:author="Anna Seaman" w:date="2026-08-11T17:50:00Z" w16du:dateUtc="2026-08-11T22:50:00Z">
          <w:pPr>
            <w:numPr>
              <w:numId w:val="19"/>
            </w:numPr>
            <w:spacing w:line="480" w:lineRule="auto"/>
          </w:pPr>
        </w:pPrChange>
      </w:pPr>
      <w:ins w:id="281" w:author="Anna Seaman" w:date="2026-08-11T17:50:00Z">
        <w:r w:rsidRPr="00AD46A3">
          <w:rPr>
            <w:rFonts w:ascii="Times New Roman" w:hAnsi="Times New Roman" w:cs="Times New Roman"/>
            <w:color w:val="000000"/>
          </w:rPr>
          <w:t>Please return your equipment to the starting area where you received it. Also, please be sure all equipment is returned to its original state or replaced, if needed. If something is broken, please inform the simula</w:t>
        </w:r>
        <w:r w:rsidRPr="00AD46A3">
          <w:rPr>
            <w:rFonts w:ascii="Times New Roman" w:hAnsi="Times New Roman" w:cs="Times New Roman"/>
            <w:color w:val="000000"/>
          </w:rPr>
          <w:softHyphen/>
          <w:t xml:space="preserve">tion assistant when you return it or go into the supply room or cabinet and </w:t>
        </w:r>
        <w:proofErr w:type="gramStart"/>
        <w:r w:rsidRPr="00AD46A3">
          <w:rPr>
            <w:rFonts w:ascii="Times New Roman" w:hAnsi="Times New Roman" w:cs="Times New Roman"/>
            <w:color w:val="000000"/>
          </w:rPr>
          <w:t>replace</w:t>
        </w:r>
        <w:proofErr w:type="gramEnd"/>
        <w:r w:rsidRPr="00AD46A3">
          <w:rPr>
            <w:rFonts w:ascii="Times New Roman" w:hAnsi="Times New Roman" w:cs="Times New Roman"/>
            <w:color w:val="000000"/>
          </w:rPr>
          <w:t>.</w:t>
        </w:r>
      </w:ins>
    </w:p>
    <w:p w14:paraId="33E454FF" w14:textId="5C0C4A17" w:rsidR="00AD46A3" w:rsidRPr="00AD46A3" w:rsidRDefault="00AD46A3" w:rsidP="00AD46A3">
      <w:pPr>
        <w:numPr>
          <w:ilvl w:val="0"/>
          <w:numId w:val="20"/>
        </w:numPr>
        <w:spacing w:line="480" w:lineRule="auto"/>
        <w:rPr>
          <w:ins w:id="282" w:author="Anna Seaman" w:date="2026-08-11T17:50:00Z"/>
          <w:rFonts w:ascii="Times New Roman" w:hAnsi="Times New Roman" w:cs="Times New Roman"/>
          <w:color w:val="000000"/>
        </w:rPr>
        <w:pPrChange w:id="283" w:author="Anna Seaman" w:date="2026-08-11T17:50:00Z" w16du:dateUtc="2026-08-11T22:50:00Z">
          <w:pPr>
            <w:numPr>
              <w:numId w:val="19"/>
            </w:numPr>
            <w:spacing w:line="480" w:lineRule="auto"/>
          </w:pPr>
        </w:pPrChange>
      </w:pPr>
      <w:ins w:id="284" w:author="Anna Seaman" w:date="2026-08-11T17:50:00Z">
        <w:r w:rsidRPr="00AD46A3">
          <w:rPr>
            <w:rFonts w:ascii="Times New Roman" w:hAnsi="Times New Roman" w:cs="Times New Roman"/>
            <w:color w:val="000000"/>
          </w:rPr>
          <w:t>Treat this person as a real patient. You should provide care as you would in an actual situation. If you are unclear, you can always ask the proctor.</w:t>
        </w:r>
      </w:ins>
    </w:p>
    <w:p w14:paraId="599D814B" w14:textId="45D1387A" w:rsidR="00AD46A3" w:rsidRPr="00AD46A3" w:rsidRDefault="00AD46A3" w:rsidP="00AD46A3">
      <w:pPr>
        <w:numPr>
          <w:ilvl w:val="0"/>
          <w:numId w:val="20"/>
        </w:numPr>
        <w:spacing w:line="480" w:lineRule="auto"/>
        <w:rPr>
          <w:ins w:id="285" w:author="Anna Seaman" w:date="2026-08-11T17:50:00Z"/>
          <w:rFonts w:ascii="Times New Roman" w:hAnsi="Times New Roman" w:cs="Times New Roman"/>
          <w:color w:val="000000"/>
        </w:rPr>
        <w:pPrChange w:id="286" w:author="Anna Seaman" w:date="2026-08-11T17:50:00Z" w16du:dateUtc="2026-08-11T22:50:00Z">
          <w:pPr>
            <w:numPr>
              <w:numId w:val="19"/>
            </w:numPr>
            <w:spacing w:line="480" w:lineRule="auto"/>
          </w:pPr>
        </w:pPrChange>
      </w:pPr>
      <w:ins w:id="287" w:author="Anna Seaman" w:date="2026-08-11T17:50:00Z">
        <w:r w:rsidRPr="00AD46A3">
          <w:rPr>
            <w:rFonts w:ascii="Times New Roman" w:hAnsi="Times New Roman" w:cs="Times New Roman"/>
            <w:color w:val="000000"/>
          </w:rPr>
          <w:t>If there is a piece of equipment that you need and it is not available, you can verbalize that piece of equipment and its use.</w:t>
        </w:r>
      </w:ins>
    </w:p>
    <w:p w14:paraId="0A75FF1A" w14:textId="11051D4D" w:rsidR="00AD46A3" w:rsidRPr="00AD46A3" w:rsidRDefault="00AD46A3" w:rsidP="00AD46A3">
      <w:pPr>
        <w:numPr>
          <w:ilvl w:val="0"/>
          <w:numId w:val="20"/>
        </w:numPr>
        <w:spacing w:line="480" w:lineRule="auto"/>
        <w:rPr>
          <w:ins w:id="288" w:author="Anna Seaman" w:date="2026-08-11T17:50:00Z"/>
          <w:rFonts w:ascii="Times New Roman" w:hAnsi="Times New Roman" w:cs="Times New Roman"/>
          <w:color w:val="000000"/>
        </w:rPr>
        <w:pPrChange w:id="289" w:author="Anna Seaman" w:date="2026-08-11T17:50:00Z" w16du:dateUtc="2026-08-11T22:50:00Z">
          <w:pPr>
            <w:numPr>
              <w:numId w:val="19"/>
            </w:numPr>
            <w:spacing w:line="480" w:lineRule="auto"/>
          </w:pPr>
        </w:pPrChange>
      </w:pPr>
      <w:ins w:id="290" w:author="Anna Seaman" w:date="2026-08-11T17:50:00Z">
        <w:r w:rsidRPr="00AD46A3">
          <w:rPr>
            <w:rFonts w:ascii="Times New Roman" w:hAnsi="Times New Roman" w:cs="Times New Roman"/>
            <w:b/>
            <w:bCs/>
            <w:color w:val="A73023"/>
            <w:rPrChange w:id="291" w:author="Anna Seaman" w:date="2026-08-11T17:51:00Z" w16du:dateUtc="2026-08-11T22:51:00Z">
              <w:rPr>
                <w:rFonts w:ascii="Times New Roman" w:hAnsi="Times New Roman" w:cs="Times New Roman"/>
                <w:b/>
                <w:bCs/>
                <w:color w:val="000000"/>
              </w:rPr>
            </w:rPrChange>
          </w:rPr>
          <w:t>SAFETY:</w:t>
        </w:r>
        <w:r w:rsidRPr="00AD46A3">
          <w:rPr>
            <w:rFonts w:ascii="Times New Roman" w:hAnsi="Times New Roman" w:cs="Times New Roman"/>
            <w:color w:val="000000"/>
            <w:rPrChange w:id="292" w:author="Anna Seaman" w:date="2026-08-11T17:51:00Z" w16du:dateUtc="2026-08-11T22:51:00Z">
              <w:rPr>
                <w:rFonts w:ascii="Times New Roman" w:hAnsi="Times New Roman" w:cs="Times New Roman"/>
                <w:b/>
                <w:bCs/>
                <w:color w:val="000000"/>
              </w:rPr>
            </w:rPrChange>
          </w:rPr>
          <w:t xml:space="preserve"> </w:t>
        </w:r>
        <w:r w:rsidRPr="00AD46A3">
          <w:rPr>
            <w:rFonts w:ascii="Times New Roman" w:hAnsi="Times New Roman" w:cs="Times New Roman"/>
            <w:color w:val="000000"/>
          </w:rPr>
          <w:t>If any person says “Time-out; time-out,” please stop actions immediately and as safely as possible. Unless you can see that the SP needs assistance, you should immediately leave the area and find a proctor.</w:t>
        </w:r>
      </w:ins>
    </w:p>
    <w:p w14:paraId="6BC84EA7" w14:textId="77777777" w:rsidR="00AD46A3" w:rsidRPr="00AD46A3" w:rsidRDefault="00AD46A3" w:rsidP="00AD46A3">
      <w:pPr>
        <w:numPr>
          <w:ilvl w:val="0"/>
          <w:numId w:val="20"/>
        </w:numPr>
        <w:spacing w:line="480" w:lineRule="auto"/>
        <w:rPr>
          <w:ins w:id="293" w:author="Anna Seaman" w:date="2026-08-11T17:50:00Z"/>
          <w:rFonts w:ascii="Times New Roman" w:hAnsi="Times New Roman" w:cs="Times New Roman"/>
          <w:color w:val="000000"/>
        </w:rPr>
        <w:pPrChange w:id="294" w:author="Anna Seaman" w:date="2026-08-11T17:50:00Z" w16du:dateUtc="2026-08-11T22:50:00Z">
          <w:pPr>
            <w:numPr>
              <w:numId w:val="19"/>
            </w:numPr>
            <w:spacing w:line="480" w:lineRule="auto"/>
          </w:pPr>
        </w:pPrChange>
      </w:pPr>
      <w:ins w:id="295" w:author="Anna Seaman" w:date="2026-08-11T17:50:00Z">
        <w:r w:rsidRPr="00AD46A3">
          <w:rPr>
            <w:rFonts w:ascii="Times New Roman" w:hAnsi="Times New Roman" w:cs="Times New Roman"/>
            <w:color w:val="000000"/>
          </w:rPr>
          <w:t>If you have any questions, please speak to your instructor.</w:t>
        </w:r>
      </w:ins>
    </w:p>
    <w:p w14:paraId="558939DE" w14:textId="15498CB9" w:rsidR="00745EF5" w:rsidRPr="00AD46A3" w:rsidDel="00AD46A3" w:rsidRDefault="00745EF5" w:rsidP="00127078">
      <w:pPr>
        <w:spacing w:line="480" w:lineRule="auto"/>
        <w:rPr>
          <w:del w:id="296" w:author="Anna Seaman" w:date="2026-08-11T17:50:00Z" w16du:dateUtc="2026-08-11T22:50:00Z"/>
          <w:rFonts w:ascii="Times New Roman" w:hAnsi="Times New Roman" w:cs="Times New Roman"/>
          <w:color w:val="000000"/>
          <w:rPrChange w:id="297" w:author="Anna Seaman" w:date="2026-08-11T17:50:00Z" w16du:dateUtc="2026-08-11T22:50:00Z">
            <w:rPr>
              <w:del w:id="298" w:author="Anna Seaman" w:date="2026-08-11T17:50:00Z" w16du:dateUtc="2026-08-11T22:50:00Z"/>
              <w:rFonts w:ascii="Times New Roman" w:hAnsi="Times New Roman" w:cs="Times New Roman"/>
              <w:b/>
              <w:bCs/>
              <w:color w:val="000000"/>
            </w:rPr>
          </w:rPrChange>
        </w:rPr>
      </w:pPr>
      <w:del w:id="299" w:author="Anna Seaman" w:date="2026-08-11T17:50:00Z" w16du:dateUtc="2026-08-11T22:50:00Z">
        <w:r w:rsidRPr="00AD46A3" w:rsidDel="00AD46A3">
          <w:rPr>
            <w:rFonts w:ascii="Times New Roman" w:hAnsi="Times New Roman" w:cs="Times New Roman"/>
            <w:color w:val="000000"/>
            <w:rPrChange w:id="300" w:author="Anna Seaman" w:date="2026-08-11T17:50:00Z" w16du:dateUtc="2026-08-11T22:50:00Z">
              <w:rPr>
                <w:rFonts w:ascii="Times New Roman" w:hAnsi="Times New Roman" w:cs="Times New Roman"/>
                <w:b/>
                <w:bCs/>
                <w:color w:val="000000"/>
              </w:rPr>
            </w:rPrChange>
          </w:rPr>
          <w:delText>\qqPSM: Copy from the student ebook\</w:delText>
        </w:r>
      </w:del>
    </w:p>
    <w:p w14:paraId="1EBE7439" w14:textId="77777777" w:rsidR="00DD3A61" w:rsidRPr="00E12F34" w:rsidRDefault="00DD3A61" w:rsidP="00127078">
      <w:pPr>
        <w:spacing w:line="480" w:lineRule="auto"/>
        <w:rPr>
          <w:rFonts w:ascii="Times New Roman" w:hAnsi="Times New Roman" w:cs="Times New Roman"/>
          <w:color w:val="000000"/>
        </w:rPr>
      </w:pPr>
    </w:p>
    <w:p w14:paraId="0B7D73F2" w14:textId="2E321EC7" w:rsidR="00DD3A61" w:rsidRPr="00E12F34" w:rsidRDefault="00DD3A61"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\qqBEGIN downloadable content\</w:t>
      </w:r>
      <w:r w:rsidR="00165A9F">
        <w:rPr>
          <w:rFonts w:ascii="Times New Roman" w:hAnsi="Times New Roman" w:cs="Times New Roman"/>
          <w:b/>
          <w:bCs/>
          <w:color w:val="000000"/>
        </w:rPr>
        <w:t>Rubric</w:t>
      </w:r>
    </w:p>
    <w:p w14:paraId="188BBA18" w14:textId="77777777" w:rsidR="00AD46A3" w:rsidRPr="008A5102" w:rsidRDefault="00AD46A3" w:rsidP="00AD46A3">
      <w:pPr>
        <w:spacing w:line="480" w:lineRule="auto"/>
        <w:rPr>
          <w:rFonts w:ascii="Times New Roman" w:hAnsi="Times New Roman" w:cs="Times New Roman"/>
          <w:b/>
          <w:bCs/>
          <w:color w:val="000000"/>
        </w:rPr>
      </w:pPr>
      <w:r w:rsidRPr="008A5102">
        <w:rPr>
          <w:rFonts w:ascii="Times New Roman" w:hAnsi="Times New Roman" w:cs="Times New Roman"/>
          <w:b/>
          <w:bCs/>
          <w:color w:val="000000"/>
        </w:rPr>
        <w:t>\</w:t>
      </w:r>
      <w:proofErr w:type="spellStart"/>
      <w:r w:rsidRPr="008A5102">
        <w:rPr>
          <w:rFonts w:ascii="Times New Roman" w:hAnsi="Times New Roman" w:cs="Times New Roman"/>
          <w:b/>
          <w:bCs/>
          <w:color w:val="000000"/>
        </w:rPr>
        <w:t>qqID</w:t>
      </w:r>
      <w:proofErr w:type="spellEnd"/>
      <w:r w:rsidRPr="008A5102">
        <w:rPr>
          <w:rFonts w:ascii="Times New Roman" w:hAnsi="Times New Roman" w:cs="Times New Roman"/>
          <w:b/>
          <w:bCs/>
          <w:color w:val="000000"/>
        </w:rPr>
        <w:t xml:space="preserve">: Rubric needs to fit on one </w:t>
      </w:r>
      <w:proofErr w:type="spellStart"/>
      <w:r w:rsidRPr="008A5102">
        <w:rPr>
          <w:rFonts w:ascii="Times New Roman" w:hAnsi="Times New Roman" w:cs="Times New Roman"/>
          <w:b/>
          <w:bCs/>
          <w:color w:val="000000"/>
        </w:rPr>
        <w:t>page.xqq</w:t>
      </w:r>
      <w:proofErr w:type="spellEnd"/>
      <w:r w:rsidRPr="008A5102">
        <w:rPr>
          <w:rFonts w:ascii="Times New Roman" w:hAnsi="Times New Roman" w:cs="Times New Roman"/>
          <w:b/>
          <w:bCs/>
          <w:color w:val="000000"/>
        </w:rPr>
        <w:t>\</w:t>
      </w:r>
    </w:p>
    <w:p w14:paraId="638CA2CC" w14:textId="12CF6DD4" w:rsidR="005E59F6" w:rsidRDefault="3F440CFE" w:rsidP="00127078">
      <w:pPr>
        <w:spacing w:line="480" w:lineRule="auto"/>
        <w:rPr>
          <w:ins w:id="301" w:author="Anna Seaman" w:date="2026-08-11T17:51:00Z" w16du:dateUtc="2026-08-11T22:51:00Z"/>
          <w:rFonts w:ascii="Times New Roman" w:hAnsi="Times New Roman" w:cs="Times New Roman"/>
          <w:color w:val="000000"/>
        </w:rPr>
      </w:pPr>
      <w:r w:rsidRPr="00E12F34">
        <w:rPr>
          <w:rFonts w:ascii="Times New Roman" w:hAnsi="Times New Roman" w:cs="Times New Roman"/>
          <w:color w:val="000000"/>
        </w:rPr>
        <w:t>&lt;a&gt;Rubric</w:t>
      </w:r>
      <w:del w:id="302" w:author="Anna Seaman" w:date="2026-08-11T17:51:00Z" w16du:dateUtc="2026-08-11T22:51:00Z">
        <w:r w:rsidR="00DD3A61" w:rsidRPr="00E12F34" w:rsidDel="00AD46A3">
          <w:rPr>
            <w:rFonts w:ascii="Times New Roman" w:hAnsi="Times New Roman" w:cs="Times New Roman"/>
            <w:color w:val="000000"/>
          </w:rPr>
          <w:delText>: It All Comes Together at the Hip</w:delText>
        </w:r>
      </w:del>
    </w:p>
    <w:tbl>
      <w:tblPr>
        <w:tblStyle w:val="TableGrid"/>
        <w:tblW w:w="0" w:type="auto"/>
        <w:tblCellMar>
          <w:left w:w="58" w:type="dxa"/>
          <w:right w:w="58" w:type="dxa"/>
        </w:tblCellMar>
        <w:tblLook w:val="04A0" w:firstRow="1" w:lastRow="0" w:firstColumn="1" w:lastColumn="0" w:noHBand="0" w:noVBand="1"/>
        <w:tblPrChange w:id="303" w:author="Anna Seaman" w:date="2026-08-11T17:58:00Z" w16du:dateUtc="2026-08-11T22:58:00Z">
          <w:tblPr>
            <w:tblStyle w:val="TableGrid"/>
            <w:tblW w:w="0" w:type="auto"/>
            <w:tblLook w:val="04A0" w:firstRow="1" w:lastRow="0" w:firstColumn="1" w:lastColumn="0" w:noHBand="0" w:noVBand="1"/>
          </w:tblPr>
        </w:tblPrChange>
      </w:tblPr>
      <w:tblGrid>
        <w:gridCol w:w="1804"/>
        <w:gridCol w:w="1996"/>
        <w:gridCol w:w="2378"/>
        <w:gridCol w:w="810"/>
        <w:gridCol w:w="2488"/>
        <w:tblGridChange w:id="304">
          <w:tblGrid>
            <w:gridCol w:w="50"/>
            <w:gridCol w:w="1804"/>
            <w:gridCol w:w="61"/>
            <w:gridCol w:w="1915"/>
            <w:gridCol w:w="20"/>
            <w:gridCol w:w="1895"/>
            <w:gridCol w:w="483"/>
            <w:gridCol w:w="810"/>
            <w:gridCol w:w="622"/>
            <w:gridCol w:w="1866"/>
            <w:gridCol w:w="50"/>
          </w:tblGrid>
        </w:tblGridChange>
      </w:tblGrid>
      <w:tr w:rsidR="00AD46A3" w14:paraId="0411E806" w14:textId="77777777" w:rsidTr="00342EC4">
        <w:trPr>
          <w:ins w:id="305" w:author="Anna Seaman" w:date="2026-08-11T17:51:00Z" w16du:dateUtc="2026-08-11T22:51:00Z"/>
        </w:trPr>
        <w:tc>
          <w:tcPr>
            <w:tcW w:w="1804" w:type="dxa"/>
            <w:shd w:val="clear" w:color="auto" w:fill="A73023"/>
            <w:tcPrChange w:id="306" w:author="Anna Seaman" w:date="2026-08-11T17:58:00Z" w16du:dateUtc="2026-08-11T22:58:00Z">
              <w:tcPr>
                <w:tcW w:w="1915" w:type="dxa"/>
                <w:gridSpan w:val="3"/>
              </w:tcPr>
            </w:tcPrChange>
          </w:tcPr>
          <w:p w14:paraId="65D78D20" w14:textId="32FB6C11" w:rsidR="00AD46A3" w:rsidRPr="00342EC4" w:rsidRDefault="00AD46A3" w:rsidP="00AD46A3">
            <w:pPr>
              <w:jc w:val="center"/>
              <w:rPr>
                <w:ins w:id="307" w:author="Anna Seaman" w:date="2026-08-11T17:51:00Z" w16du:dateUtc="2026-08-11T22:51:00Z"/>
                <w:rFonts w:ascii="Times New Roman" w:hAnsi="Times New Roman" w:cs="Times New Roman"/>
                <w:color w:val="FFFFFF" w:themeColor="background1"/>
                <w:sz w:val="20"/>
                <w:szCs w:val="20"/>
                <w:rPrChange w:id="308" w:author="Anna Seaman" w:date="2026-08-11T17:57:00Z" w16du:dateUtc="2026-08-11T22:57:00Z">
                  <w:rPr>
                    <w:ins w:id="309" w:author="Anna Seaman" w:date="2026-08-11T17:51:00Z" w16du:dateUtc="2026-08-11T22:51:00Z"/>
                    <w:rFonts w:ascii="Times New Roman" w:hAnsi="Times New Roman" w:cs="Times New Roman"/>
                    <w:color w:val="000000"/>
                  </w:rPr>
                </w:rPrChange>
              </w:rPr>
              <w:pPrChange w:id="310" w:author="Anna Seaman" w:date="2026-08-11T17:51:00Z" w16du:dateUtc="2026-08-11T22:51:00Z">
                <w:pPr>
                  <w:spacing w:line="480" w:lineRule="auto"/>
                </w:pPr>
              </w:pPrChange>
            </w:pPr>
            <w:ins w:id="311" w:author="Anna Seaman" w:date="2026-08-11T17:51:00Z" w16du:dateUtc="2026-08-11T22:51:00Z">
              <w:r w:rsidRPr="00342EC4">
                <w:rPr>
                  <w:rFonts w:ascii="Times New Roman" w:hAnsi="Times New Roman" w:cs="Times New Roman"/>
                  <w:b/>
                  <w:bCs/>
                  <w:color w:val="FFFFFF" w:themeColor="background1"/>
                  <w:sz w:val="20"/>
                  <w:szCs w:val="20"/>
                  <w:rPrChange w:id="312" w:author="Anna Seaman" w:date="2026-08-11T17:57:00Z" w16du:dateUtc="2026-08-11T22:57:00Z">
                    <w:rPr>
                      <w:rFonts w:cs="ITC Franklin Gothic Std"/>
                      <w:b/>
                      <w:bCs/>
                      <w:color w:val="FFFFFF"/>
                      <w:sz w:val="20"/>
                      <w:szCs w:val="20"/>
                    </w:rPr>
                  </w:rPrChange>
                </w:rPr>
                <w:lastRenderedPageBreak/>
                <w:t>CRITERIA</w:t>
              </w:r>
            </w:ins>
          </w:p>
        </w:tc>
        <w:tc>
          <w:tcPr>
            <w:tcW w:w="1996" w:type="dxa"/>
            <w:shd w:val="clear" w:color="auto" w:fill="A73023"/>
            <w:tcPrChange w:id="313" w:author="Anna Seaman" w:date="2026-08-11T17:58:00Z" w16du:dateUtc="2026-08-11T22:58:00Z">
              <w:tcPr>
                <w:tcW w:w="1915" w:type="dxa"/>
              </w:tcPr>
            </w:tcPrChange>
          </w:tcPr>
          <w:p w14:paraId="194DED87" w14:textId="726DA1F0" w:rsidR="00AD46A3" w:rsidRPr="00342EC4" w:rsidRDefault="00AD46A3" w:rsidP="00AD46A3">
            <w:pPr>
              <w:jc w:val="center"/>
              <w:rPr>
                <w:ins w:id="314" w:author="Anna Seaman" w:date="2026-08-11T17:51:00Z" w16du:dateUtc="2026-08-11T22:51:00Z"/>
                <w:rFonts w:ascii="Times New Roman" w:hAnsi="Times New Roman" w:cs="Times New Roman"/>
                <w:color w:val="FFFFFF" w:themeColor="background1"/>
                <w:sz w:val="20"/>
                <w:szCs w:val="20"/>
                <w:rPrChange w:id="315" w:author="Anna Seaman" w:date="2026-08-11T17:57:00Z" w16du:dateUtc="2026-08-11T22:57:00Z">
                  <w:rPr>
                    <w:ins w:id="316" w:author="Anna Seaman" w:date="2026-08-11T17:51:00Z" w16du:dateUtc="2026-08-11T22:51:00Z"/>
                    <w:rFonts w:ascii="Times New Roman" w:hAnsi="Times New Roman" w:cs="Times New Roman"/>
                    <w:color w:val="000000"/>
                  </w:rPr>
                </w:rPrChange>
              </w:rPr>
              <w:pPrChange w:id="317" w:author="Anna Seaman" w:date="2026-08-11T17:51:00Z" w16du:dateUtc="2026-08-11T22:51:00Z">
                <w:pPr>
                  <w:spacing w:line="480" w:lineRule="auto"/>
                </w:pPr>
              </w:pPrChange>
            </w:pPr>
            <w:ins w:id="318" w:author="Anna Seaman" w:date="2026-08-11T17:51:00Z" w16du:dateUtc="2026-08-11T22:51:00Z">
              <w:r w:rsidRPr="00342EC4">
                <w:rPr>
                  <w:rFonts w:ascii="Times New Roman" w:hAnsi="Times New Roman" w:cs="Times New Roman"/>
                  <w:b/>
                  <w:bCs/>
                  <w:color w:val="FFFFFF" w:themeColor="background1"/>
                  <w:sz w:val="20"/>
                  <w:szCs w:val="20"/>
                  <w:rPrChange w:id="319" w:author="Anna Seaman" w:date="2026-08-11T17:57:00Z" w16du:dateUtc="2026-08-11T22:57:00Z">
                    <w:rPr>
                      <w:rFonts w:cs="ITC Franklin Gothic Std"/>
                      <w:b/>
                      <w:bCs/>
                      <w:color w:val="FFFFFF"/>
                      <w:sz w:val="20"/>
                      <w:szCs w:val="20"/>
                    </w:rPr>
                  </w:rPrChange>
                </w:rPr>
                <w:t>DESCRIPTION</w:t>
              </w:r>
            </w:ins>
          </w:p>
        </w:tc>
        <w:tc>
          <w:tcPr>
            <w:tcW w:w="2378" w:type="dxa"/>
            <w:shd w:val="clear" w:color="auto" w:fill="A73023"/>
            <w:tcPrChange w:id="320" w:author="Anna Seaman" w:date="2026-08-11T17:58:00Z" w16du:dateUtc="2026-08-11T22:58:00Z">
              <w:tcPr>
                <w:tcW w:w="1915" w:type="dxa"/>
                <w:gridSpan w:val="2"/>
              </w:tcPr>
            </w:tcPrChange>
          </w:tcPr>
          <w:p w14:paraId="5D9E12E8" w14:textId="72EA6540" w:rsidR="00AD46A3" w:rsidRPr="00342EC4" w:rsidRDefault="00AD46A3" w:rsidP="00AD46A3">
            <w:pPr>
              <w:jc w:val="center"/>
              <w:rPr>
                <w:ins w:id="321" w:author="Anna Seaman" w:date="2026-08-11T17:51:00Z" w16du:dateUtc="2026-08-11T22:51:00Z"/>
                <w:rFonts w:ascii="Times New Roman" w:hAnsi="Times New Roman" w:cs="Times New Roman"/>
                <w:color w:val="FFFFFF" w:themeColor="background1"/>
                <w:sz w:val="20"/>
                <w:szCs w:val="20"/>
                <w:rPrChange w:id="322" w:author="Anna Seaman" w:date="2026-08-11T17:57:00Z" w16du:dateUtc="2026-08-11T22:57:00Z">
                  <w:rPr>
                    <w:ins w:id="323" w:author="Anna Seaman" w:date="2026-08-11T17:51:00Z" w16du:dateUtc="2026-08-11T22:51:00Z"/>
                    <w:rFonts w:ascii="Times New Roman" w:hAnsi="Times New Roman" w:cs="Times New Roman"/>
                    <w:color w:val="000000"/>
                  </w:rPr>
                </w:rPrChange>
              </w:rPr>
              <w:pPrChange w:id="324" w:author="Anna Seaman" w:date="2026-08-11T17:51:00Z" w16du:dateUtc="2026-08-11T22:51:00Z">
                <w:pPr>
                  <w:spacing w:line="480" w:lineRule="auto"/>
                </w:pPr>
              </w:pPrChange>
            </w:pPr>
            <w:ins w:id="325" w:author="Anna Seaman" w:date="2026-08-11T17:51:00Z" w16du:dateUtc="2026-08-11T22:51:00Z">
              <w:r w:rsidRPr="00342EC4">
                <w:rPr>
                  <w:rFonts w:ascii="Times New Roman" w:hAnsi="Times New Roman" w:cs="Times New Roman"/>
                  <w:b/>
                  <w:bCs/>
                  <w:color w:val="FFFFFF" w:themeColor="background1"/>
                  <w:sz w:val="20"/>
                  <w:szCs w:val="20"/>
                  <w:rPrChange w:id="326" w:author="Anna Seaman" w:date="2026-08-11T17:57:00Z" w16du:dateUtc="2026-08-11T22:57:00Z">
                    <w:rPr>
                      <w:rFonts w:cs="ITC Franklin Gothic Std"/>
                      <w:b/>
                      <w:bCs/>
                      <w:color w:val="FFFFFF"/>
                      <w:sz w:val="20"/>
                      <w:szCs w:val="20"/>
                    </w:rPr>
                  </w:rPrChange>
                </w:rPr>
                <w:t>SKILLS REQUIRED FOR THIS CONDITION TO BE FULLY MET</w:t>
              </w:r>
            </w:ins>
          </w:p>
        </w:tc>
        <w:tc>
          <w:tcPr>
            <w:tcW w:w="810" w:type="dxa"/>
            <w:shd w:val="clear" w:color="auto" w:fill="A73023"/>
            <w:tcPrChange w:id="327" w:author="Anna Seaman" w:date="2026-08-11T17:58:00Z" w16du:dateUtc="2026-08-11T22:58:00Z">
              <w:tcPr>
                <w:tcW w:w="1915" w:type="dxa"/>
                <w:gridSpan w:val="3"/>
              </w:tcPr>
            </w:tcPrChange>
          </w:tcPr>
          <w:p w14:paraId="14483755" w14:textId="253B4C33" w:rsidR="00AD46A3" w:rsidRPr="00342EC4" w:rsidRDefault="00AD46A3" w:rsidP="00AD46A3">
            <w:pPr>
              <w:jc w:val="center"/>
              <w:rPr>
                <w:ins w:id="328" w:author="Anna Seaman" w:date="2026-08-11T17:51:00Z" w16du:dateUtc="2026-08-11T22:51:00Z"/>
                <w:rFonts w:ascii="Times New Roman" w:hAnsi="Times New Roman" w:cs="Times New Roman"/>
                <w:color w:val="FFFFFF" w:themeColor="background1"/>
                <w:sz w:val="20"/>
                <w:szCs w:val="20"/>
                <w:rPrChange w:id="329" w:author="Anna Seaman" w:date="2026-08-11T17:57:00Z" w16du:dateUtc="2026-08-11T22:57:00Z">
                  <w:rPr>
                    <w:ins w:id="330" w:author="Anna Seaman" w:date="2026-08-11T17:51:00Z" w16du:dateUtc="2026-08-11T22:51:00Z"/>
                    <w:rFonts w:ascii="Times New Roman" w:hAnsi="Times New Roman" w:cs="Times New Roman"/>
                    <w:color w:val="000000"/>
                  </w:rPr>
                </w:rPrChange>
              </w:rPr>
              <w:pPrChange w:id="331" w:author="Anna Seaman" w:date="2026-08-11T17:51:00Z" w16du:dateUtc="2026-08-11T22:51:00Z">
                <w:pPr>
                  <w:spacing w:line="480" w:lineRule="auto"/>
                </w:pPr>
              </w:pPrChange>
            </w:pPr>
            <w:ins w:id="332" w:author="Anna Seaman" w:date="2026-08-11T17:51:00Z" w16du:dateUtc="2026-08-11T22:51:00Z">
              <w:r w:rsidRPr="00342EC4">
                <w:rPr>
                  <w:rFonts w:ascii="Times New Roman" w:hAnsi="Times New Roman" w:cs="Times New Roman"/>
                  <w:b/>
                  <w:bCs/>
                  <w:color w:val="FFFFFF" w:themeColor="background1"/>
                  <w:sz w:val="20"/>
                  <w:szCs w:val="20"/>
                  <w:rPrChange w:id="333" w:author="Anna Seaman" w:date="2026-08-11T17:57:00Z" w16du:dateUtc="2026-08-11T22:57:00Z">
                    <w:rPr>
                      <w:rFonts w:cs="ITC Franklin Gothic Std"/>
                      <w:b/>
                      <w:bCs/>
                      <w:color w:val="FFFFFF"/>
                      <w:sz w:val="20"/>
                      <w:szCs w:val="20"/>
                    </w:rPr>
                  </w:rPrChange>
                </w:rPr>
                <w:t>SCORE</w:t>
              </w:r>
            </w:ins>
          </w:p>
        </w:tc>
        <w:tc>
          <w:tcPr>
            <w:tcW w:w="2488" w:type="dxa"/>
            <w:shd w:val="clear" w:color="auto" w:fill="A73023"/>
            <w:tcPrChange w:id="334" w:author="Anna Seaman" w:date="2026-08-11T17:58:00Z" w16du:dateUtc="2026-08-11T22:58:00Z">
              <w:tcPr>
                <w:tcW w:w="1916" w:type="dxa"/>
                <w:gridSpan w:val="2"/>
              </w:tcPr>
            </w:tcPrChange>
          </w:tcPr>
          <w:p w14:paraId="317F84AE" w14:textId="6EE7156B" w:rsidR="00AD46A3" w:rsidRPr="00342EC4" w:rsidRDefault="00AD46A3" w:rsidP="00AD46A3">
            <w:pPr>
              <w:jc w:val="center"/>
              <w:rPr>
                <w:ins w:id="335" w:author="Anna Seaman" w:date="2026-08-11T17:51:00Z" w16du:dateUtc="2026-08-11T22:51:00Z"/>
                <w:rFonts w:ascii="Times New Roman" w:hAnsi="Times New Roman" w:cs="Times New Roman"/>
                <w:color w:val="FFFFFF" w:themeColor="background1"/>
                <w:sz w:val="20"/>
                <w:szCs w:val="20"/>
                <w:rPrChange w:id="336" w:author="Anna Seaman" w:date="2026-08-11T17:57:00Z" w16du:dateUtc="2026-08-11T22:57:00Z">
                  <w:rPr>
                    <w:ins w:id="337" w:author="Anna Seaman" w:date="2026-08-11T17:51:00Z" w16du:dateUtc="2026-08-11T22:51:00Z"/>
                    <w:rFonts w:ascii="Times New Roman" w:hAnsi="Times New Roman" w:cs="Times New Roman"/>
                    <w:color w:val="000000"/>
                  </w:rPr>
                </w:rPrChange>
              </w:rPr>
              <w:pPrChange w:id="338" w:author="Anna Seaman" w:date="2026-08-11T17:51:00Z" w16du:dateUtc="2026-08-11T22:51:00Z">
                <w:pPr>
                  <w:spacing w:line="480" w:lineRule="auto"/>
                </w:pPr>
              </w:pPrChange>
            </w:pPr>
            <w:ins w:id="339" w:author="Anna Seaman" w:date="2026-08-11T17:51:00Z" w16du:dateUtc="2026-08-11T22:51:00Z">
              <w:r w:rsidRPr="00342EC4">
                <w:rPr>
                  <w:rFonts w:ascii="Times New Roman" w:hAnsi="Times New Roman" w:cs="Times New Roman"/>
                  <w:b/>
                  <w:bCs/>
                  <w:color w:val="FFFFFF" w:themeColor="background1"/>
                  <w:sz w:val="20"/>
                  <w:szCs w:val="20"/>
                  <w:rPrChange w:id="340" w:author="Anna Seaman" w:date="2026-08-11T17:57:00Z" w16du:dateUtc="2026-08-11T22:57:00Z">
                    <w:rPr>
                      <w:rFonts w:cs="ITC Franklin Gothic Std"/>
                      <w:b/>
                      <w:bCs/>
                      <w:color w:val="FFFFFF"/>
                      <w:sz w:val="20"/>
                      <w:szCs w:val="20"/>
                    </w:rPr>
                  </w:rPrChange>
                </w:rPr>
                <w:t>COMMENTS</w:t>
              </w:r>
            </w:ins>
          </w:p>
        </w:tc>
      </w:tr>
      <w:tr w:rsidR="00AD46A3" w14:paraId="04FDCAC6" w14:textId="77777777" w:rsidTr="00342EC4">
        <w:trPr>
          <w:ins w:id="341" w:author="Anna Seaman" w:date="2026-08-11T17:51:00Z" w16du:dateUtc="2026-08-11T22:51:00Z"/>
        </w:trPr>
        <w:tc>
          <w:tcPr>
            <w:tcW w:w="1804" w:type="dxa"/>
            <w:tcPrChange w:id="342" w:author="Anna Seaman" w:date="2026-08-11T17:58:00Z" w16du:dateUtc="2026-08-11T22:58:00Z">
              <w:tcPr>
                <w:tcW w:w="1915" w:type="dxa"/>
                <w:gridSpan w:val="3"/>
              </w:tcPr>
            </w:tcPrChange>
          </w:tcPr>
          <w:p w14:paraId="3DFED55E" w14:textId="3B145359" w:rsidR="00AD46A3" w:rsidRPr="00342EC4" w:rsidRDefault="00AD46A3" w:rsidP="00AD46A3">
            <w:pPr>
              <w:ind w:left="144" w:hanging="144"/>
              <w:rPr>
                <w:ins w:id="343" w:author="Anna Seaman" w:date="2026-08-11T17:51:00Z" w16du:dateUtc="2026-08-11T22:51:00Z"/>
                <w:rFonts w:ascii="Times New Roman" w:hAnsi="Times New Roman" w:cs="Times New Roman"/>
                <w:color w:val="000000"/>
                <w:sz w:val="20"/>
                <w:szCs w:val="20"/>
                <w:rPrChange w:id="344" w:author="Anna Seaman" w:date="2026-08-11T17:57:00Z" w16du:dateUtc="2026-08-11T22:57:00Z">
                  <w:rPr>
                    <w:ins w:id="345" w:author="Anna Seaman" w:date="2026-08-11T17:51:00Z" w16du:dateUtc="2026-08-11T22:51:00Z"/>
                    <w:rFonts w:ascii="Times New Roman" w:hAnsi="Times New Roman" w:cs="Times New Roman"/>
                    <w:color w:val="000000"/>
                  </w:rPr>
                </w:rPrChange>
              </w:rPr>
              <w:pPrChange w:id="346" w:author="Anna Seaman" w:date="2026-08-11T17:51:00Z" w16du:dateUtc="2026-08-11T22:51:00Z">
                <w:pPr>
                  <w:spacing w:line="480" w:lineRule="auto"/>
                </w:pPr>
              </w:pPrChange>
            </w:pPr>
            <w:ins w:id="347" w:author="Anna Seaman" w:date="2026-08-11T17:52:00Z" w16du:dateUtc="2026-08-11T22:52:00Z">
              <w:r w:rsidRPr="00342EC4">
                <w:rPr>
                  <w:rFonts w:ascii="Times New Roman" w:hAnsi="Times New Roman" w:cs="Times New Roman"/>
                  <w:color w:val="000000"/>
                  <w:sz w:val="20"/>
                  <w:szCs w:val="20"/>
                  <w:rPrChange w:id="348" w:author="Anna Seaman" w:date="2026-08-11T17:57:00Z" w16du:dateUtc="2026-08-11T22:57:00Z">
                    <w:rPr>
                      <w:rFonts w:cs="ITC Franklin Gothic Std"/>
                      <w:color w:val="000000"/>
                      <w:sz w:val="20"/>
                      <w:szCs w:val="20"/>
                    </w:rPr>
                  </w:rPrChange>
                </w:rPr>
                <w:t>History</w:t>
              </w:r>
            </w:ins>
          </w:p>
        </w:tc>
        <w:tc>
          <w:tcPr>
            <w:tcW w:w="1996" w:type="dxa"/>
            <w:tcPrChange w:id="349" w:author="Anna Seaman" w:date="2026-08-11T17:58:00Z" w16du:dateUtc="2026-08-11T22:58:00Z">
              <w:tcPr>
                <w:tcW w:w="1915" w:type="dxa"/>
              </w:tcPr>
            </w:tcPrChange>
          </w:tcPr>
          <w:p w14:paraId="744C50E9" w14:textId="6E7805FC" w:rsidR="00AD46A3" w:rsidRPr="00342EC4" w:rsidRDefault="00AD46A3" w:rsidP="00AD46A3">
            <w:pPr>
              <w:ind w:left="144" w:hanging="144"/>
              <w:rPr>
                <w:ins w:id="350" w:author="Anna Seaman" w:date="2026-08-11T17:51:00Z" w16du:dateUtc="2026-08-11T22:51:00Z"/>
                <w:rFonts w:ascii="Times New Roman" w:hAnsi="Times New Roman" w:cs="Times New Roman"/>
                <w:color w:val="000000"/>
                <w:sz w:val="20"/>
                <w:szCs w:val="20"/>
                <w:rPrChange w:id="351" w:author="Anna Seaman" w:date="2026-08-11T17:57:00Z" w16du:dateUtc="2026-08-11T22:57:00Z">
                  <w:rPr>
                    <w:ins w:id="352" w:author="Anna Seaman" w:date="2026-08-11T17:51:00Z" w16du:dateUtc="2026-08-11T22:51:00Z"/>
                    <w:rFonts w:ascii="Times New Roman" w:hAnsi="Times New Roman" w:cs="Times New Roman"/>
                    <w:color w:val="000000"/>
                  </w:rPr>
                </w:rPrChange>
              </w:rPr>
              <w:pPrChange w:id="353" w:author="Anna Seaman" w:date="2026-08-11T17:51:00Z" w16du:dateUtc="2026-08-11T22:51:00Z">
                <w:pPr>
                  <w:spacing w:line="480" w:lineRule="auto"/>
                </w:pPr>
              </w:pPrChange>
            </w:pPr>
            <w:ins w:id="354" w:author="Anna Seaman" w:date="2026-08-11T17:52:00Z" w16du:dateUtc="2026-08-11T22:52:00Z">
              <w:r w:rsidRPr="00342EC4">
                <w:rPr>
                  <w:rFonts w:ascii="Times New Roman" w:hAnsi="Times New Roman" w:cs="Times New Roman"/>
                  <w:color w:val="000000"/>
                  <w:sz w:val="20"/>
                  <w:szCs w:val="20"/>
                  <w:rPrChange w:id="355" w:author="Anna Seaman" w:date="2026-08-11T17:57:00Z" w16du:dateUtc="2026-08-11T22:57:00Z">
                    <w:rPr>
                      <w:rFonts w:cs="ITC Franklin Gothic Std"/>
                      <w:color w:val="000000"/>
                      <w:sz w:val="20"/>
                      <w:szCs w:val="20"/>
                    </w:rPr>
                  </w:rPrChange>
                </w:rPr>
                <w:t xml:space="preserve">Assertively seeks relevant information by carefully conducting </w:t>
              </w:r>
              <w:proofErr w:type="gramStart"/>
              <w:r w:rsidRPr="00342EC4">
                <w:rPr>
                  <w:rFonts w:ascii="Times New Roman" w:hAnsi="Times New Roman" w:cs="Times New Roman"/>
                  <w:color w:val="000000"/>
                  <w:sz w:val="20"/>
                  <w:szCs w:val="20"/>
                  <w:rPrChange w:id="356" w:author="Anna Seaman" w:date="2026-08-11T17:57:00Z" w16du:dateUtc="2026-08-11T22:57:00Z">
                    <w:rPr>
                      <w:rFonts w:cs="ITC Franklin Gothic Std"/>
                      <w:color w:val="000000"/>
                      <w:sz w:val="20"/>
                      <w:szCs w:val="20"/>
                    </w:rPr>
                  </w:rPrChange>
                </w:rPr>
                <w:t>a patient</w:t>
              </w:r>
              <w:proofErr w:type="gramEnd"/>
              <w:r w:rsidRPr="00342EC4">
                <w:rPr>
                  <w:rFonts w:ascii="Times New Roman" w:hAnsi="Times New Roman" w:cs="Times New Roman"/>
                  <w:color w:val="000000"/>
                  <w:sz w:val="20"/>
                  <w:szCs w:val="20"/>
                  <w:rPrChange w:id="357" w:author="Anna Seaman" w:date="2026-08-11T17:57:00Z" w16du:dateUtc="2026-08-11T22:57:00Z">
                    <w:rPr>
                      <w:rFonts w:cs="ITC Franklin Gothic Std"/>
                      <w:color w:val="000000"/>
                      <w:sz w:val="20"/>
                      <w:szCs w:val="20"/>
                    </w:rPr>
                  </w:rPrChange>
                </w:rPr>
                <w:t>-centered history</w:t>
              </w:r>
            </w:ins>
          </w:p>
        </w:tc>
        <w:tc>
          <w:tcPr>
            <w:tcW w:w="2378" w:type="dxa"/>
            <w:tcPrChange w:id="358" w:author="Anna Seaman" w:date="2026-08-11T17:58:00Z" w16du:dateUtc="2026-08-11T22:58:00Z">
              <w:tcPr>
                <w:tcW w:w="1915" w:type="dxa"/>
                <w:gridSpan w:val="2"/>
              </w:tcPr>
            </w:tcPrChange>
          </w:tcPr>
          <w:p w14:paraId="2EC8EBB6" w14:textId="1ADDAE90" w:rsidR="00AD46A3" w:rsidRPr="00342EC4" w:rsidRDefault="00AD46A3" w:rsidP="00AD46A3">
            <w:pPr>
              <w:ind w:left="144" w:hanging="144"/>
              <w:rPr>
                <w:ins w:id="359" w:author="Anna Seaman" w:date="2026-08-11T17:51:00Z" w16du:dateUtc="2026-08-11T22:51:00Z"/>
                <w:rFonts w:ascii="Times New Roman" w:hAnsi="Times New Roman" w:cs="Times New Roman"/>
                <w:color w:val="000000"/>
                <w:sz w:val="20"/>
                <w:szCs w:val="20"/>
                <w:rPrChange w:id="360" w:author="Anna Seaman" w:date="2026-08-11T17:57:00Z" w16du:dateUtc="2026-08-11T22:57:00Z">
                  <w:rPr>
                    <w:ins w:id="361" w:author="Anna Seaman" w:date="2026-08-11T17:51:00Z" w16du:dateUtc="2026-08-11T22:51:00Z"/>
                    <w:rFonts w:ascii="Times New Roman" w:hAnsi="Times New Roman" w:cs="Times New Roman"/>
                    <w:color w:val="000000"/>
                  </w:rPr>
                </w:rPrChange>
              </w:rPr>
              <w:pPrChange w:id="362" w:author="Anna Seaman" w:date="2026-08-11T17:51:00Z" w16du:dateUtc="2026-08-11T22:51:00Z">
                <w:pPr>
                  <w:spacing w:line="480" w:lineRule="auto"/>
                </w:pPr>
              </w:pPrChange>
            </w:pPr>
            <w:proofErr w:type="gramStart"/>
            <w:ins w:id="363" w:author="Anna Seaman" w:date="2026-08-11T17:52:00Z" w16du:dateUtc="2026-08-11T22:52:00Z">
              <w:r w:rsidRPr="00342EC4">
                <w:rPr>
                  <w:rFonts w:ascii="Times New Roman" w:hAnsi="Times New Roman" w:cs="Times New Roman"/>
                  <w:color w:val="000000"/>
                  <w:sz w:val="20"/>
                  <w:szCs w:val="20"/>
                  <w:rPrChange w:id="364" w:author="Anna Seaman" w:date="2026-08-11T17:57:00Z" w16du:dateUtc="2026-08-11T22:57:00Z">
                    <w:rPr>
                      <w:rFonts w:cs="ITC Franklin Gothic Std"/>
                      <w:color w:val="000000"/>
                      <w:sz w:val="20"/>
                      <w:szCs w:val="20"/>
                    </w:rPr>
                  </w:rPrChange>
                </w:rPr>
                <w:t>Seeks out</w:t>
              </w:r>
              <w:proofErr w:type="gramEnd"/>
              <w:r w:rsidRPr="00342EC4">
                <w:rPr>
                  <w:rFonts w:ascii="Times New Roman" w:hAnsi="Times New Roman" w:cs="Times New Roman"/>
                  <w:color w:val="000000"/>
                  <w:sz w:val="20"/>
                  <w:szCs w:val="20"/>
                  <w:rPrChange w:id="365" w:author="Anna Seaman" w:date="2026-08-11T17:57:00Z" w16du:dateUtc="2026-08-11T22:57:00Z">
                    <w:rPr>
                      <w:rFonts w:cs="ITC Franklin Gothic Std"/>
                      <w:color w:val="000000"/>
                      <w:sz w:val="20"/>
                      <w:szCs w:val="20"/>
                    </w:rPr>
                  </w:rPrChange>
                </w:rPr>
                <w:t xml:space="preserve"> useful information from the patient related to their condition and attempts to clarify signs and symptoms</w:t>
              </w:r>
            </w:ins>
          </w:p>
        </w:tc>
        <w:tc>
          <w:tcPr>
            <w:tcW w:w="810" w:type="dxa"/>
            <w:tcPrChange w:id="366" w:author="Anna Seaman" w:date="2026-08-11T17:58:00Z" w16du:dateUtc="2026-08-11T22:58:00Z">
              <w:tcPr>
                <w:tcW w:w="1915" w:type="dxa"/>
                <w:gridSpan w:val="3"/>
              </w:tcPr>
            </w:tcPrChange>
          </w:tcPr>
          <w:p w14:paraId="6D0782B3" w14:textId="77777777" w:rsidR="00AD46A3" w:rsidRPr="00342EC4" w:rsidRDefault="00AD46A3" w:rsidP="00AD46A3">
            <w:pPr>
              <w:ind w:left="144" w:hanging="144"/>
              <w:rPr>
                <w:ins w:id="367" w:author="Anna Seaman" w:date="2026-08-11T17:51:00Z" w16du:dateUtc="2026-08-11T22:51:00Z"/>
                <w:rFonts w:ascii="Times New Roman" w:hAnsi="Times New Roman" w:cs="Times New Roman"/>
                <w:color w:val="000000"/>
                <w:sz w:val="20"/>
                <w:szCs w:val="20"/>
                <w:rPrChange w:id="368" w:author="Anna Seaman" w:date="2026-08-11T17:57:00Z" w16du:dateUtc="2026-08-11T22:57:00Z">
                  <w:rPr>
                    <w:ins w:id="369" w:author="Anna Seaman" w:date="2026-08-11T17:51:00Z" w16du:dateUtc="2026-08-11T22:51:00Z"/>
                    <w:rFonts w:ascii="Times New Roman" w:hAnsi="Times New Roman" w:cs="Times New Roman"/>
                    <w:color w:val="000000"/>
                  </w:rPr>
                </w:rPrChange>
              </w:rPr>
              <w:pPrChange w:id="370" w:author="Anna Seaman" w:date="2026-08-11T17:51:00Z" w16du:dateUtc="2026-08-11T22:51:00Z">
                <w:pPr>
                  <w:spacing w:line="480" w:lineRule="auto"/>
                </w:pPr>
              </w:pPrChange>
            </w:pPr>
          </w:p>
        </w:tc>
        <w:tc>
          <w:tcPr>
            <w:tcW w:w="2488" w:type="dxa"/>
            <w:tcPrChange w:id="371" w:author="Anna Seaman" w:date="2026-08-11T17:58:00Z" w16du:dateUtc="2026-08-11T22:58:00Z">
              <w:tcPr>
                <w:tcW w:w="1916" w:type="dxa"/>
                <w:gridSpan w:val="2"/>
              </w:tcPr>
            </w:tcPrChange>
          </w:tcPr>
          <w:p w14:paraId="542E0835" w14:textId="77777777" w:rsidR="00AD46A3" w:rsidRPr="00342EC4" w:rsidRDefault="00AD46A3" w:rsidP="00AD46A3">
            <w:pPr>
              <w:ind w:left="144" w:hanging="144"/>
              <w:rPr>
                <w:ins w:id="372" w:author="Anna Seaman" w:date="2026-08-11T17:51:00Z" w16du:dateUtc="2026-08-11T22:51:00Z"/>
                <w:rFonts w:ascii="Times New Roman" w:hAnsi="Times New Roman" w:cs="Times New Roman"/>
                <w:color w:val="000000"/>
                <w:sz w:val="20"/>
                <w:szCs w:val="20"/>
                <w:rPrChange w:id="373" w:author="Anna Seaman" w:date="2026-08-11T17:57:00Z" w16du:dateUtc="2026-08-11T22:57:00Z">
                  <w:rPr>
                    <w:ins w:id="374" w:author="Anna Seaman" w:date="2026-08-11T17:51:00Z" w16du:dateUtc="2026-08-11T22:51:00Z"/>
                    <w:rFonts w:ascii="Times New Roman" w:hAnsi="Times New Roman" w:cs="Times New Roman"/>
                    <w:color w:val="000000"/>
                  </w:rPr>
                </w:rPrChange>
              </w:rPr>
              <w:pPrChange w:id="375" w:author="Anna Seaman" w:date="2026-08-11T17:51:00Z" w16du:dateUtc="2026-08-11T22:51:00Z">
                <w:pPr>
                  <w:spacing w:line="480" w:lineRule="auto"/>
                </w:pPr>
              </w:pPrChange>
            </w:pPr>
          </w:p>
        </w:tc>
      </w:tr>
      <w:tr w:rsidR="00AD46A3" w14:paraId="63351644" w14:textId="77777777" w:rsidTr="00342EC4">
        <w:trPr>
          <w:ins w:id="376" w:author="Anna Seaman" w:date="2026-08-11T17:51:00Z" w16du:dateUtc="2026-08-11T22:51:00Z"/>
        </w:trPr>
        <w:tc>
          <w:tcPr>
            <w:tcW w:w="1804" w:type="dxa"/>
            <w:tcPrChange w:id="377" w:author="Anna Seaman" w:date="2026-08-11T17:58:00Z" w16du:dateUtc="2026-08-11T22:58:00Z">
              <w:tcPr>
                <w:tcW w:w="1915" w:type="dxa"/>
                <w:gridSpan w:val="3"/>
              </w:tcPr>
            </w:tcPrChange>
          </w:tcPr>
          <w:p w14:paraId="1758C887" w14:textId="2B139404" w:rsidR="00AD46A3" w:rsidRPr="00342EC4" w:rsidRDefault="00AD46A3" w:rsidP="00AD46A3">
            <w:pPr>
              <w:ind w:left="144" w:hanging="144"/>
              <w:rPr>
                <w:ins w:id="378" w:author="Anna Seaman" w:date="2026-08-11T17:51:00Z" w16du:dateUtc="2026-08-11T22:51:00Z"/>
                <w:rFonts w:ascii="Times New Roman" w:hAnsi="Times New Roman" w:cs="Times New Roman"/>
                <w:color w:val="000000"/>
                <w:sz w:val="20"/>
                <w:szCs w:val="20"/>
                <w:rPrChange w:id="379" w:author="Anna Seaman" w:date="2026-08-11T17:57:00Z" w16du:dateUtc="2026-08-11T22:57:00Z">
                  <w:rPr>
                    <w:ins w:id="380" w:author="Anna Seaman" w:date="2026-08-11T17:51:00Z" w16du:dateUtc="2026-08-11T22:51:00Z"/>
                    <w:rFonts w:ascii="Times New Roman" w:hAnsi="Times New Roman" w:cs="Times New Roman"/>
                    <w:color w:val="000000"/>
                  </w:rPr>
                </w:rPrChange>
              </w:rPr>
              <w:pPrChange w:id="381" w:author="Anna Seaman" w:date="2026-08-11T17:51:00Z" w16du:dateUtc="2026-08-11T22:51:00Z">
                <w:pPr>
                  <w:spacing w:line="480" w:lineRule="auto"/>
                </w:pPr>
              </w:pPrChange>
            </w:pPr>
            <w:ins w:id="382" w:author="Anna Seaman" w:date="2026-08-11T17:52:00Z" w16du:dateUtc="2026-08-11T22:52:00Z">
              <w:r w:rsidRPr="00342EC4">
                <w:rPr>
                  <w:rFonts w:ascii="Times New Roman" w:hAnsi="Times New Roman" w:cs="Times New Roman"/>
                  <w:color w:val="000000"/>
                  <w:sz w:val="20"/>
                  <w:szCs w:val="20"/>
                  <w:rPrChange w:id="383" w:author="Anna Seaman" w:date="2026-08-11T17:57:00Z" w16du:dateUtc="2026-08-11T22:57:00Z">
                    <w:rPr>
                      <w:rFonts w:cs="ITC Franklin Gothic Std"/>
                      <w:color w:val="000000"/>
                      <w:sz w:val="20"/>
                      <w:szCs w:val="20"/>
                    </w:rPr>
                  </w:rPrChange>
                </w:rPr>
                <w:t>Observation</w:t>
              </w:r>
            </w:ins>
          </w:p>
        </w:tc>
        <w:tc>
          <w:tcPr>
            <w:tcW w:w="1996" w:type="dxa"/>
            <w:tcPrChange w:id="384" w:author="Anna Seaman" w:date="2026-08-11T17:58:00Z" w16du:dateUtc="2026-08-11T22:58:00Z">
              <w:tcPr>
                <w:tcW w:w="1915" w:type="dxa"/>
              </w:tcPr>
            </w:tcPrChange>
          </w:tcPr>
          <w:p w14:paraId="4411982B" w14:textId="0FE98EED" w:rsidR="00AD46A3" w:rsidRPr="00342EC4" w:rsidRDefault="00AD46A3" w:rsidP="00AD46A3">
            <w:pPr>
              <w:ind w:left="144" w:hanging="144"/>
              <w:rPr>
                <w:ins w:id="385" w:author="Anna Seaman" w:date="2026-08-11T17:51:00Z" w16du:dateUtc="2026-08-11T22:51:00Z"/>
                <w:rFonts w:ascii="Times New Roman" w:hAnsi="Times New Roman" w:cs="Times New Roman"/>
                <w:color w:val="000000"/>
                <w:sz w:val="20"/>
                <w:szCs w:val="20"/>
                <w:rPrChange w:id="386" w:author="Anna Seaman" w:date="2026-08-11T17:57:00Z" w16du:dateUtc="2026-08-11T22:57:00Z">
                  <w:rPr>
                    <w:ins w:id="387" w:author="Anna Seaman" w:date="2026-08-11T17:51:00Z" w16du:dateUtc="2026-08-11T22:51:00Z"/>
                    <w:rFonts w:ascii="Times New Roman" w:hAnsi="Times New Roman" w:cs="Times New Roman"/>
                    <w:color w:val="000000"/>
                  </w:rPr>
                </w:rPrChange>
              </w:rPr>
              <w:pPrChange w:id="388" w:author="Anna Seaman" w:date="2026-08-11T17:51:00Z" w16du:dateUtc="2026-08-11T22:51:00Z">
                <w:pPr>
                  <w:spacing w:line="480" w:lineRule="auto"/>
                </w:pPr>
              </w:pPrChange>
            </w:pPr>
            <w:ins w:id="389" w:author="Anna Seaman" w:date="2026-08-11T17:52:00Z" w16du:dateUtc="2026-08-11T22:52:00Z">
              <w:r w:rsidRPr="00342EC4">
                <w:rPr>
                  <w:rFonts w:ascii="Times New Roman" w:hAnsi="Times New Roman" w:cs="Times New Roman"/>
                  <w:color w:val="000000"/>
                  <w:sz w:val="20"/>
                  <w:szCs w:val="20"/>
                  <w:rPrChange w:id="390" w:author="Anna Seaman" w:date="2026-08-11T17:57:00Z" w16du:dateUtc="2026-08-11T22:57:00Z">
                    <w:rPr>
                      <w:rFonts w:cs="ITC Franklin Gothic Std"/>
                      <w:color w:val="000000"/>
                      <w:sz w:val="20"/>
                      <w:szCs w:val="20"/>
                    </w:rPr>
                  </w:rPrChange>
                </w:rPr>
                <w:t>Focuses observation appropriately; regularly observes and monitors a wide variety of objective information to identify a comparable sign</w:t>
              </w:r>
            </w:ins>
          </w:p>
        </w:tc>
        <w:tc>
          <w:tcPr>
            <w:tcW w:w="2378" w:type="dxa"/>
            <w:tcPrChange w:id="391" w:author="Anna Seaman" w:date="2026-08-11T17:58:00Z" w16du:dateUtc="2026-08-11T22:58:00Z">
              <w:tcPr>
                <w:tcW w:w="1915" w:type="dxa"/>
                <w:gridSpan w:val="2"/>
              </w:tcPr>
            </w:tcPrChange>
          </w:tcPr>
          <w:p w14:paraId="72077B24" w14:textId="79E71918" w:rsidR="00AD46A3" w:rsidRPr="00342EC4" w:rsidRDefault="00AD46A3" w:rsidP="00AD46A3">
            <w:pPr>
              <w:ind w:left="144" w:hanging="144"/>
              <w:rPr>
                <w:ins w:id="392" w:author="Anna Seaman" w:date="2026-08-11T17:51:00Z" w16du:dateUtc="2026-08-11T22:51:00Z"/>
                <w:rFonts w:ascii="Times New Roman" w:hAnsi="Times New Roman" w:cs="Times New Roman"/>
                <w:color w:val="000000"/>
                <w:sz w:val="20"/>
                <w:szCs w:val="20"/>
                <w:rPrChange w:id="393" w:author="Anna Seaman" w:date="2026-08-11T17:57:00Z" w16du:dateUtc="2026-08-11T22:57:00Z">
                  <w:rPr>
                    <w:ins w:id="394" w:author="Anna Seaman" w:date="2026-08-11T17:51:00Z" w16du:dateUtc="2026-08-11T22:51:00Z"/>
                    <w:rFonts w:ascii="Times New Roman" w:hAnsi="Times New Roman" w:cs="Times New Roman"/>
                    <w:color w:val="000000"/>
                  </w:rPr>
                </w:rPrChange>
              </w:rPr>
              <w:pPrChange w:id="395" w:author="Anna Seaman" w:date="2026-08-11T17:51:00Z" w16du:dateUtc="2026-08-11T22:51:00Z">
                <w:pPr>
                  <w:spacing w:line="480" w:lineRule="auto"/>
                </w:pPr>
              </w:pPrChange>
            </w:pPr>
            <w:ins w:id="396" w:author="Anna Seaman" w:date="2026-08-11T17:52:00Z" w16du:dateUtc="2026-08-11T22:52:00Z">
              <w:r w:rsidRPr="00342EC4">
                <w:rPr>
                  <w:rFonts w:ascii="Times New Roman" w:hAnsi="Times New Roman" w:cs="Times New Roman"/>
                  <w:color w:val="000000"/>
                  <w:sz w:val="20"/>
                  <w:szCs w:val="20"/>
                  <w:rPrChange w:id="397" w:author="Anna Seaman" w:date="2026-08-11T17:57:00Z" w16du:dateUtc="2026-08-11T22:57:00Z">
                    <w:rPr>
                      <w:rFonts w:cs="ITC Franklin Gothic Std"/>
                      <w:color w:val="000000"/>
                      <w:sz w:val="20"/>
                      <w:szCs w:val="20"/>
                    </w:rPr>
                  </w:rPrChange>
                </w:rPr>
                <w:t>Investigates chief complaints</w:t>
              </w:r>
            </w:ins>
          </w:p>
        </w:tc>
        <w:tc>
          <w:tcPr>
            <w:tcW w:w="810" w:type="dxa"/>
            <w:tcPrChange w:id="398" w:author="Anna Seaman" w:date="2026-08-11T17:58:00Z" w16du:dateUtc="2026-08-11T22:58:00Z">
              <w:tcPr>
                <w:tcW w:w="1915" w:type="dxa"/>
                <w:gridSpan w:val="3"/>
              </w:tcPr>
            </w:tcPrChange>
          </w:tcPr>
          <w:p w14:paraId="240C05E5" w14:textId="77777777" w:rsidR="00AD46A3" w:rsidRPr="00342EC4" w:rsidRDefault="00AD46A3" w:rsidP="00AD46A3">
            <w:pPr>
              <w:ind w:left="144" w:hanging="144"/>
              <w:rPr>
                <w:ins w:id="399" w:author="Anna Seaman" w:date="2026-08-11T17:51:00Z" w16du:dateUtc="2026-08-11T22:51:00Z"/>
                <w:rFonts w:ascii="Times New Roman" w:hAnsi="Times New Roman" w:cs="Times New Roman"/>
                <w:color w:val="000000"/>
                <w:sz w:val="20"/>
                <w:szCs w:val="20"/>
                <w:rPrChange w:id="400" w:author="Anna Seaman" w:date="2026-08-11T17:57:00Z" w16du:dateUtc="2026-08-11T22:57:00Z">
                  <w:rPr>
                    <w:ins w:id="401" w:author="Anna Seaman" w:date="2026-08-11T17:51:00Z" w16du:dateUtc="2026-08-11T22:51:00Z"/>
                    <w:rFonts w:ascii="Times New Roman" w:hAnsi="Times New Roman" w:cs="Times New Roman"/>
                    <w:color w:val="000000"/>
                  </w:rPr>
                </w:rPrChange>
              </w:rPr>
              <w:pPrChange w:id="402" w:author="Anna Seaman" w:date="2026-08-11T17:51:00Z" w16du:dateUtc="2026-08-11T22:51:00Z">
                <w:pPr>
                  <w:spacing w:line="480" w:lineRule="auto"/>
                </w:pPr>
              </w:pPrChange>
            </w:pPr>
          </w:p>
        </w:tc>
        <w:tc>
          <w:tcPr>
            <w:tcW w:w="2488" w:type="dxa"/>
            <w:tcPrChange w:id="403" w:author="Anna Seaman" w:date="2026-08-11T17:58:00Z" w16du:dateUtc="2026-08-11T22:58:00Z">
              <w:tcPr>
                <w:tcW w:w="1916" w:type="dxa"/>
                <w:gridSpan w:val="2"/>
              </w:tcPr>
            </w:tcPrChange>
          </w:tcPr>
          <w:p w14:paraId="7C4AF8BB" w14:textId="77777777" w:rsidR="00AD46A3" w:rsidRPr="00342EC4" w:rsidRDefault="00AD46A3" w:rsidP="00AD46A3">
            <w:pPr>
              <w:ind w:left="144" w:hanging="144"/>
              <w:rPr>
                <w:ins w:id="404" w:author="Anna Seaman" w:date="2026-08-11T17:51:00Z" w16du:dateUtc="2026-08-11T22:51:00Z"/>
                <w:rFonts w:ascii="Times New Roman" w:hAnsi="Times New Roman" w:cs="Times New Roman"/>
                <w:color w:val="000000"/>
                <w:sz w:val="20"/>
                <w:szCs w:val="20"/>
                <w:rPrChange w:id="405" w:author="Anna Seaman" w:date="2026-08-11T17:57:00Z" w16du:dateUtc="2026-08-11T22:57:00Z">
                  <w:rPr>
                    <w:ins w:id="406" w:author="Anna Seaman" w:date="2026-08-11T17:51:00Z" w16du:dateUtc="2026-08-11T22:51:00Z"/>
                    <w:rFonts w:ascii="Times New Roman" w:hAnsi="Times New Roman" w:cs="Times New Roman"/>
                    <w:color w:val="000000"/>
                  </w:rPr>
                </w:rPrChange>
              </w:rPr>
              <w:pPrChange w:id="407" w:author="Anna Seaman" w:date="2026-08-11T17:51:00Z" w16du:dateUtc="2026-08-11T22:51:00Z">
                <w:pPr>
                  <w:spacing w:line="480" w:lineRule="auto"/>
                </w:pPr>
              </w:pPrChange>
            </w:pPr>
          </w:p>
        </w:tc>
      </w:tr>
      <w:tr w:rsidR="00AD46A3" w14:paraId="25F81F43" w14:textId="77777777" w:rsidTr="00342EC4">
        <w:trPr>
          <w:ins w:id="408" w:author="Anna Seaman" w:date="2026-08-11T17:51:00Z" w16du:dateUtc="2026-08-11T22:51:00Z"/>
        </w:trPr>
        <w:tc>
          <w:tcPr>
            <w:tcW w:w="1804" w:type="dxa"/>
            <w:tcPrChange w:id="409" w:author="Anna Seaman" w:date="2026-08-11T17:58:00Z" w16du:dateUtc="2026-08-11T22:58:00Z">
              <w:tcPr>
                <w:tcW w:w="1915" w:type="dxa"/>
                <w:gridSpan w:val="3"/>
              </w:tcPr>
            </w:tcPrChange>
          </w:tcPr>
          <w:p w14:paraId="06A4241F" w14:textId="0ACFCE99" w:rsidR="00AD46A3" w:rsidRPr="00342EC4" w:rsidRDefault="00AD46A3" w:rsidP="00AD46A3">
            <w:pPr>
              <w:ind w:left="144" w:hanging="144"/>
              <w:rPr>
                <w:ins w:id="410" w:author="Anna Seaman" w:date="2026-08-11T17:51:00Z" w16du:dateUtc="2026-08-11T22:51:00Z"/>
                <w:rFonts w:ascii="Times New Roman" w:hAnsi="Times New Roman" w:cs="Times New Roman"/>
                <w:color w:val="000000"/>
                <w:sz w:val="20"/>
                <w:szCs w:val="20"/>
                <w:rPrChange w:id="411" w:author="Anna Seaman" w:date="2026-08-11T17:57:00Z" w16du:dateUtc="2026-08-11T22:57:00Z">
                  <w:rPr>
                    <w:ins w:id="412" w:author="Anna Seaman" w:date="2026-08-11T17:51:00Z" w16du:dateUtc="2026-08-11T22:51:00Z"/>
                    <w:rFonts w:ascii="Times New Roman" w:hAnsi="Times New Roman" w:cs="Times New Roman"/>
                    <w:color w:val="000000"/>
                  </w:rPr>
                </w:rPrChange>
              </w:rPr>
              <w:pPrChange w:id="413" w:author="Anna Seaman" w:date="2026-08-11T17:51:00Z" w16du:dateUtc="2026-08-11T22:51:00Z">
                <w:pPr>
                  <w:spacing w:line="480" w:lineRule="auto"/>
                </w:pPr>
              </w:pPrChange>
            </w:pPr>
            <w:ins w:id="414" w:author="Anna Seaman" w:date="2026-08-11T17:54:00Z" w16du:dateUtc="2026-08-11T22:54:00Z">
              <w:r w:rsidRPr="00342EC4">
                <w:rPr>
                  <w:rFonts w:ascii="Times New Roman" w:hAnsi="Times New Roman" w:cs="Times New Roman"/>
                  <w:color w:val="000000"/>
                  <w:sz w:val="20"/>
                  <w:szCs w:val="20"/>
                  <w:rPrChange w:id="415" w:author="Anna Seaman" w:date="2026-08-11T17:57:00Z" w16du:dateUtc="2026-08-11T22:57:00Z">
                    <w:rPr>
                      <w:rFonts w:cs="ITC Franklin Gothic Std"/>
                      <w:color w:val="000000"/>
                      <w:sz w:val="20"/>
                      <w:szCs w:val="20"/>
                    </w:rPr>
                  </w:rPrChange>
                </w:rPr>
                <w:t>Assessment</w:t>
              </w:r>
            </w:ins>
          </w:p>
        </w:tc>
        <w:tc>
          <w:tcPr>
            <w:tcW w:w="1996" w:type="dxa"/>
            <w:tcPrChange w:id="416" w:author="Anna Seaman" w:date="2026-08-11T17:58:00Z" w16du:dateUtc="2026-08-11T22:58:00Z">
              <w:tcPr>
                <w:tcW w:w="1915" w:type="dxa"/>
              </w:tcPr>
            </w:tcPrChange>
          </w:tcPr>
          <w:p w14:paraId="620A5E93" w14:textId="3C649EAD" w:rsidR="00AD46A3" w:rsidRPr="00342EC4" w:rsidRDefault="00AD46A3" w:rsidP="00AD46A3">
            <w:pPr>
              <w:ind w:left="144" w:hanging="144"/>
              <w:rPr>
                <w:ins w:id="417" w:author="Anna Seaman" w:date="2026-08-11T17:51:00Z" w16du:dateUtc="2026-08-11T22:51:00Z"/>
                <w:rFonts w:ascii="Times New Roman" w:hAnsi="Times New Roman" w:cs="Times New Roman"/>
                <w:color w:val="000000"/>
                <w:sz w:val="20"/>
                <w:szCs w:val="20"/>
                <w:rPrChange w:id="418" w:author="Anna Seaman" w:date="2026-08-11T17:57:00Z" w16du:dateUtc="2026-08-11T22:57:00Z">
                  <w:rPr>
                    <w:ins w:id="419" w:author="Anna Seaman" w:date="2026-08-11T17:51:00Z" w16du:dateUtc="2026-08-11T22:51:00Z"/>
                    <w:rFonts w:ascii="Times New Roman" w:hAnsi="Times New Roman" w:cs="Times New Roman"/>
                    <w:color w:val="000000"/>
                  </w:rPr>
                </w:rPrChange>
              </w:rPr>
              <w:pPrChange w:id="420" w:author="Anna Seaman" w:date="2026-08-11T17:51:00Z" w16du:dateUtc="2026-08-11T22:51:00Z">
                <w:pPr>
                  <w:spacing w:line="480" w:lineRule="auto"/>
                </w:pPr>
              </w:pPrChange>
            </w:pPr>
            <w:ins w:id="421" w:author="Anna Seaman" w:date="2026-08-11T17:54:00Z" w16du:dateUtc="2026-08-11T22:54:00Z">
              <w:r w:rsidRPr="00342EC4">
                <w:rPr>
                  <w:rFonts w:ascii="Times New Roman" w:hAnsi="Times New Roman" w:cs="Times New Roman"/>
                  <w:color w:val="000000"/>
                  <w:sz w:val="20"/>
                  <w:szCs w:val="20"/>
                  <w:rPrChange w:id="422" w:author="Anna Seaman" w:date="2026-08-11T17:57:00Z" w16du:dateUtc="2026-08-11T22:57:00Z">
                    <w:rPr>
                      <w:rFonts w:cs="ITC Franklin Gothic Std"/>
                      <w:color w:val="000000"/>
                      <w:sz w:val="20"/>
                      <w:szCs w:val="20"/>
                    </w:rPr>
                  </w:rPrChange>
                </w:rPr>
                <w:t>Performs a detailed, objective assessment, including range of motion and selective tissue testing</w:t>
              </w:r>
            </w:ins>
          </w:p>
        </w:tc>
        <w:tc>
          <w:tcPr>
            <w:tcW w:w="2378" w:type="dxa"/>
            <w:tcPrChange w:id="423" w:author="Anna Seaman" w:date="2026-08-11T17:58:00Z" w16du:dateUtc="2026-08-11T22:58:00Z">
              <w:tcPr>
                <w:tcW w:w="1915" w:type="dxa"/>
                <w:gridSpan w:val="2"/>
              </w:tcPr>
            </w:tcPrChange>
          </w:tcPr>
          <w:p w14:paraId="42DB18C6" w14:textId="653A789E" w:rsidR="00AD46A3" w:rsidRPr="00342EC4" w:rsidRDefault="00AD46A3" w:rsidP="00AD46A3">
            <w:pPr>
              <w:ind w:left="144" w:hanging="144"/>
              <w:rPr>
                <w:ins w:id="424" w:author="Anna Seaman" w:date="2026-08-11T17:51:00Z" w16du:dateUtc="2026-08-11T22:51:00Z"/>
                <w:rFonts w:ascii="Times New Roman" w:hAnsi="Times New Roman" w:cs="Times New Roman"/>
                <w:color w:val="000000"/>
                <w:sz w:val="20"/>
                <w:szCs w:val="20"/>
                <w:rPrChange w:id="425" w:author="Anna Seaman" w:date="2026-08-11T17:57:00Z" w16du:dateUtc="2026-08-11T22:57:00Z">
                  <w:rPr>
                    <w:ins w:id="426" w:author="Anna Seaman" w:date="2026-08-11T17:51:00Z" w16du:dateUtc="2026-08-11T22:51:00Z"/>
                    <w:rFonts w:ascii="Times New Roman" w:hAnsi="Times New Roman" w:cs="Times New Roman"/>
                    <w:color w:val="000000"/>
                  </w:rPr>
                </w:rPrChange>
              </w:rPr>
              <w:pPrChange w:id="427" w:author="Anna Seaman" w:date="2026-08-11T17:51:00Z" w16du:dateUtc="2026-08-11T22:51:00Z">
                <w:pPr>
                  <w:spacing w:line="480" w:lineRule="auto"/>
                </w:pPr>
              </w:pPrChange>
            </w:pPr>
            <w:ins w:id="428" w:author="Anna Seaman" w:date="2026-08-11T17:54:00Z" w16du:dateUtc="2026-08-11T22:54:00Z">
              <w:r w:rsidRPr="00342EC4">
                <w:rPr>
                  <w:rFonts w:ascii="Times New Roman" w:hAnsi="Times New Roman" w:cs="Times New Roman"/>
                  <w:color w:val="000000"/>
                  <w:sz w:val="20"/>
                  <w:szCs w:val="20"/>
                  <w:rPrChange w:id="429" w:author="Anna Seaman" w:date="2026-08-11T17:57:00Z" w16du:dateUtc="2026-08-11T22:57:00Z">
                    <w:rPr>
                      <w:rFonts w:cs="ITC Franklin Gothic Std"/>
                      <w:color w:val="000000"/>
                      <w:sz w:val="20"/>
                      <w:szCs w:val="20"/>
                    </w:rPr>
                  </w:rPrChange>
                </w:rPr>
                <w:t>Accurately performs at least three special tests to rule in this condition and at least one to rule out each differential diagnosis</w:t>
              </w:r>
            </w:ins>
          </w:p>
        </w:tc>
        <w:tc>
          <w:tcPr>
            <w:tcW w:w="810" w:type="dxa"/>
            <w:tcPrChange w:id="430" w:author="Anna Seaman" w:date="2026-08-11T17:58:00Z" w16du:dateUtc="2026-08-11T22:58:00Z">
              <w:tcPr>
                <w:tcW w:w="1915" w:type="dxa"/>
                <w:gridSpan w:val="3"/>
              </w:tcPr>
            </w:tcPrChange>
          </w:tcPr>
          <w:p w14:paraId="6A5248EE" w14:textId="77777777" w:rsidR="00AD46A3" w:rsidRPr="00342EC4" w:rsidRDefault="00AD46A3" w:rsidP="00AD46A3">
            <w:pPr>
              <w:ind w:left="144" w:hanging="144"/>
              <w:rPr>
                <w:ins w:id="431" w:author="Anna Seaman" w:date="2026-08-11T17:51:00Z" w16du:dateUtc="2026-08-11T22:51:00Z"/>
                <w:rFonts w:ascii="Times New Roman" w:hAnsi="Times New Roman" w:cs="Times New Roman"/>
                <w:color w:val="000000"/>
                <w:sz w:val="20"/>
                <w:szCs w:val="20"/>
                <w:rPrChange w:id="432" w:author="Anna Seaman" w:date="2026-08-11T17:57:00Z" w16du:dateUtc="2026-08-11T22:57:00Z">
                  <w:rPr>
                    <w:ins w:id="433" w:author="Anna Seaman" w:date="2026-08-11T17:51:00Z" w16du:dateUtc="2026-08-11T22:51:00Z"/>
                    <w:rFonts w:ascii="Times New Roman" w:hAnsi="Times New Roman" w:cs="Times New Roman"/>
                    <w:color w:val="000000"/>
                  </w:rPr>
                </w:rPrChange>
              </w:rPr>
              <w:pPrChange w:id="434" w:author="Anna Seaman" w:date="2026-08-11T17:51:00Z" w16du:dateUtc="2026-08-11T22:51:00Z">
                <w:pPr>
                  <w:spacing w:line="480" w:lineRule="auto"/>
                </w:pPr>
              </w:pPrChange>
            </w:pPr>
          </w:p>
        </w:tc>
        <w:tc>
          <w:tcPr>
            <w:tcW w:w="2488" w:type="dxa"/>
            <w:tcPrChange w:id="435" w:author="Anna Seaman" w:date="2026-08-11T17:58:00Z" w16du:dateUtc="2026-08-11T22:58:00Z">
              <w:tcPr>
                <w:tcW w:w="1916" w:type="dxa"/>
                <w:gridSpan w:val="2"/>
              </w:tcPr>
            </w:tcPrChange>
          </w:tcPr>
          <w:p w14:paraId="71C4CCF7" w14:textId="77777777" w:rsidR="00AD46A3" w:rsidRPr="00342EC4" w:rsidRDefault="00AD46A3" w:rsidP="00AD46A3">
            <w:pPr>
              <w:ind w:left="144" w:hanging="144"/>
              <w:rPr>
                <w:ins w:id="436" w:author="Anna Seaman" w:date="2026-08-11T17:51:00Z" w16du:dateUtc="2026-08-11T22:51:00Z"/>
                <w:rFonts w:ascii="Times New Roman" w:hAnsi="Times New Roman" w:cs="Times New Roman"/>
                <w:color w:val="000000"/>
                <w:sz w:val="20"/>
                <w:szCs w:val="20"/>
                <w:rPrChange w:id="437" w:author="Anna Seaman" w:date="2026-08-11T17:57:00Z" w16du:dateUtc="2026-08-11T22:57:00Z">
                  <w:rPr>
                    <w:ins w:id="438" w:author="Anna Seaman" w:date="2026-08-11T17:51:00Z" w16du:dateUtc="2026-08-11T22:51:00Z"/>
                    <w:rFonts w:ascii="Times New Roman" w:hAnsi="Times New Roman" w:cs="Times New Roman"/>
                    <w:color w:val="000000"/>
                  </w:rPr>
                </w:rPrChange>
              </w:rPr>
              <w:pPrChange w:id="439" w:author="Anna Seaman" w:date="2026-08-11T17:51:00Z" w16du:dateUtc="2026-08-11T22:51:00Z">
                <w:pPr>
                  <w:spacing w:line="480" w:lineRule="auto"/>
                </w:pPr>
              </w:pPrChange>
            </w:pPr>
          </w:p>
        </w:tc>
      </w:tr>
      <w:tr w:rsidR="00AD46A3" w14:paraId="318384E6" w14:textId="77777777" w:rsidTr="00342EC4">
        <w:trPr>
          <w:ins w:id="440" w:author="Anna Seaman" w:date="2026-08-11T17:51:00Z" w16du:dateUtc="2026-08-11T22:51:00Z"/>
        </w:trPr>
        <w:tc>
          <w:tcPr>
            <w:tcW w:w="1804" w:type="dxa"/>
            <w:tcPrChange w:id="441" w:author="Anna Seaman" w:date="2026-08-11T17:58:00Z" w16du:dateUtc="2026-08-11T22:58:00Z">
              <w:tcPr>
                <w:tcW w:w="1915" w:type="dxa"/>
                <w:gridSpan w:val="3"/>
              </w:tcPr>
            </w:tcPrChange>
          </w:tcPr>
          <w:p w14:paraId="3AD406CF" w14:textId="6E582F9D" w:rsidR="00AD46A3" w:rsidRPr="00342EC4" w:rsidRDefault="00AD46A3" w:rsidP="00AD46A3">
            <w:pPr>
              <w:ind w:left="144" w:hanging="144"/>
              <w:rPr>
                <w:ins w:id="442" w:author="Anna Seaman" w:date="2026-08-11T17:51:00Z" w16du:dateUtc="2026-08-11T22:51:00Z"/>
                <w:rFonts w:ascii="Times New Roman" w:hAnsi="Times New Roman" w:cs="Times New Roman"/>
                <w:color w:val="000000"/>
                <w:sz w:val="20"/>
                <w:szCs w:val="20"/>
                <w:rPrChange w:id="443" w:author="Anna Seaman" w:date="2026-08-11T17:57:00Z" w16du:dateUtc="2026-08-11T22:57:00Z">
                  <w:rPr>
                    <w:ins w:id="444" w:author="Anna Seaman" w:date="2026-08-11T17:51:00Z" w16du:dateUtc="2026-08-11T22:51:00Z"/>
                    <w:rFonts w:ascii="Times New Roman" w:hAnsi="Times New Roman" w:cs="Times New Roman"/>
                    <w:color w:val="000000"/>
                  </w:rPr>
                </w:rPrChange>
              </w:rPr>
              <w:pPrChange w:id="445" w:author="Anna Seaman" w:date="2026-08-11T17:51:00Z" w16du:dateUtc="2026-08-11T22:51:00Z">
                <w:pPr>
                  <w:spacing w:line="480" w:lineRule="auto"/>
                </w:pPr>
              </w:pPrChange>
            </w:pPr>
            <w:ins w:id="446" w:author="Anna Seaman" w:date="2026-08-11T17:54:00Z" w16du:dateUtc="2026-08-11T22:54:00Z">
              <w:r w:rsidRPr="00342EC4">
                <w:rPr>
                  <w:rFonts w:ascii="Times New Roman" w:hAnsi="Times New Roman" w:cs="Times New Roman"/>
                  <w:color w:val="000000"/>
                  <w:sz w:val="20"/>
                  <w:szCs w:val="20"/>
                  <w:rPrChange w:id="447" w:author="Anna Seaman" w:date="2026-08-11T17:57:00Z" w16du:dateUtc="2026-08-11T22:57:00Z">
                    <w:rPr>
                      <w:rFonts w:cs="ITC Franklin Gothic Std"/>
                      <w:color w:val="000000"/>
                      <w:sz w:val="20"/>
                      <w:szCs w:val="20"/>
                    </w:rPr>
                  </w:rPrChange>
                </w:rPr>
                <w:t>Synthesizes information</w:t>
              </w:r>
            </w:ins>
          </w:p>
        </w:tc>
        <w:tc>
          <w:tcPr>
            <w:tcW w:w="1996" w:type="dxa"/>
            <w:tcPrChange w:id="448" w:author="Anna Seaman" w:date="2026-08-11T17:58:00Z" w16du:dateUtc="2026-08-11T22:58:00Z">
              <w:tcPr>
                <w:tcW w:w="1915" w:type="dxa"/>
              </w:tcPr>
            </w:tcPrChange>
          </w:tcPr>
          <w:p w14:paraId="73161940" w14:textId="50030C7E" w:rsidR="00AD46A3" w:rsidRPr="00342EC4" w:rsidRDefault="00AD46A3" w:rsidP="00AD46A3">
            <w:pPr>
              <w:ind w:left="144" w:hanging="144"/>
              <w:rPr>
                <w:ins w:id="449" w:author="Anna Seaman" w:date="2026-08-11T17:51:00Z" w16du:dateUtc="2026-08-11T22:51:00Z"/>
                <w:rFonts w:ascii="Times New Roman" w:hAnsi="Times New Roman" w:cs="Times New Roman"/>
                <w:color w:val="000000"/>
                <w:sz w:val="20"/>
                <w:szCs w:val="20"/>
                <w:rPrChange w:id="450" w:author="Anna Seaman" w:date="2026-08-11T17:57:00Z" w16du:dateUtc="2026-08-11T22:57:00Z">
                  <w:rPr>
                    <w:ins w:id="451" w:author="Anna Seaman" w:date="2026-08-11T17:51:00Z" w16du:dateUtc="2026-08-11T22:51:00Z"/>
                    <w:rFonts w:ascii="Times New Roman" w:hAnsi="Times New Roman" w:cs="Times New Roman"/>
                    <w:color w:val="000000"/>
                  </w:rPr>
                </w:rPrChange>
              </w:rPr>
              <w:pPrChange w:id="452" w:author="Anna Seaman" w:date="2026-08-11T17:51:00Z" w16du:dateUtc="2026-08-11T22:51:00Z">
                <w:pPr>
                  <w:spacing w:line="480" w:lineRule="auto"/>
                </w:pPr>
              </w:pPrChange>
            </w:pPr>
            <w:ins w:id="453" w:author="Anna Seaman" w:date="2026-08-11T17:54:00Z" w16du:dateUtc="2026-08-11T22:54:00Z">
              <w:r w:rsidRPr="00342EC4">
                <w:rPr>
                  <w:rFonts w:ascii="Times New Roman" w:hAnsi="Times New Roman" w:cs="Times New Roman"/>
                  <w:color w:val="000000"/>
                  <w:sz w:val="20"/>
                  <w:szCs w:val="20"/>
                  <w:rPrChange w:id="454" w:author="Anna Seaman" w:date="2026-08-11T17:57:00Z" w16du:dateUtc="2026-08-11T22:57:00Z">
                    <w:rPr>
                      <w:rFonts w:cs="ITC Franklin Gothic Std"/>
                      <w:color w:val="000000"/>
                      <w:sz w:val="20"/>
                      <w:szCs w:val="20"/>
                    </w:rPr>
                  </w:rPrChange>
                </w:rPr>
                <w:t>Is able to gather all data from the patient presentation and discussion, synthesize the information, and formulate a differential diagnosis</w:t>
              </w:r>
            </w:ins>
          </w:p>
        </w:tc>
        <w:tc>
          <w:tcPr>
            <w:tcW w:w="2378" w:type="dxa"/>
            <w:tcPrChange w:id="455" w:author="Anna Seaman" w:date="2026-08-11T17:58:00Z" w16du:dateUtc="2026-08-11T22:58:00Z">
              <w:tcPr>
                <w:tcW w:w="1915" w:type="dxa"/>
                <w:gridSpan w:val="2"/>
              </w:tcPr>
            </w:tcPrChange>
          </w:tcPr>
          <w:p w14:paraId="31D3953A" w14:textId="010AF29B" w:rsidR="00AD46A3" w:rsidRPr="00342EC4" w:rsidRDefault="00AD46A3" w:rsidP="00AD46A3">
            <w:pPr>
              <w:ind w:left="144" w:hanging="144"/>
              <w:rPr>
                <w:ins w:id="456" w:author="Anna Seaman" w:date="2026-08-11T17:51:00Z" w16du:dateUtc="2026-08-11T22:51:00Z"/>
                <w:rFonts w:ascii="Times New Roman" w:hAnsi="Times New Roman" w:cs="Times New Roman"/>
                <w:color w:val="000000"/>
                <w:sz w:val="20"/>
                <w:szCs w:val="20"/>
                <w:rPrChange w:id="457" w:author="Anna Seaman" w:date="2026-08-11T17:57:00Z" w16du:dateUtc="2026-08-11T22:57:00Z">
                  <w:rPr>
                    <w:ins w:id="458" w:author="Anna Seaman" w:date="2026-08-11T17:51:00Z" w16du:dateUtc="2026-08-11T22:51:00Z"/>
                    <w:rFonts w:ascii="Times New Roman" w:hAnsi="Times New Roman" w:cs="Times New Roman"/>
                    <w:color w:val="000000"/>
                  </w:rPr>
                </w:rPrChange>
              </w:rPr>
              <w:pPrChange w:id="459" w:author="Anna Seaman" w:date="2026-08-11T17:51:00Z" w16du:dateUtc="2026-08-11T22:51:00Z">
                <w:pPr>
                  <w:spacing w:line="480" w:lineRule="auto"/>
                </w:pPr>
              </w:pPrChange>
            </w:pPr>
            <w:ins w:id="460" w:author="Anna Seaman" w:date="2026-08-11T17:54:00Z" w16du:dateUtc="2026-08-11T22:54:00Z">
              <w:r w:rsidRPr="00342EC4">
                <w:rPr>
                  <w:rFonts w:ascii="Times New Roman" w:hAnsi="Times New Roman" w:cs="Times New Roman"/>
                  <w:color w:val="000000"/>
                  <w:sz w:val="20"/>
                  <w:szCs w:val="20"/>
                  <w:rPrChange w:id="461" w:author="Anna Seaman" w:date="2026-08-11T17:57:00Z" w16du:dateUtc="2026-08-11T22:57:00Z">
                    <w:rPr>
                      <w:rFonts w:cs="ITC Franklin Gothic Std"/>
                      <w:color w:val="000000"/>
                      <w:sz w:val="20"/>
                      <w:szCs w:val="20"/>
                    </w:rPr>
                  </w:rPrChange>
                </w:rPr>
                <w:t>Able to differentiate between signs and symptoms</w:t>
              </w:r>
            </w:ins>
          </w:p>
        </w:tc>
        <w:tc>
          <w:tcPr>
            <w:tcW w:w="810" w:type="dxa"/>
            <w:tcPrChange w:id="462" w:author="Anna Seaman" w:date="2026-08-11T17:58:00Z" w16du:dateUtc="2026-08-11T22:58:00Z">
              <w:tcPr>
                <w:tcW w:w="1915" w:type="dxa"/>
                <w:gridSpan w:val="3"/>
              </w:tcPr>
            </w:tcPrChange>
          </w:tcPr>
          <w:p w14:paraId="1D1097FB" w14:textId="77777777" w:rsidR="00AD46A3" w:rsidRPr="00342EC4" w:rsidRDefault="00AD46A3" w:rsidP="00AD46A3">
            <w:pPr>
              <w:ind w:left="144" w:hanging="144"/>
              <w:rPr>
                <w:ins w:id="463" w:author="Anna Seaman" w:date="2026-08-11T17:51:00Z" w16du:dateUtc="2026-08-11T22:51:00Z"/>
                <w:rFonts w:ascii="Times New Roman" w:hAnsi="Times New Roman" w:cs="Times New Roman"/>
                <w:color w:val="000000"/>
                <w:sz w:val="20"/>
                <w:szCs w:val="20"/>
                <w:rPrChange w:id="464" w:author="Anna Seaman" w:date="2026-08-11T17:57:00Z" w16du:dateUtc="2026-08-11T22:57:00Z">
                  <w:rPr>
                    <w:ins w:id="465" w:author="Anna Seaman" w:date="2026-08-11T17:51:00Z" w16du:dateUtc="2026-08-11T22:51:00Z"/>
                    <w:rFonts w:ascii="Times New Roman" w:hAnsi="Times New Roman" w:cs="Times New Roman"/>
                    <w:color w:val="000000"/>
                  </w:rPr>
                </w:rPrChange>
              </w:rPr>
              <w:pPrChange w:id="466" w:author="Anna Seaman" w:date="2026-08-11T17:51:00Z" w16du:dateUtc="2026-08-11T22:51:00Z">
                <w:pPr>
                  <w:spacing w:line="480" w:lineRule="auto"/>
                </w:pPr>
              </w:pPrChange>
            </w:pPr>
          </w:p>
        </w:tc>
        <w:tc>
          <w:tcPr>
            <w:tcW w:w="2488" w:type="dxa"/>
            <w:tcPrChange w:id="467" w:author="Anna Seaman" w:date="2026-08-11T17:58:00Z" w16du:dateUtc="2026-08-11T22:58:00Z">
              <w:tcPr>
                <w:tcW w:w="1916" w:type="dxa"/>
                <w:gridSpan w:val="2"/>
              </w:tcPr>
            </w:tcPrChange>
          </w:tcPr>
          <w:p w14:paraId="20A33DB8" w14:textId="77777777" w:rsidR="00AD46A3" w:rsidRPr="00342EC4" w:rsidRDefault="00AD46A3" w:rsidP="00AD46A3">
            <w:pPr>
              <w:ind w:left="144" w:hanging="144"/>
              <w:rPr>
                <w:ins w:id="468" w:author="Anna Seaman" w:date="2026-08-11T17:51:00Z" w16du:dateUtc="2026-08-11T22:51:00Z"/>
                <w:rFonts w:ascii="Times New Roman" w:hAnsi="Times New Roman" w:cs="Times New Roman"/>
                <w:color w:val="000000"/>
                <w:sz w:val="20"/>
                <w:szCs w:val="20"/>
                <w:rPrChange w:id="469" w:author="Anna Seaman" w:date="2026-08-11T17:57:00Z" w16du:dateUtc="2026-08-11T22:57:00Z">
                  <w:rPr>
                    <w:ins w:id="470" w:author="Anna Seaman" w:date="2026-08-11T17:51:00Z" w16du:dateUtc="2026-08-11T22:51:00Z"/>
                    <w:rFonts w:ascii="Times New Roman" w:hAnsi="Times New Roman" w:cs="Times New Roman"/>
                    <w:color w:val="000000"/>
                  </w:rPr>
                </w:rPrChange>
              </w:rPr>
              <w:pPrChange w:id="471" w:author="Anna Seaman" w:date="2026-08-11T17:51:00Z" w16du:dateUtc="2026-08-11T22:51:00Z">
                <w:pPr>
                  <w:spacing w:line="480" w:lineRule="auto"/>
                </w:pPr>
              </w:pPrChange>
            </w:pPr>
          </w:p>
        </w:tc>
      </w:tr>
      <w:tr w:rsidR="00AD46A3" w14:paraId="0F768C08" w14:textId="77777777" w:rsidTr="00342EC4">
        <w:trPr>
          <w:ins w:id="472" w:author="Anna Seaman" w:date="2026-08-11T17:54:00Z" w16du:dateUtc="2026-08-11T22:54:00Z"/>
        </w:trPr>
        <w:tc>
          <w:tcPr>
            <w:tcW w:w="1804" w:type="dxa"/>
            <w:tcPrChange w:id="473" w:author="Anna Seaman" w:date="2026-08-11T17:58:00Z" w16du:dateUtc="2026-08-11T22:58:00Z">
              <w:tcPr>
                <w:tcW w:w="1915" w:type="dxa"/>
                <w:gridSpan w:val="3"/>
              </w:tcPr>
            </w:tcPrChange>
          </w:tcPr>
          <w:p w14:paraId="4F67E9F4" w14:textId="78FFC0F0" w:rsidR="00AD46A3" w:rsidRPr="00342EC4" w:rsidRDefault="00AD46A3" w:rsidP="00AD46A3">
            <w:pPr>
              <w:ind w:left="144" w:hanging="144"/>
              <w:rPr>
                <w:ins w:id="474" w:author="Anna Seaman" w:date="2026-08-11T17:54:00Z" w16du:dateUtc="2026-08-11T22:54:00Z"/>
                <w:rFonts w:ascii="Times New Roman" w:hAnsi="Times New Roman" w:cs="Times New Roman"/>
                <w:color w:val="000000"/>
                <w:sz w:val="20"/>
                <w:szCs w:val="20"/>
                <w:rPrChange w:id="475" w:author="Anna Seaman" w:date="2026-08-11T17:57:00Z" w16du:dateUtc="2026-08-11T22:57:00Z">
                  <w:rPr>
                    <w:ins w:id="476" w:author="Anna Seaman" w:date="2026-08-11T17:54:00Z" w16du:dateUtc="2026-08-11T22:54:00Z"/>
                    <w:rFonts w:ascii="Times New Roman" w:hAnsi="Times New Roman" w:cs="Times New Roman"/>
                    <w:color w:val="000000"/>
                  </w:rPr>
                </w:rPrChange>
              </w:rPr>
            </w:pPr>
            <w:ins w:id="477" w:author="Anna Seaman" w:date="2026-08-11T17:54:00Z" w16du:dateUtc="2026-08-11T22:54:00Z">
              <w:r w:rsidRPr="00342EC4">
                <w:rPr>
                  <w:rFonts w:ascii="Times New Roman" w:hAnsi="Times New Roman" w:cs="Times New Roman"/>
                  <w:color w:val="000000"/>
                  <w:sz w:val="20"/>
                  <w:szCs w:val="20"/>
                  <w:rPrChange w:id="478" w:author="Anna Seaman" w:date="2026-08-11T17:57:00Z" w16du:dateUtc="2026-08-11T22:57:00Z">
                    <w:rPr>
                      <w:rFonts w:cs="ITC Franklin Gothic Std"/>
                      <w:color w:val="000000"/>
                      <w:sz w:val="20"/>
                      <w:szCs w:val="20"/>
                    </w:rPr>
                  </w:rPrChange>
                </w:rPr>
                <w:t>Professionalism</w:t>
              </w:r>
            </w:ins>
          </w:p>
        </w:tc>
        <w:tc>
          <w:tcPr>
            <w:tcW w:w="1996" w:type="dxa"/>
            <w:tcPrChange w:id="479" w:author="Anna Seaman" w:date="2026-08-11T17:58:00Z" w16du:dateUtc="2026-08-11T22:58:00Z">
              <w:tcPr>
                <w:tcW w:w="1915" w:type="dxa"/>
              </w:tcPr>
            </w:tcPrChange>
          </w:tcPr>
          <w:p w14:paraId="60871865" w14:textId="138E480A" w:rsidR="00AD46A3" w:rsidRPr="00342EC4" w:rsidRDefault="00AD46A3" w:rsidP="00AD46A3">
            <w:pPr>
              <w:ind w:left="144" w:hanging="144"/>
              <w:rPr>
                <w:ins w:id="480" w:author="Anna Seaman" w:date="2026-08-11T17:54:00Z" w16du:dateUtc="2026-08-11T22:54:00Z"/>
                <w:rFonts w:ascii="Times New Roman" w:hAnsi="Times New Roman" w:cs="Times New Roman"/>
                <w:color w:val="000000"/>
                <w:sz w:val="20"/>
                <w:szCs w:val="20"/>
                <w:rPrChange w:id="481" w:author="Anna Seaman" w:date="2026-08-11T17:57:00Z" w16du:dateUtc="2026-08-11T22:57:00Z">
                  <w:rPr>
                    <w:ins w:id="482" w:author="Anna Seaman" w:date="2026-08-11T17:54:00Z" w16du:dateUtc="2026-08-11T22:54:00Z"/>
                    <w:rFonts w:ascii="Times New Roman" w:hAnsi="Times New Roman" w:cs="Times New Roman"/>
                    <w:color w:val="000000"/>
                  </w:rPr>
                </w:rPrChange>
              </w:rPr>
            </w:pPr>
            <w:ins w:id="483" w:author="Anna Seaman" w:date="2026-08-11T17:54:00Z" w16du:dateUtc="2026-08-11T22:54:00Z">
              <w:r w:rsidRPr="00342EC4">
                <w:rPr>
                  <w:rFonts w:ascii="Times New Roman" w:hAnsi="Times New Roman" w:cs="Times New Roman"/>
                  <w:color w:val="000000"/>
                  <w:sz w:val="20"/>
                  <w:szCs w:val="20"/>
                  <w:rPrChange w:id="484" w:author="Anna Seaman" w:date="2026-08-11T17:57:00Z" w16du:dateUtc="2026-08-11T22:57:00Z">
                    <w:rPr>
                      <w:rFonts w:cs="ITC Franklin Gothic Std"/>
                      <w:color w:val="000000"/>
                      <w:sz w:val="20"/>
                      <w:szCs w:val="20"/>
                    </w:rPr>
                  </w:rPrChange>
                </w:rPr>
                <w:t>Assumes responsibility; delegates team assignments; assesses and reassures patient and others</w:t>
              </w:r>
            </w:ins>
          </w:p>
        </w:tc>
        <w:tc>
          <w:tcPr>
            <w:tcW w:w="2378" w:type="dxa"/>
            <w:tcPrChange w:id="485" w:author="Anna Seaman" w:date="2026-08-11T17:58:00Z" w16du:dateUtc="2026-08-11T22:58:00Z">
              <w:tcPr>
                <w:tcW w:w="1915" w:type="dxa"/>
                <w:gridSpan w:val="2"/>
              </w:tcPr>
            </w:tcPrChange>
          </w:tcPr>
          <w:p w14:paraId="39BFC3F7" w14:textId="67B0E7CE" w:rsidR="00AD46A3" w:rsidRPr="00342EC4" w:rsidRDefault="00AD46A3" w:rsidP="00AD46A3">
            <w:pPr>
              <w:ind w:left="144" w:hanging="144"/>
              <w:rPr>
                <w:ins w:id="486" w:author="Anna Seaman" w:date="2026-08-11T17:54:00Z" w16du:dateUtc="2026-08-11T22:54:00Z"/>
                <w:rFonts w:ascii="Times New Roman" w:hAnsi="Times New Roman" w:cs="Times New Roman"/>
                <w:color w:val="000000"/>
                <w:sz w:val="20"/>
                <w:szCs w:val="20"/>
                <w:rPrChange w:id="487" w:author="Anna Seaman" w:date="2026-08-11T17:57:00Z" w16du:dateUtc="2026-08-11T22:57:00Z">
                  <w:rPr>
                    <w:ins w:id="488" w:author="Anna Seaman" w:date="2026-08-11T17:54:00Z" w16du:dateUtc="2026-08-11T22:54:00Z"/>
                    <w:rFonts w:ascii="Times New Roman" w:hAnsi="Times New Roman" w:cs="Times New Roman"/>
                    <w:color w:val="000000"/>
                  </w:rPr>
                </w:rPrChange>
              </w:rPr>
            </w:pPr>
            <w:ins w:id="489" w:author="Anna Seaman" w:date="2026-08-11T17:54:00Z" w16du:dateUtc="2026-08-11T22:54:00Z">
              <w:r w:rsidRPr="00342EC4">
                <w:rPr>
                  <w:rFonts w:ascii="Times New Roman" w:hAnsi="Times New Roman" w:cs="Times New Roman"/>
                  <w:color w:val="000000"/>
                  <w:sz w:val="20"/>
                  <w:szCs w:val="20"/>
                  <w:rPrChange w:id="490" w:author="Anna Seaman" w:date="2026-08-11T17:57:00Z" w16du:dateUtc="2026-08-11T22:57:00Z">
                    <w:rPr>
                      <w:rFonts w:cs="ITC Franklin Gothic Std"/>
                      <w:color w:val="000000"/>
                      <w:sz w:val="20"/>
                      <w:szCs w:val="20"/>
                    </w:rPr>
                  </w:rPrChange>
                </w:rPr>
                <w:t>Takes ownership of patients’ health and injury and provides realistic but hopeful and appropriate actions and diagnoses</w:t>
              </w:r>
            </w:ins>
          </w:p>
        </w:tc>
        <w:tc>
          <w:tcPr>
            <w:tcW w:w="810" w:type="dxa"/>
            <w:tcPrChange w:id="491" w:author="Anna Seaman" w:date="2026-08-11T17:58:00Z" w16du:dateUtc="2026-08-11T22:58:00Z">
              <w:tcPr>
                <w:tcW w:w="1915" w:type="dxa"/>
                <w:gridSpan w:val="3"/>
              </w:tcPr>
            </w:tcPrChange>
          </w:tcPr>
          <w:p w14:paraId="0CCDBC71" w14:textId="77777777" w:rsidR="00AD46A3" w:rsidRPr="00342EC4" w:rsidRDefault="00AD46A3" w:rsidP="00AD46A3">
            <w:pPr>
              <w:ind w:left="144" w:hanging="144"/>
              <w:rPr>
                <w:ins w:id="492" w:author="Anna Seaman" w:date="2026-08-11T17:54:00Z" w16du:dateUtc="2026-08-11T22:54:00Z"/>
                <w:rFonts w:ascii="Times New Roman" w:hAnsi="Times New Roman" w:cs="Times New Roman"/>
                <w:color w:val="000000"/>
                <w:sz w:val="20"/>
                <w:szCs w:val="20"/>
                <w:rPrChange w:id="493" w:author="Anna Seaman" w:date="2026-08-11T17:57:00Z" w16du:dateUtc="2026-08-11T22:57:00Z">
                  <w:rPr>
                    <w:ins w:id="494" w:author="Anna Seaman" w:date="2026-08-11T17:54:00Z" w16du:dateUtc="2026-08-11T22:54:00Z"/>
                    <w:rFonts w:ascii="Times New Roman" w:hAnsi="Times New Roman" w:cs="Times New Roman"/>
                    <w:color w:val="000000"/>
                  </w:rPr>
                </w:rPrChange>
              </w:rPr>
            </w:pPr>
          </w:p>
        </w:tc>
        <w:tc>
          <w:tcPr>
            <w:tcW w:w="2488" w:type="dxa"/>
            <w:tcPrChange w:id="495" w:author="Anna Seaman" w:date="2026-08-11T17:58:00Z" w16du:dateUtc="2026-08-11T22:58:00Z">
              <w:tcPr>
                <w:tcW w:w="1916" w:type="dxa"/>
                <w:gridSpan w:val="2"/>
              </w:tcPr>
            </w:tcPrChange>
          </w:tcPr>
          <w:p w14:paraId="4BC2E922" w14:textId="77777777" w:rsidR="00AD46A3" w:rsidRPr="00342EC4" w:rsidRDefault="00AD46A3" w:rsidP="00AD46A3">
            <w:pPr>
              <w:ind w:left="144" w:hanging="144"/>
              <w:rPr>
                <w:ins w:id="496" w:author="Anna Seaman" w:date="2026-08-11T17:54:00Z" w16du:dateUtc="2026-08-11T22:54:00Z"/>
                <w:rFonts w:ascii="Times New Roman" w:hAnsi="Times New Roman" w:cs="Times New Roman"/>
                <w:color w:val="000000"/>
                <w:sz w:val="20"/>
                <w:szCs w:val="20"/>
                <w:rPrChange w:id="497" w:author="Anna Seaman" w:date="2026-08-11T17:57:00Z" w16du:dateUtc="2026-08-11T22:57:00Z">
                  <w:rPr>
                    <w:ins w:id="498" w:author="Anna Seaman" w:date="2026-08-11T17:54:00Z" w16du:dateUtc="2026-08-11T22:54:00Z"/>
                    <w:rFonts w:ascii="Times New Roman" w:hAnsi="Times New Roman" w:cs="Times New Roman"/>
                    <w:color w:val="000000"/>
                  </w:rPr>
                </w:rPrChange>
              </w:rPr>
            </w:pPr>
          </w:p>
        </w:tc>
      </w:tr>
      <w:tr w:rsidR="00AD46A3" w14:paraId="710DB3BC" w14:textId="77777777" w:rsidTr="00342EC4">
        <w:trPr>
          <w:ins w:id="499" w:author="Anna Seaman" w:date="2026-08-11T17:51:00Z" w16du:dateUtc="2026-08-11T22:51:00Z"/>
        </w:trPr>
        <w:tc>
          <w:tcPr>
            <w:tcW w:w="1804" w:type="dxa"/>
            <w:tcPrChange w:id="500" w:author="Anna Seaman" w:date="2026-08-11T17:58:00Z" w16du:dateUtc="2026-08-11T22:58:00Z">
              <w:tcPr>
                <w:tcW w:w="1915" w:type="dxa"/>
                <w:gridSpan w:val="3"/>
              </w:tcPr>
            </w:tcPrChange>
          </w:tcPr>
          <w:p w14:paraId="1D8E4938" w14:textId="21D6602D" w:rsidR="00AD46A3" w:rsidRPr="00342EC4" w:rsidRDefault="00AD46A3" w:rsidP="00AD46A3">
            <w:pPr>
              <w:ind w:left="144" w:hanging="144"/>
              <w:rPr>
                <w:ins w:id="501" w:author="Anna Seaman" w:date="2026-08-11T17:51:00Z" w16du:dateUtc="2026-08-11T22:51:00Z"/>
                <w:rFonts w:ascii="Times New Roman" w:hAnsi="Times New Roman" w:cs="Times New Roman"/>
                <w:color w:val="000000"/>
                <w:sz w:val="20"/>
                <w:szCs w:val="20"/>
                <w:rPrChange w:id="502" w:author="Anna Seaman" w:date="2026-08-11T17:57:00Z" w16du:dateUtc="2026-08-11T22:57:00Z">
                  <w:rPr>
                    <w:ins w:id="503" w:author="Anna Seaman" w:date="2026-08-11T17:51:00Z" w16du:dateUtc="2026-08-11T22:51:00Z"/>
                    <w:rFonts w:ascii="Times New Roman" w:hAnsi="Times New Roman" w:cs="Times New Roman"/>
                    <w:color w:val="000000"/>
                  </w:rPr>
                </w:rPrChange>
              </w:rPr>
              <w:pPrChange w:id="504" w:author="Anna Seaman" w:date="2026-08-11T17:51:00Z" w16du:dateUtc="2026-08-11T22:51:00Z">
                <w:pPr>
                  <w:spacing w:line="480" w:lineRule="auto"/>
                </w:pPr>
              </w:pPrChange>
            </w:pPr>
            <w:ins w:id="505" w:author="Anna Seaman" w:date="2026-08-11T17:54:00Z" w16du:dateUtc="2026-08-11T22:54:00Z">
              <w:r w:rsidRPr="00342EC4">
                <w:rPr>
                  <w:rFonts w:ascii="Times New Roman" w:hAnsi="Times New Roman" w:cs="Times New Roman"/>
                  <w:color w:val="000000"/>
                  <w:sz w:val="20"/>
                  <w:szCs w:val="20"/>
                  <w:rPrChange w:id="506" w:author="Anna Seaman" w:date="2026-08-11T17:57:00Z" w16du:dateUtc="2026-08-11T22:57:00Z">
                    <w:rPr>
                      <w:rFonts w:cs="ITC Franklin Gothic Std"/>
                      <w:color w:val="000000"/>
                      <w:sz w:val="20"/>
                      <w:szCs w:val="20"/>
                    </w:rPr>
                  </w:rPrChange>
                </w:rPr>
                <w:t>Plan of care</w:t>
              </w:r>
            </w:ins>
          </w:p>
        </w:tc>
        <w:tc>
          <w:tcPr>
            <w:tcW w:w="1996" w:type="dxa"/>
            <w:tcPrChange w:id="507" w:author="Anna Seaman" w:date="2026-08-11T17:58:00Z" w16du:dateUtc="2026-08-11T22:58:00Z">
              <w:tcPr>
                <w:tcW w:w="1915" w:type="dxa"/>
              </w:tcPr>
            </w:tcPrChange>
          </w:tcPr>
          <w:p w14:paraId="769B9EC4" w14:textId="6A86163E" w:rsidR="00AD46A3" w:rsidRPr="00342EC4" w:rsidRDefault="00AD46A3" w:rsidP="00AD46A3">
            <w:pPr>
              <w:ind w:left="144" w:hanging="144"/>
              <w:rPr>
                <w:ins w:id="508" w:author="Anna Seaman" w:date="2026-08-11T17:51:00Z" w16du:dateUtc="2026-08-11T22:51:00Z"/>
                <w:rFonts w:ascii="Times New Roman" w:hAnsi="Times New Roman" w:cs="Times New Roman"/>
                <w:color w:val="000000"/>
                <w:sz w:val="20"/>
                <w:szCs w:val="20"/>
                <w:rPrChange w:id="509" w:author="Anna Seaman" w:date="2026-08-11T17:57:00Z" w16du:dateUtc="2026-08-11T22:57:00Z">
                  <w:rPr>
                    <w:ins w:id="510" w:author="Anna Seaman" w:date="2026-08-11T17:51:00Z" w16du:dateUtc="2026-08-11T22:51:00Z"/>
                    <w:rFonts w:ascii="Times New Roman" w:hAnsi="Times New Roman" w:cs="Times New Roman"/>
                    <w:color w:val="000000"/>
                  </w:rPr>
                </w:rPrChange>
              </w:rPr>
              <w:pPrChange w:id="511" w:author="Anna Seaman" w:date="2026-08-11T17:51:00Z" w16du:dateUtc="2026-08-11T22:51:00Z">
                <w:pPr>
                  <w:spacing w:line="480" w:lineRule="auto"/>
                </w:pPr>
              </w:pPrChange>
            </w:pPr>
            <w:ins w:id="512" w:author="Anna Seaman" w:date="2026-08-11T17:54:00Z" w16du:dateUtc="2026-08-11T22:54:00Z">
              <w:r w:rsidRPr="00342EC4">
                <w:rPr>
                  <w:rFonts w:ascii="Times New Roman" w:hAnsi="Times New Roman" w:cs="Times New Roman"/>
                  <w:color w:val="000000"/>
                  <w:sz w:val="20"/>
                  <w:szCs w:val="20"/>
                  <w:rPrChange w:id="513" w:author="Anna Seaman" w:date="2026-08-11T17:57:00Z" w16du:dateUtc="2026-08-11T22:57:00Z">
                    <w:rPr>
                      <w:rFonts w:cs="ITC Franklin Gothic Std"/>
                      <w:color w:val="000000"/>
                      <w:sz w:val="20"/>
                      <w:szCs w:val="20"/>
                    </w:rPr>
                  </w:rPrChange>
                </w:rPr>
                <w:t>Creates a plan of care in partnership with the patient. The plan of care is focused on the patient’s needs and concerns</w:t>
              </w:r>
            </w:ins>
          </w:p>
        </w:tc>
        <w:tc>
          <w:tcPr>
            <w:tcW w:w="2378" w:type="dxa"/>
            <w:tcPrChange w:id="514" w:author="Anna Seaman" w:date="2026-08-11T17:58:00Z" w16du:dateUtc="2026-08-11T22:58:00Z">
              <w:tcPr>
                <w:tcW w:w="1915" w:type="dxa"/>
                <w:gridSpan w:val="2"/>
              </w:tcPr>
            </w:tcPrChange>
          </w:tcPr>
          <w:p w14:paraId="4B26B299" w14:textId="4E83C89B" w:rsidR="00AD46A3" w:rsidRPr="00342EC4" w:rsidRDefault="00AD46A3" w:rsidP="00AD46A3">
            <w:pPr>
              <w:ind w:left="144" w:hanging="144"/>
              <w:rPr>
                <w:ins w:id="515" w:author="Anna Seaman" w:date="2026-08-11T17:51:00Z" w16du:dateUtc="2026-08-11T22:51:00Z"/>
                <w:rFonts w:ascii="Times New Roman" w:hAnsi="Times New Roman" w:cs="Times New Roman"/>
                <w:color w:val="000000"/>
                <w:sz w:val="20"/>
                <w:szCs w:val="20"/>
                <w:rPrChange w:id="516" w:author="Anna Seaman" w:date="2026-08-11T17:57:00Z" w16du:dateUtc="2026-08-11T22:57:00Z">
                  <w:rPr>
                    <w:ins w:id="517" w:author="Anna Seaman" w:date="2026-08-11T17:51:00Z" w16du:dateUtc="2026-08-11T22:51:00Z"/>
                    <w:rFonts w:ascii="Times New Roman" w:hAnsi="Times New Roman" w:cs="Times New Roman"/>
                    <w:color w:val="000000"/>
                  </w:rPr>
                </w:rPrChange>
              </w:rPr>
              <w:pPrChange w:id="518" w:author="Anna Seaman" w:date="2026-08-11T17:51:00Z" w16du:dateUtc="2026-08-11T22:51:00Z">
                <w:pPr>
                  <w:spacing w:line="480" w:lineRule="auto"/>
                </w:pPr>
              </w:pPrChange>
            </w:pPr>
            <w:ins w:id="519" w:author="Anna Seaman" w:date="2026-08-11T17:54:00Z" w16du:dateUtc="2026-08-11T22:54:00Z">
              <w:r w:rsidRPr="00342EC4">
                <w:rPr>
                  <w:rFonts w:ascii="Times New Roman" w:hAnsi="Times New Roman" w:cs="Times New Roman"/>
                  <w:color w:val="000000"/>
                  <w:sz w:val="20"/>
                  <w:szCs w:val="20"/>
                  <w:rPrChange w:id="520" w:author="Anna Seaman" w:date="2026-08-11T17:57:00Z" w16du:dateUtc="2026-08-11T22:57:00Z">
                    <w:rPr>
                      <w:rFonts w:cs="ITC Franklin Gothic Std"/>
                      <w:color w:val="000000"/>
                      <w:sz w:val="20"/>
                      <w:szCs w:val="20"/>
                    </w:rPr>
                  </w:rPrChange>
                </w:rPr>
                <w:t>Empathizes with the patient. Attempts to resolve patient concerns or need</w:t>
              </w:r>
            </w:ins>
          </w:p>
        </w:tc>
        <w:tc>
          <w:tcPr>
            <w:tcW w:w="810" w:type="dxa"/>
            <w:tcPrChange w:id="521" w:author="Anna Seaman" w:date="2026-08-11T17:58:00Z" w16du:dateUtc="2026-08-11T22:58:00Z">
              <w:tcPr>
                <w:tcW w:w="1915" w:type="dxa"/>
                <w:gridSpan w:val="3"/>
              </w:tcPr>
            </w:tcPrChange>
          </w:tcPr>
          <w:p w14:paraId="269E78EA" w14:textId="77777777" w:rsidR="00AD46A3" w:rsidRPr="00342EC4" w:rsidRDefault="00AD46A3" w:rsidP="00AD46A3">
            <w:pPr>
              <w:ind w:left="144" w:hanging="144"/>
              <w:rPr>
                <w:ins w:id="522" w:author="Anna Seaman" w:date="2026-08-11T17:51:00Z" w16du:dateUtc="2026-08-11T22:51:00Z"/>
                <w:rFonts w:ascii="Times New Roman" w:hAnsi="Times New Roman" w:cs="Times New Roman"/>
                <w:color w:val="000000"/>
                <w:sz w:val="20"/>
                <w:szCs w:val="20"/>
                <w:rPrChange w:id="523" w:author="Anna Seaman" w:date="2026-08-11T17:57:00Z" w16du:dateUtc="2026-08-11T22:57:00Z">
                  <w:rPr>
                    <w:ins w:id="524" w:author="Anna Seaman" w:date="2026-08-11T17:51:00Z" w16du:dateUtc="2026-08-11T22:51:00Z"/>
                    <w:rFonts w:ascii="Times New Roman" w:hAnsi="Times New Roman" w:cs="Times New Roman"/>
                    <w:color w:val="000000"/>
                  </w:rPr>
                </w:rPrChange>
              </w:rPr>
              <w:pPrChange w:id="525" w:author="Anna Seaman" w:date="2026-08-11T17:51:00Z" w16du:dateUtc="2026-08-11T22:51:00Z">
                <w:pPr>
                  <w:spacing w:line="480" w:lineRule="auto"/>
                </w:pPr>
              </w:pPrChange>
            </w:pPr>
          </w:p>
        </w:tc>
        <w:tc>
          <w:tcPr>
            <w:tcW w:w="2488" w:type="dxa"/>
            <w:tcPrChange w:id="526" w:author="Anna Seaman" w:date="2026-08-11T17:58:00Z" w16du:dateUtc="2026-08-11T22:58:00Z">
              <w:tcPr>
                <w:tcW w:w="1916" w:type="dxa"/>
                <w:gridSpan w:val="2"/>
              </w:tcPr>
            </w:tcPrChange>
          </w:tcPr>
          <w:p w14:paraId="289180FA" w14:textId="77777777" w:rsidR="00AD46A3" w:rsidRPr="00342EC4" w:rsidRDefault="00AD46A3" w:rsidP="00AD46A3">
            <w:pPr>
              <w:ind w:left="144" w:hanging="144"/>
              <w:rPr>
                <w:ins w:id="527" w:author="Anna Seaman" w:date="2026-08-11T17:51:00Z" w16du:dateUtc="2026-08-11T22:51:00Z"/>
                <w:rFonts w:ascii="Times New Roman" w:hAnsi="Times New Roman" w:cs="Times New Roman"/>
                <w:color w:val="000000"/>
                <w:sz w:val="20"/>
                <w:szCs w:val="20"/>
                <w:rPrChange w:id="528" w:author="Anna Seaman" w:date="2026-08-11T17:57:00Z" w16du:dateUtc="2026-08-11T22:57:00Z">
                  <w:rPr>
                    <w:ins w:id="529" w:author="Anna Seaman" w:date="2026-08-11T17:51:00Z" w16du:dateUtc="2026-08-11T22:51:00Z"/>
                    <w:rFonts w:ascii="Times New Roman" w:hAnsi="Times New Roman" w:cs="Times New Roman"/>
                    <w:color w:val="000000"/>
                  </w:rPr>
                </w:rPrChange>
              </w:rPr>
              <w:pPrChange w:id="530" w:author="Anna Seaman" w:date="2026-08-11T17:51:00Z" w16du:dateUtc="2026-08-11T22:51:00Z">
                <w:pPr>
                  <w:spacing w:line="480" w:lineRule="auto"/>
                </w:pPr>
              </w:pPrChange>
            </w:pPr>
          </w:p>
        </w:tc>
      </w:tr>
      <w:tr w:rsidR="00AD46A3" w14:paraId="52CDDCC4" w14:textId="77777777" w:rsidTr="00342EC4">
        <w:trPr>
          <w:ins w:id="531" w:author="Anna Seaman" w:date="2026-08-11T17:54:00Z" w16du:dateUtc="2026-08-11T22:54:00Z"/>
        </w:trPr>
        <w:tc>
          <w:tcPr>
            <w:tcW w:w="1804" w:type="dxa"/>
            <w:tcPrChange w:id="532" w:author="Anna Seaman" w:date="2026-08-11T17:58:00Z" w16du:dateUtc="2026-08-11T22:58:00Z">
              <w:tcPr>
                <w:tcW w:w="1915" w:type="dxa"/>
                <w:gridSpan w:val="3"/>
              </w:tcPr>
            </w:tcPrChange>
          </w:tcPr>
          <w:p w14:paraId="58FB200D" w14:textId="034E43FE" w:rsidR="00AD46A3" w:rsidRPr="00342EC4" w:rsidRDefault="00AD46A3" w:rsidP="00AD46A3">
            <w:pPr>
              <w:ind w:left="144" w:hanging="144"/>
              <w:rPr>
                <w:ins w:id="533" w:author="Anna Seaman" w:date="2026-08-11T17:54:00Z" w16du:dateUtc="2026-08-11T22:54:00Z"/>
                <w:rFonts w:ascii="Times New Roman" w:hAnsi="Times New Roman" w:cs="Times New Roman"/>
                <w:color w:val="000000"/>
                <w:sz w:val="20"/>
                <w:szCs w:val="20"/>
                <w:rPrChange w:id="534" w:author="Anna Seaman" w:date="2026-08-11T17:57:00Z" w16du:dateUtc="2026-08-11T22:57:00Z">
                  <w:rPr>
                    <w:ins w:id="535" w:author="Anna Seaman" w:date="2026-08-11T17:54:00Z" w16du:dateUtc="2026-08-11T22:54:00Z"/>
                    <w:rFonts w:ascii="Times New Roman" w:hAnsi="Times New Roman" w:cs="Times New Roman"/>
                    <w:color w:val="000000"/>
                  </w:rPr>
                </w:rPrChange>
              </w:rPr>
            </w:pPr>
            <w:ins w:id="536" w:author="Anna Seaman" w:date="2026-08-11T17:54:00Z" w16du:dateUtc="2026-08-11T22:54:00Z">
              <w:r w:rsidRPr="00342EC4">
                <w:rPr>
                  <w:rFonts w:ascii="Times New Roman" w:hAnsi="Times New Roman" w:cs="Times New Roman"/>
                  <w:color w:val="000000"/>
                  <w:sz w:val="20"/>
                  <w:szCs w:val="20"/>
                  <w:rPrChange w:id="537" w:author="Anna Seaman" w:date="2026-08-11T17:57:00Z" w16du:dateUtc="2026-08-11T22:57:00Z">
                    <w:rPr>
                      <w:rFonts w:cs="ITC Franklin Gothic Std"/>
                      <w:color w:val="000000"/>
                      <w:sz w:val="20"/>
                      <w:szCs w:val="20"/>
                    </w:rPr>
                  </w:rPrChange>
                </w:rPr>
                <w:t>Communication</w:t>
              </w:r>
            </w:ins>
          </w:p>
        </w:tc>
        <w:tc>
          <w:tcPr>
            <w:tcW w:w="1996" w:type="dxa"/>
            <w:tcPrChange w:id="538" w:author="Anna Seaman" w:date="2026-08-11T17:58:00Z" w16du:dateUtc="2026-08-11T22:58:00Z">
              <w:tcPr>
                <w:tcW w:w="1915" w:type="dxa"/>
              </w:tcPr>
            </w:tcPrChange>
          </w:tcPr>
          <w:p w14:paraId="3509776D" w14:textId="7A577386" w:rsidR="00AD46A3" w:rsidRPr="00342EC4" w:rsidRDefault="00AD46A3" w:rsidP="00AD46A3">
            <w:pPr>
              <w:ind w:left="144" w:hanging="144"/>
              <w:rPr>
                <w:ins w:id="539" w:author="Anna Seaman" w:date="2026-08-11T17:54:00Z" w16du:dateUtc="2026-08-11T22:54:00Z"/>
                <w:rFonts w:ascii="Times New Roman" w:hAnsi="Times New Roman" w:cs="Times New Roman"/>
                <w:color w:val="000000"/>
                <w:sz w:val="20"/>
                <w:szCs w:val="20"/>
                <w:rPrChange w:id="540" w:author="Anna Seaman" w:date="2026-08-11T17:57:00Z" w16du:dateUtc="2026-08-11T22:57:00Z">
                  <w:rPr>
                    <w:ins w:id="541" w:author="Anna Seaman" w:date="2026-08-11T17:54:00Z" w16du:dateUtc="2026-08-11T22:54:00Z"/>
                    <w:rFonts w:ascii="Times New Roman" w:hAnsi="Times New Roman" w:cs="Times New Roman"/>
                    <w:color w:val="000000"/>
                  </w:rPr>
                </w:rPrChange>
              </w:rPr>
            </w:pPr>
            <w:ins w:id="542" w:author="Anna Seaman" w:date="2026-08-11T17:54:00Z" w16du:dateUtc="2026-08-11T22:54:00Z">
              <w:r w:rsidRPr="00342EC4">
                <w:rPr>
                  <w:rFonts w:ascii="Times New Roman" w:hAnsi="Times New Roman" w:cs="Times New Roman"/>
                  <w:color w:val="000000"/>
                  <w:sz w:val="20"/>
                  <w:szCs w:val="20"/>
                  <w:rPrChange w:id="543" w:author="Anna Seaman" w:date="2026-08-11T17:57:00Z" w16du:dateUtc="2026-08-11T22:57:00Z">
                    <w:rPr>
                      <w:rFonts w:cs="ITC Franklin Gothic Std"/>
                      <w:color w:val="000000"/>
                      <w:sz w:val="20"/>
                      <w:szCs w:val="20"/>
                    </w:rPr>
                  </w:rPrChange>
                </w:rPr>
                <w:t>Communicates effectively; explains the diagnosis and care; checks for patient understanding</w:t>
              </w:r>
            </w:ins>
          </w:p>
        </w:tc>
        <w:tc>
          <w:tcPr>
            <w:tcW w:w="2378" w:type="dxa"/>
            <w:tcPrChange w:id="544" w:author="Anna Seaman" w:date="2026-08-11T17:58:00Z" w16du:dateUtc="2026-08-11T22:58:00Z">
              <w:tcPr>
                <w:tcW w:w="1915" w:type="dxa"/>
                <w:gridSpan w:val="2"/>
              </w:tcPr>
            </w:tcPrChange>
          </w:tcPr>
          <w:p w14:paraId="47376F3B" w14:textId="18A249E1" w:rsidR="00AD46A3" w:rsidRPr="00342EC4" w:rsidRDefault="00AD46A3" w:rsidP="00AD46A3">
            <w:pPr>
              <w:ind w:left="144" w:hanging="144"/>
              <w:rPr>
                <w:ins w:id="545" w:author="Anna Seaman" w:date="2026-08-11T17:54:00Z" w16du:dateUtc="2026-08-11T22:54:00Z"/>
                <w:rFonts w:ascii="Times New Roman" w:hAnsi="Times New Roman" w:cs="Times New Roman"/>
                <w:color w:val="000000"/>
                <w:sz w:val="20"/>
                <w:szCs w:val="20"/>
                <w:rPrChange w:id="546" w:author="Anna Seaman" w:date="2026-08-11T17:57:00Z" w16du:dateUtc="2026-08-11T22:57:00Z">
                  <w:rPr>
                    <w:ins w:id="547" w:author="Anna Seaman" w:date="2026-08-11T17:54:00Z" w16du:dateUtc="2026-08-11T22:54:00Z"/>
                    <w:rFonts w:ascii="Times New Roman" w:hAnsi="Times New Roman" w:cs="Times New Roman"/>
                    <w:color w:val="000000"/>
                  </w:rPr>
                </w:rPrChange>
              </w:rPr>
            </w:pPr>
            <w:ins w:id="548" w:author="Anna Seaman" w:date="2026-08-11T17:54:00Z" w16du:dateUtc="2026-08-11T22:54:00Z">
              <w:r w:rsidRPr="00342EC4">
                <w:rPr>
                  <w:rFonts w:ascii="Times New Roman" w:hAnsi="Times New Roman" w:cs="Times New Roman"/>
                  <w:color w:val="000000"/>
                  <w:sz w:val="20"/>
                  <w:szCs w:val="20"/>
                  <w:rPrChange w:id="549" w:author="Anna Seaman" w:date="2026-08-11T17:57:00Z" w16du:dateUtc="2026-08-11T22:57:00Z">
                    <w:rPr>
                      <w:rFonts w:cs="ITC Franklin Gothic Std"/>
                      <w:color w:val="000000"/>
                      <w:sz w:val="20"/>
                      <w:szCs w:val="20"/>
                    </w:rPr>
                  </w:rPrChange>
                </w:rPr>
                <w:t>Clarifies that the patient hears and understands</w:t>
              </w:r>
            </w:ins>
          </w:p>
        </w:tc>
        <w:tc>
          <w:tcPr>
            <w:tcW w:w="810" w:type="dxa"/>
            <w:tcPrChange w:id="550" w:author="Anna Seaman" w:date="2026-08-11T17:58:00Z" w16du:dateUtc="2026-08-11T22:58:00Z">
              <w:tcPr>
                <w:tcW w:w="1915" w:type="dxa"/>
                <w:gridSpan w:val="3"/>
              </w:tcPr>
            </w:tcPrChange>
          </w:tcPr>
          <w:p w14:paraId="34B31415" w14:textId="77777777" w:rsidR="00AD46A3" w:rsidRPr="00342EC4" w:rsidRDefault="00AD46A3" w:rsidP="00AD46A3">
            <w:pPr>
              <w:ind w:left="144" w:hanging="144"/>
              <w:rPr>
                <w:ins w:id="551" w:author="Anna Seaman" w:date="2026-08-11T17:54:00Z" w16du:dateUtc="2026-08-11T22:54:00Z"/>
                <w:rFonts w:ascii="Times New Roman" w:hAnsi="Times New Roman" w:cs="Times New Roman"/>
                <w:color w:val="000000"/>
                <w:sz w:val="20"/>
                <w:szCs w:val="20"/>
                <w:rPrChange w:id="552" w:author="Anna Seaman" w:date="2026-08-11T17:57:00Z" w16du:dateUtc="2026-08-11T22:57:00Z">
                  <w:rPr>
                    <w:ins w:id="553" w:author="Anna Seaman" w:date="2026-08-11T17:54:00Z" w16du:dateUtc="2026-08-11T22:54:00Z"/>
                    <w:rFonts w:ascii="Times New Roman" w:hAnsi="Times New Roman" w:cs="Times New Roman"/>
                    <w:color w:val="000000"/>
                  </w:rPr>
                </w:rPrChange>
              </w:rPr>
            </w:pPr>
          </w:p>
        </w:tc>
        <w:tc>
          <w:tcPr>
            <w:tcW w:w="2488" w:type="dxa"/>
            <w:tcPrChange w:id="554" w:author="Anna Seaman" w:date="2026-08-11T17:58:00Z" w16du:dateUtc="2026-08-11T22:58:00Z">
              <w:tcPr>
                <w:tcW w:w="1916" w:type="dxa"/>
                <w:gridSpan w:val="2"/>
              </w:tcPr>
            </w:tcPrChange>
          </w:tcPr>
          <w:p w14:paraId="551647D0" w14:textId="77777777" w:rsidR="00AD46A3" w:rsidRPr="00342EC4" w:rsidRDefault="00AD46A3" w:rsidP="00AD46A3">
            <w:pPr>
              <w:ind w:left="144" w:hanging="144"/>
              <w:rPr>
                <w:ins w:id="555" w:author="Anna Seaman" w:date="2026-08-11T17:54:00Z" w16du:dateUtc="2026-08-11T22:54:00Z"/>
                <w:rFonts w:ascii="Times New Roman" w:hAnsi="Times New Roman" w:cs="Times New Roman"/>
                <w:color w:val="000000"/>
                <w:sz w:val="20"/>
                <w:szCs w:val="20"/>
                <w:rPrChange w:id="556" w:author="Anna Seaman" w:date="2026-08-11T17:57:00Z" w16du:dateUtc="2026-08-11T22:57:00Z">
                  <w:rPr>
                    <w:ins w:id="557" w:author="Anna Seaman" w:date="2026-08-11T17:54:00Z" w16du:dateUtc="2026-08-11T22:54:00Z"/>
                    <w:rFonts w:ascii="Times New Roman" w:hAnsi="Times New Roman" w:cs="Times New Roman"/>
                    <w:color w:val="000000"/>
                  </w:rPr>
                </w:rPrChange>
              </w:rPr>
            </w:pPr>
          </w:p>
        </w:tc>
      </w:tr>
    </w:tbl>
    <w:p w14:paraId="22914DD8" w14:textId="7F2C0290" w:rsidR="00AD46A3" w:rsidRPr="00342EC4" w:rsidDel="00342EC4" w:rsidRDefault="00342EC4" w:rsidP="00342EC4">
      <w:pPr>
        <w:rPr>
          <w:del w:id="558" w:author="Anna Seaman" w:date="2026-08-11T17:56:00Z" w16du:dateUtc="2026-08-11T22:56:00Z"/>
          <w:rFonts w:ascii="Times New Roman" w:hAnsi="Times New Roman" w:cs="Times New Roman"/>
          <w:color w:val="000000"/>
          <w:sz w:val="18"/>
          <w:szCs w:val="18"/>
          <w:rPrChange w:id="559" w:author="Anna Seaman" w:date="2026-08-11T17:58:00Z" w16du:dateUtc="2026-08-11T22:58:00Z">
            <w:rPr>
              <w:del w:id="560" w:author="Anna Seaman" w:date="2026-08-11T17:56:00Z" w16du:dateUtc="2026-08-11T22:56:00Z"/>
              <w:rFonts w:ascii="Times New Roman" w:hAnsi="Times New Roman" w:cs="Times New Roman"/>
              <w:color w:val="000000"/>
              <w:sz w:val="20"/>
              <w:szCs w:val="20"/>
            </w:rPr>
          </w:rPrChange>
        </w:rPr>
      </w:pPr>
      <w:ins w:id="561" w:author="Anna Seaman" w:date="2026-08-11T17:57:00Z">
        <w:r w:rsidRPr="00342EC4">
          <w:rPr>
            <w:rFonts w:ascii="Times New Roman" w:hAnsi="Times New Roman" w:cs="Times New Roman"/>
            <w:color w:val="000000"/>
            <w:sz w:val="18"/>
            <w:szCs w:val="18"/>
            <w:rPrChange w:id="562" w:author="Anna Seaman" w:date="2026-08-11T17:58:00Z" w16du:dateUtc="2026-08-11T22:58:00Z">
              <w:rPr>
                <w:rFonts w:ascii="Times New Roman" w:hAnsi="Times New Roman" w:cs="Times New Roman"/>
                <w:color w:val="000000"/>
              </w:rPr>
            </w:rPrChange>
          </w:rPr>
          <w:t>0 = harmful or endangering the patient; 1 = early knowledge or skill emerging; 2 = skill needs improvement; 3 = mostly met or minimally competent criteria; 4 = exemplary and fully met criteria.</w:t>
        </w:r>
      </w:ins>
    </w:p>
    <w:p w14:paraId="125CD865" w14:textId="77777777" w:rsidR="00342EC4" w:rsidRDefault="00342EC4" w:rsidP="00342EC4">
      <w:pPr>
        <w:rPr>
          <w:ins w:id="563" w:author="Anna Seaman" w:date="2026-08-11T17:57:00Z" w16du:dateUtc="2026-08-11T22:57:00Z"/>
          <w:rFonts w:ascii="Times New Roman" w:hAnsi="Times New Roman" w:cs="Times New Roman"/>
          <w:color w:val="000000"/>
          <w:sz w:val="20"/>
          <w:szCs w:val="20"/>
        </w:rPr>
      </w:pPr>
    </w:p>
    <w:p w14:paraId="6AFBF186" w14:textId="0A52D233" w:rsidR="00342EC4" w:rsidRPr="00342EC4" w:rsidRDefault="00342EC4" w:rsidP="00342EC4">
      <w:pPr>
        <w:rPr>
          <w:ins w:id="564" w:author="Anna Seaman" w:date="2026-08-11T17:57:00Z" w16du:dateUtc="2026-08-11T22:57:00Z"/>
          <w:rFonts w:ascii="Times New Roman" w:hAnsi="Times New Roman" w:cs="Times New Roman"/>
          <w:color w:val="000000"/>
          <w:sz w:val="20"/>
          <w:szCs w:val="20"/>
          <w:rPrChange w:id="565" w:author="Anna Seaman" w:date="2026-08-11T17:57:00Z" w16du:dateUtc="2026-08-11T22:57:00Z">
            <w:rPr>
              <w:ins w:id="566" w:author="Anna Seaman" w:date="2026-08-11T17:57:00Z" w16du:dateUtc="2026-08-11T22:57:00Z"/>
              <w:rFonts w:ascii="Times New Roman" w:hAnsi="Times New Roman" w:cs="Times New Roman"/>
              <w:color w:val="000000"/>
            </w:rPr>
          </w:rPrChange>
        </w:rPr>
        <w:pPrChange w:id="567" w:author="Anna Seaman" w:date="2026-08-11T17:57:00Z" w16du:dateUtc="2026-08-11T22:57:00Z">
          <w:pPr>
            <w:spacing w:line="480" w:lineRule="auto"/>
          </w:pPr>
        </w:pPrChange>
      </w:pPr>
    </w:p>
    <w:p w14:paraId="52EAB91B" w14:textId="33837A8E" w:rsidR="00342EC4" w:rsidRPr="00E12F34" w:rsidRDefault="00342EC4" w:rsidP="00342EC4">
      <w:pPr>
        <w:rPr>
          <w:ins w:id="568" w:author="Anna Seaman" w:date="2026-08-11T17:57:00Z" w16du:dateUtc="2026-08-11T22:57:00Z"/>
          <w:rFonts w:ascii="Times New Roman" w:hAnsi="Times New Roman" w:cs="Times New Roman"/>
          <w:color w:val="000000"/>
        </w:rPr>
        <w:pPrChange w:id="569" w:author="Anna Seaman" w:date="2026-08-11T17:57:00Z" w16du:dateUtc="2026-08-11T22:57:00Z">
          <w:pPr>
            <w:spacing w:line="480" w:lineRule="auto"/>
          </w:pPr>
        </w:pPrChange>
      </w:pPr>
      <w:ins w:id="570" w:author="Anna Seaman" w:date="2026-08-11T17:57:00Z" w16du:dateUtc="2026-08-11T22:57:00Z">
        <w:r>
          <w:rPr>
            <w:rFonts w:ascii="Times New Roman" w:hAnsi="Times New Roman" w:cs="Times New Roman"/>
            <w:color w:val="000000"/>
          </w:rPr>
          <w:t>Other comments:</w:t>
        </w:r>
      </w:ins>
    </w:p>
    <w:p w14:paraId="671060FF" w14:textId="109DB75C" w:rsidR="00745EF5" w:rsidRPr="00E12F34" w:rsidDel="00342EC4" w:rsidRDefault="00745EF5" w:rsidP="00127078">
      <w:pPr>
        <w:spacing w:line="480" w:lineRule="auto"/>
        <w:rPr>
          <w:del w:id="571" w:author="Anna Seaman" w:date="2026-08-11T17:56:00Z" w16du:dateUtc="2026-08-11T22:56:00Z"/>
          <w:rFonts w:ascii="Times New Roman" w:hAnsi="Times New Roman" w:cs="Times New Roman"/>
          <w:b/>
          <w:bCs/>
          <w:color w:val="000000"/>
        </w:rPr>
      </w:pPr>
      <w:del w:id="572" w:author="Anna Seaman" w:date="2026-08-11T17:56:00Z" w16du:dateUtc="2026-08-11T22:56:00Z">
        <w:r w:rsidRPr="00E12F34" w:rsidDel="00342EC4">
          <w:rPr>
            <w:rFonts w:ascii="Times New Roman" w:hAnsi="Times New Roman" w:cs="Times New Roman"/>
            <w:b/>
            <w:bCs/>
            <w:color w:val="000000"/>
          </w:rPr>
          <w:delText>\qqPSM: Copy from the student ebook\</w:delText>
        </w:r>
      </w:del>
    </w:p>
    <w:p w14:paraId="529A4516" w14:textId="77777777" w:rsidR="00694D1A" w:rsidRPr="00E12F34" w:rsidRDefault="00694D1A" w:rsidP="00127078">
      <w:pPr>
        <w:spacing w:line="480" w:lineRule="auto"/>
        <w:rPr>
          <w:rFonts w:ascii="Times New Roman" w:hAnsi="Times New Roman" w:cs="Times New Roman"/>
          <w:b/>
          <w:bCs/>
          <w:color w:val="000000"/>
        </w:rPr>
      </w:pPr>
      <w:r w:rsidRPr="00E12F34">
        <w:rPr>
          <w:rFonts w:ascii="Times New Roman" w:hAnsi="Times New Roman" w:cs="Times New Roman"/>
          <w:b/>
          <w:bCs/>
          <w:color w:val="000000"/>
        </w:rPr>
        <w:t>\</w:t>
      </w:r>
      <w:proofErr w:type="spellStart"/>
      <w:r w:rsidRPr="00E12F34">
        <w:rPr>
          <w:rFonts w:ascii="Times New Roman" w:hAnsi="Times New Roman" w:cs="Times New Roman"/>
          <w:b/>
          <w:bCs/>
          <w:color w:val="000000"/>
        </w:rPr>
        <w:t>qqEND</w:t>
      </w:r>
      <w:proofErr w:type="spellEnd"/>
      <w:r w:rsidRPr="00E12F34">
        <w:rPr>
          <w:rFonts w:ascii="Times New Roman" w:hAnsi="Times New Roman" w:cs="Times New Roman"/>
          <w:b/>
          <w:bCs/>
          <w:color w:val="000000"/>
        </w:rPr>
        <w:t xml:space="preserve"> downloadable content\</w:t>
      </w:r>
    </w:p>
    <w:p w14:paraId="68D7991C" w14:textId="77777777" w:rsidR="00C53DCA" w:rsidRPr="00E12F34" w:rsidRDefault="00C53DCA" w:rsidP="00127078">
      <w:pPr>
        <w:spacing w:line="480" w:lineRule="auto"/>
        <w:rPr>
          <w:rFonts w:ascii="Times New Roman" w:hAnsi="Times New Roman" w:cs="Times New Roman"/>
          <w:color w:val="000000"/>
        </w:rPr>
      </w:pPr>
    </w:p>
    <w:p w14:paraId="6E4C49A8" w14:textId="24123067" w:rsidR="005E59F6" w:rsidRPr="00E12F34" w:rsidRDefault="28010596" w:rsidP="00127078">
      <w:pPr>
        <w:spacing w:line="480" w:lineRule="auto"/>
        <w:rPr>
          <w:rFonts w:ascii="Times New Roman" w:hAnsi="Times New Roman" w:cs="Times New Roman"/>
          <w:color w:val="000000"/>
        </w:rPr>
      </w:pPr>
      <w:r w:rsidRPr="00E12F34">
        <w:rPr>
          <w:rFonts w:ascii="Times New Roman" w:hAnsi="Times New Roman" w:cs="Times New Roman"/>
          <w:color w:val="000000"/>
        </w:rPr>
        <w:lastRenderedPageBreak/>
        <w:t>&lt;a&gt;Debrief</w:t>
      </w:r>
    </w:p>
    <w:p w14:paraId="4238A304" w14:textId="77777777" w:rsidR="00AD46A3" w:rsidRPr="00F60FE8" w:rsidRDefault="00AD46A3" w:rsidP="00AD46A3">
      <w:pPr>
        <w:spacing w:line="480" w:lineRule="auto"/>
        <w:rPr>
          <w:rFonts w:ascii="Times New Roman" w:eastAsia="Times New Roman" w:hAnsi="Times New Roman" w:cs="Times New Roman"/>
          <w:b/>
          <w:bCs/>
          <w:color w:val="000000"/>
        </w:rPr>
      </w:pPr>
      <w:r w:rsidRPr="00F60FE8">
        <w:rPr>
          <w:rFonts w:ascii="Times New Roman" w:eastAsia="Times New Roman" w:hAnsi="Times New Roman" w:cs="Times New Roman"/>
          <w:b/>
          <w:bCs/>
          <w:color w:val="000000"/>
        </w:rPr>
        <w:t>\</w:t>
      </w:r>
      <w:proofErr w:type="spellStart"/>
      <w:r w:rsidRPr="00F60FE8">
        <w:rPr>
          <w:rFonts w:ascii="Times New Roman" w:eastAsia="Times New Roman" w:hAnsi="Times New Roman" w:cs="Times New Roman"/>
          <w:b/>
          <w:bCs/>
          <w:color w:val="000000"/>
        </w:rPr>
        <w:t>qqID</w:t>
      </w:r>
      <w:proofErr w:type="spellEnd"/>
      <w:r w:rsidRPr="00F60FE8">
        <w:rPr>
          <w:rFonts w:ascii="Times New Roman" w:eastAsia="Times New Roman" w:hAnsi="Times New Roman" w:cs="Times New Roman"/>
          <w:b/>
          <w:bCs/>
          <w:color w:val="000000"/>
        </w:rPr>
        <w:t>: Can you link the words “debriefing</w:t>
      </w:r>
      <w:r>
        <w:rPr>
          <w:rFonts w:ascii="Times New Roman" w:eastAsia="Times New Roman" w:hAnsi="Times New Roman" w:cs="Times New Roman"/>
          <w:b/>
          <w:bCs/>
          <w:color w:val="000000"/>
        </w:rPr>
        <w:t xml:space="preserve"> methods</w:t>
      </w:r>
      <w:r w:rsidRPr="00F60FE8">
        <w:rPr>
          <w:rFonts w:ascii="Times New Roman" w:eastAsia="Times New Roman" w:hAnsi="Times New Roman" w:cs="Times New Roman"/>
          <w:b/>
          <w:bCs/>
          <w:color w:val="000000"/>
        </w:rPr>
        <w:t>” to the Debriefing Methods (included in the left-hand navigation)?</w:t>
      </w:r>
      <w:proofErr w:type="spellStart"/>
      <w:r w:rsidRPr="00F60FE8">
        <w:rPr>
          <w:rFonts w:ascii="Times New Roman" w:eastAsia="Times New Roman" w:hAnsi="Times New Roman" w:cs="Times New Roman"/>
          <w:b/>
          <w:bCs/>
          <w:color w:val="000000"/>
        </w:rPr>
        <w:t>xqq</w:t>
      </w:r>
      <w:proofErr w:type="spellEnd"/>
      <w:r w:rsidRPr="00F60FE8">
        <w:rPr>
          <w:rFonts w:ascii="Times New Roman" w:eastAsia="Times New Roman" w:hAnsi="Times New Roman" w:cs="Times New Roman"/>
          <w:b/>
          <w:bCs/>
          <w:color w:val="000000"/>
        </w:rPr>
        <w:t>\</w:t>
      </w:r>
    </w:p>
    <w:p w14:paraId="11D29AC9" w14:textId="77777777" w:rsidR="00AD46A3" w:rsidRDefault="00AD46A3" w:rsidP="00AD46A3">
      <w:pPr>
        <w:spacing w:line="480" w:lineRule="auto"/>
        <w:rPr>
          <w:rFonts w:ascii="Times New Roman" w:eastAsia="Times New Roman" w:hAnsi="Times New Roman" w:cs="Times New Roman"/>
          <w:color w:val="000000"/>
        </w:rPr>
      </w:pPr>
      <w:r w:rsidRPr="00D53B0F">
        <w:rPr>
          <w:rFonts w:ascii="Times New Roman" w:eastAsia="Times New Roman" w:hAnsi="Times New Roman" w:cs="Times New Roman"/>
          <w:color w:val="000000"/>
        </w:rPr>
        <w:t xml:space="preserve">Please select </w:t>
      </w:r>
      <w:r w:rsidRPr="00156A5A">
        <w:rPr>
          <w:rFonts w:ascii="Times New Roman" w:eastAsia="Times New Roman" w:hAnsi="Times New Roman" w:cs="Times New Roman"/>
          <w:color w:val="000000"/>
        </w:rPr>
        <w:t>one</w:t>
      </w:r>
      <w:r w:rsidRPr="00D53B0F">
        <w:rPr>
          <w:rFonts w:ascii="Times New Roman" w:eastAsia="Times New Roman" w:hAnsi="Times New Roman" w:cs="Times New Roman"/>
          <w:color w:val="000000"/>
        </w:rPr>
        <w:t xml:space="preserve"> of the provided debriefing methods from the Introduction. It is important to have a whole-class debriefing session following each simulation.</w:t>
      </w:r>
    </w:p>
    <w:p w14:paraId="4060D56B" w14:textId="77777777" w:rsidR="00AD46A3" w:rsidRDefault="00AD46A3" w:rsidP="00127078">
      <w:pPr>
        <w:spacing w:line="480" w:lineRule="auto"/>
        <w:rPr>
          <w:rFonts w:ascii="Times New Roman" w:eastAsia="Times New Roman" w:hAnsi="Times New Roman" w:cs="Times New Roman"/>
          <w:color w:val="000000"/>
        </w:rPr>
      </w:pPr>
    </w:p>
    <w:p w14:paraId="2828C29F" w14:textId="7DEE773A" w:rsidR="28010596" w:rsidRPr="00E12F34" w:rsidRDefault="06DB8839" w:rsidP="00127078">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simulation does not necessarily lend itself to a particular debriefing method, but you may find the Diamond debriefing method to be useful in your debrief.</w:t>
      </w:r>
    </w:p>
    <w:p w14:paraId="26D0DD89" w14:textId="0514ED7D" w:rsidR="00C53DCA" w:rsidRPr="00E12F34" w:rsidRDefault="00C53DCA" w:rsidP="00127078">
      <w:pPr>
        <w:spacing w:line="480" w:lineRule="auto"/>
        <w:rPr>
          <w:rFonts w:ascii="Times New Roman" w:hAnsi="Times New Roman" w:cs="Times New Roman"/>
          <w:color w:val="000000"/>
        </w:rPr>
      </w:pPr>
    </w:p>
    <w:p w14:paraId="16099FAF" w14:textId="5DE852B2" w:rsidR="00E14FB8" w:rsidRPr="00E12F34" w:rsidRDefault="00E14FB8"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&lt;a&gt;Simulation Variations and Author Notes</w:t>
      </w:r>
    </w:p>
    <w:p w14:paraId="7FBBCC35" w14:textId="3E738C55" w:rsidR="00C53DCA" w:rsidRPr="00E12F34" w:rsidRDefault="00E14FB8" w:rsidP="00127078">
      <w:pPr>
        <w:spacing w:line="480" w:lineRule="auto"/>
        <w:rPr>
          <w:rFonts w:ascii="Times New Roman" w:hAnsi="Times New Roman" w:cs="Times New Roman"/>
          <w:color w:val="000000"/>
        </w:rPr>
      </w:pPr>
      <w:r>
        <w:rPr>
          <w:rFonts w:ascii="Times New Roman" w:hAnsi="Times New Roman" w:cs="Times New Roman"/>
          <w:color w:val="000000"/>
        </w:rPr>
        <w:t xml:space="preserve">Due to the length of each simulation encounter, instructors may wish to hire multiple SPs to portray this patient simultaneously in separate rooms. This simulation has a sample schedule of </w:t>
      </w:r>
      <w:r w:rsidRPr="00C275A9">
        <w:rPr>
          <w:rFonts w:ascii="Times New Roman" w:hAnsi="Times New Roman" w:cs="Times New Roman"/>
          <w:color w:val="000000"/>
        </w:rPr>
        <w:t>two</w:t>
      </w:r>
      <w:r>
        <w:rPr>
          <w:rFonts w:ascii="Times New Roman" w:hAnsi="Times New Roman" w:cs="Times New Roman"/>
          <w:color w:val="000000"/>
        </w:rPr>
        <w:t xml:space="preserve"> separate rooms and </w:t>
      </w:r>
      <w:r w:rsidRPr="00C275A9">
        <w:rPr>
          <w:rFonts w:ascii="Times New Roman" w:hAnsi="Times New Roman" w:cs="Times New Roman"/>
          <w:color w:val="000000"/>
        </w:rPr>
        <w:t>one</w:t>
      </w:r>
      <w:r>
        <w:rPr>
          <w:rFonts w:ascii="Times New Roman" w:hAnsi="Times New Roman" w:cs="Times New Roman"/>
          <w:color w:val="000000"/>
        </w:rPr>
        <w:t xml:space="preserve"> SP in each</w:t>
      </w:r>
      <w:r w:rsidR="00165A9F">
        <w:rPr>
          <w:rFonts w:ascii="Times New Roman" w:hAnsi="Times New Roman" w:cs="Times New Roman"/>
          <w:color w:val="000000"/>
        </w:rPr>
        <w:t>,</w:t>
      </w:r>
      <w:r>
        <w:rPr>
          <w:rFonts w:ascii="Times New Roman" w:hAnsi="Times New Roman" w:cs="Times New Roman"/>
          <w:color w:val="000000"/>
        </w:rPr>
        <w:t xml:space="preserve"> portraying the same case. Depending on the size of your class, you may wish to utilize </w:t>
      </w:r>
      <w:r w:rsidRPr="00C275A9">
        <w:rPr>
          <w:rFonts w:ascii="Times New Roman" w:hAnsi="Times New Roman" w:cs="Times New Roman"/>
          <w:color w:val="000000"/>
        </w:rPr>
        <w:t>one</w:t>
      </w:r>
      <w:r>
        <w:rPr>
          <w:rFonts w:ascii="Times New Roman" w:hAnsi="Times New Roman" w:cs="Times New Roman"/>
          <w:color w:val="000000"/>
        </w:rPr>
        <w:t xml:space="preserve"> or multiple rooms to facilitate this simulation. For the safety of the SP and </w:t>
      </w:r>
      <w:r w:rsidR="00165A9F">
        <w:rPr>
          <w:rFonts w:ascii="Times New Roman" w:hAnsi="Times New Roman" w:cs="Times New Roman"/>
          <w:color w:val="000000"/>
        </w:rPr>
        <w:t xml:space="preserve">the </w:t>
      </w:r>
      <w:r>
        <w:rPr>
          <w:rFonts w:ascii="Times New Roman" w:hAnsi="Times New Roman" w:cs="Times New Roman"/>
          <w:color w:val="000000"/>
        </w:rPr>
        <w:t>student, we do recommend having a proctor in each simulation room.</w:t>
      </w:r>
    </w:p>
    <w:p w14:paraId="353DC74D" w14:textId="77777777" w:rsidR="00C53DCA" w:rsidRPr="00E12F34" w:rsidRDefault="00C53DCA" w:rsidP="00127078">
      <w:pPr>
        <w:spacing w:line="480" w:lineRule="auto"/>
        <w:rPr>
          <w:rFonts w:ascii="Times New Roman" w:eastAsia="Times New Roman" w:hAnsi="Times New Roman" w:cs="Times New Roman"/>
          <w:color w:val="000000"/>
        </w:rPr>
      </w:pPr>
    </w:p>
    <w:p w14:paraId="3ACEAD27" w14:textId="7DD593F3" w:rsidR="3F440CFE" w:rsidRPr="00E12F34" w:rsidRDefault="3F440CFE" w:rsidP="00127078">
      <w:pPr>
        <w:spacing w:line="480" w:lineRule="auto"/>
        <w:rPr>
          <w:rFonts w:ascii="Times New Roman" w:eastAsia="Times New Roman" w:hAnsi="Times New Roman" w:cs="Times New Roman"/>
          <w:color w:val="000000"/>
        </w:rPr>
      </w:pPr>
      <w:r w:rsidRPr="00E12F34">
        <w:rPr>
          <w:rFonts w:ascii="Times New Roman" w:eastAsia="Times New Roman" w:hAnsi="Times New Roman" w:cs="Times New Roman"/>
          <w:color w:val="000000"/>
        </w:rPr>
        <w:t>&lt;a&gt;References</w:t>
      </w:r>
    </w:p>
    <w:p w14:paraId="1F8B8CC9" w14:textId="0EDCC18E" w:rsidR="00342EC4" w:rsidRPr="00342EC4" w:rsidRDefault="00342EC4" w:rsidP="00342EC4">
      <w:pPr>
        <w:pStyle w:val="ListParagraph"/>
        <w:numPr>
          <w:ilvl w:val="0"/>
          <w:numId w:val="22"/>
        </w:numPr>
        <w:spacing w:line="480" w:lineRule="auto"/>
        <w:rPr>
          <w:ins w:id="573" w:author="Anna Seaman" w:date="2026-08-11T17:58:00Z"/>
          <w:rFonts w:ascii="Times New Roman" w:hAnsi="Times New Roman" w:cs="Times New Roman"/>
          <w:color w:val="000000"/>
          <w:rPrChange w:id="574" w:author="Anna Seaman" w:date="2026-08-11T17:59:00Z" w16du:dateUtc="2026-08-11T22:59:00Z">
            <w:rPr>
              <w:ins w:id="575" w:author="Anna Seaman" w:date="2026-08-11T17:58:00Z"/>
            </w:rPr>
          </w:rPrChange>
        </w:rPr>
        <w:pPrChange w:id="576" w:author="Anna Seaman" w:date="2026-08-11T17:59:00Z" w16du:dateUtc="2026-08-11T22:59:00Z">
          <w:pPr>
            <w:spacing w:line="480" w:lineRule="auto"/>
          </w:pPr>
        </w:pPrChange>
      </w:pPr>
      <w:ins w:id="577" w:author="Anna Seaman" w:date="2026-08-11T17:58:00Z">
        <w:r w:rsidRPr="00342EC4">
          <w:rPr>
            <w:rFonts w:ascii="Times New Roman" w:hAnsi="Times New Roman" w:cs="Times New Roman"/>
            <w:color w:val="000000"/>
            <w:rPrChange w:id="578" w:author="Anna Seaman" w:date="2026-08-11T17:59:00Z" w16du:dateUtc="2026-08-11T22:59:00Z">
              <w:rPr/>
            </w:rPrChange>
          </w:rPr>
          <w:t xml:space="preserve">Shultz SJ, </w:t>
        </w:r>
        <w:proofErr w:type="spellStart"/>
        <w:r w:rsidRPr="00342EC4">
          <w:rPr>
            <w:rFonts w:ascii="Times New Roman" w:hAnsi="Times New Roman" w:cs="Times New Roman"/>
            <w:color w:val="000000"/>
            <w:rPrChange w:id="579" w:author="Anna Seaman" w:date="2026-08-11T17:59:00Z" w16du:dateUtc="2026-08-11T22:59:00Z">
              <w:rPr/>
            </w:rPrChange>
          </w:rPr>
          <w:t>Valovich</w:t>
        </w:r>
        <w:proofErr w:type="spellEnd"/>
        <w:r w:rsidRPr="00342EC4">
          <w:rPr>
            <w:rFonts w:ascii="Times New Roman" w:hAnsi="Times New Roman" w:cs="Times New Roman"/>
            <w:color w:val="000000"/>
            <w:rPrChange w:id="580" w:author="Anna Seaman" w:date="2026-08-11T17:59:00Z" w16du:dateUtc="2026-08-11T22:59:00Z">
              <w:rPr/>
            </w:rPrChange>
          </w:rPr>
          <w:t xml:space="preserve"> McLeod TC. Hip, pelvis, and groin. In: </w:t>
        </w:r>
        <w:r w:rsidRPr="00342EC4">
          <w:rPr>
            <w:rFonts w:ascii="Times New Roman" w:hAnsi="Times New Roman" w:cs="Times New Roman"/>
            <w:i/>
            <w:iCs/>
            <w:color w:val="000000"/>
            <w:rPrChange w:id="581" w:author="Anna Seaman" w:date="2026-08-11T17:59:00Z" w16du:dateUtc="2026-08-11T22:59:00Z">
              <w:rPr>
                <w:i/>
                <w:iCs/>
              </w:rPr>
            </w:rPrChange>
          </w:rPr>
          <w:t>Examination of Musculoskeletal Injuries</w:t>
        </w:r>
        <w:r w:rsidRPr="00342EC4">
          <w:rPr>
            <w:rFonts w:ascii="Times New Roman" w:hAnsi="Times New Roman" w:cs="Times New Roman"/>
            <w:color w:val="000000"/>
            <w:rPrChange w:id="582" w:author="Anna Seaman" w:date="2026-08-11T17:59:00Z" w16du:dateUtc="2026-08-11T22:59:00Z">
              <w:rPr/>
            </w:rPrChange>
          </w:rPr>
          <w:t>. 5th ed. Human Kinetics; 2026:477-521.</w:t>
        </w:r>
      </w:ins>
    </w:p>
    <w:p w14:paraId="47A4D143" w14:textId="30039A37" w:rsidR="00342EC4" w:rsidRPr="00342EC4" w:rsidRDefault="00342EC4" w:rsidP="00342EC4">
      <w:pPr>
        <w:pStyle w:val="ListParagraph"/>
        <w:numPr>
          <w:ilvl w:val="0"/>
          <w:numId w:val="22"/>
        </w:numPr>
        <w:spacing w:line="480" w:lineRule="auto"/>
        <w:rPr>
          <w:ins w:id="583" w:author="Anna Seaman" w:date="2026-08-11T17:58:00Z"/>
          <w:rFonts w:ascii="Times New Roman" w:hAnsi="Times New Roman" w:cs="Times New Roman"/>
          <w:color w:val="000000"/>
          <w:rPrChange w:id="584" w:author="Anna Seaman" w:date="2026-08-11T17:59:00Z" w16du:dateUtc="2026-08-11T22:59:00Z">
            <w:rPr>
              <w:ins w:id="585" w:author="Anna Seaman" w:date="2026-08-11T17:58:00Z"/>
            </w:rPr>
          </w:rPrChange>
        </w:rPr>
        <w:pPrChange w:id="586" w:author="Anna Seaman" w:date="2026-08-11T17:59:00Z" w16du:dateUtc="2026-08-11T22:59:00Z">
          <w:pPr>
            <w:numPr>
              <w:numId w:val="21"/>
            </w:numPr>
            <w:spacing w:line="480" w:lineRule="auto"/>
          </w:pPr>
        </w:pPrChange>
      </w:pPr>
      <w:ins w:id="587" w:author="Anna Seaman" w:date="2026-08-11T17:58:00Z">
        <w:r w:rsidRPr="00342EC4">
          <w:rPr>
            <w:rFonts w:ascii="Times New Roman" w:hAnsi="Times New Roman" w:cs="Times New Roman"/>
            <w:color w:val="000000"/>
            <w:rPrChange w:id="588" w:author="Anna Seaman" w:date="2026-08-11T17:59:00Z" w16du:dateUtc="2026-08-11T22:59:00Z">
              <w:rPr/>
            </w:rPrChange>
          </w:rPr>
          <w:t xml:space="preserve">Gartenberg A, Nessim A, Cho W. Sacroiliac joint dysfunction: pathophysiology, diagnosis, and treatment. </w:t>
        </w:r>
        <w:proofErr w:type="spellStart"/>
        <w:r w:rsidRPr="00342EC4">
          <w:rPr>
            <w:rFonts w:ascii="Times New Roman" w:hAnsi="Times New Roman" w:cs="Times New Roman"/>
            <w:i/>
            <w:iCs/>
            <w:color w:val="000000"/>
            <w:rPrChange w:id="589" w:author="Anna Seaman" w:date="2026-08-11T17:59:00Z" w16du:dateUtc="2026-08-11T22:59:00Z">
              <w:rPr>
                <w:i/>
                <w:iCs/>
              </w:rPr>
            </w:rPrChange>
          </w:rPr>
          <w:t>Eur</w:t>
        </w:r>
        <w:proofErr w:type="spellEnd"/>
        <w:r w:rsidRPr="00342EC4">
          <w:rPr>
            <w:rFonts w:ascii="Times New Roman" w:hAnsi="Times New Roman" w:cs="Times New Roman"/>
            <w:i/>
            <w:iCs/>
            <w:color w:val="000000"/>
            <w:rPrChange w:id="590" w:author="Anna Seaman" w:date="2026-08-11T17:59:00Z" w16du:dateUtc="2026-08-11T22:59:00Z">
              <w:rPr>
                <w:i/>
                <w:iCs/>
              </w:rPr>
            </w:rPrChange>
          </w:rPr>
          <w:t xml:space="preserve"> Spine J</w:t>
        </w:r>
        <w:r w:rsidRPr="00342EC4">
          <w:rPr>
            <w:rFonts w:ascii="Times New Roman" w:hAnsi="Times New Roman" w:cs="Times New Roman"/>
            <w:color w:val="000000"/>
            <w:rPrChange w:id="591" w:author="Anna Seaman" w:date="2026-08-11T17:59:00Z" w16du:dateUtc="2026-08-11T22:59:00Z">
              <w:rPr/>
            </w:rPrChange>
          </w:rPr>
          <w:t>. 2021;30(10):2936-2943. doi:10.1007/s00586-021-06927-9</w:t>
        </w:r>
      </w:ins>
    </w:p>
    <w:p w14:paraId="0A5EF84C" w14:textId="4B6C948C" w:rsidR="00C53DCA" w:rsidRPr="00342EC4" w:rsidDel="00342EC4" w:rsidRDefault="00C53DCA" w:rsidP="00127078">
      <w:pPr>
        <w:spacing w:line="480" w:lineRule="auto"/>
        <w:rPr>
          <w:del w:id="592" w:author="Anna Seaman" w:date="2026-08-11T17:58:00Z" w16du:dateUtc="2026-08-11T22:58:00Z"/>
          <w:rFonts w:ascii="Times New Roman" w:hAnsi="Times New Roman" w:cs="Times New Roman"/>
          <w:color w:val="000000"/>
          <w:rPrChange w:id="593" w:author="Anna Seaman" w:date="2026-08-11T17:58:00Z" w16du:dateUtc="2026-08-11T22:58:00Z">
            <w:rPr>
              <w:del w:id="594" w:author="Anna Seaman" w:date="2026-08-11T17:58:00Z" w16du:dateUtc="2026-08-11T22:58:00Z"/>
              <w:rFonts w:ascii="Times New Roman" w:hAnsi="Times New Roman" w:cs="Times New Roman"/>
              <w:b/>
              <w:bCs/>
              <w:color w:val="000000"/>
            </w:rPr>
          </w:rPrChange>
        </w:rPr>
      </w:pPr>
      <w:del w:id="595" w:author="Anna Seaman" w:date="2026-08-11T17:58:00Z" w16du:dateUtc="2026-08-11T22:58:00Z">
        <w:r w:rsidRPr="00342EC4" w:rsidDel="00342EC4">
          <w:rPr>
            <w:rFonts w:ascii="Times New Roman" w:hAnsi="Times New Roman" w:cs="Times New Roman"/>
            <w:color w:val="000000"/>
            <w:rPrChange w:id="596" w:author="Anna Seaman" w:date="2026-08-11T17:58:00Z" w16du:dateUtc="2026-08-11T22:58:00Z">
              <w:rPr>
                <w:rFonts w:ascii="Times New Roman" w:hAnsi="Times New Roman" w:cs="Times New Roman"/>
                <w:b/>
                <w:bCs/>
                <w:color w:val="000000"/>
              </w:rPr>
            </w:rPrChange>
          </w:rPr>
          <w:delText>\qq</w:delText>
        </w:r>
        <w:r w:rsidR="00745EF5" w:rsidRPr="00342EC4" w:rsidDel="00342EC4">
          <w:rPr>
            <w:rFonts w:ascii="Times New Roman" w:hAnsi="Times New Roman" w:cs="Times New Roman"/>
            <w:color w:val="000000"/>
            <w:rPrChange w:id="597" w:author="Anna Seaman" w:date="2026-08-11T17:58:00Z" w16du:dateUtc="2026-08-11T22:58:00Z">
              <w:rPr>
                <w:rFonts w:ascii="Times New Roman" w:hAnsi="Times New Roman" w:cs="Times New Roman"/>
                <w:b/>
                <w:bCs/>
                <w:color w:val="000000"/>
              </w:rPr>
            </w:rPrChange>
          </w:rPr>
          <w:delText>PSM</w:delText>
        </w:r>
        <w:r w:rsidRPr="00342EC4" w:rsidDel="00342EC4">
          <w:rPr>
            <w:rFonts w:ascii="Times New Roman" w:hAnsi="Times New Roman" w:cs="Times New Roman"/>
            <w:color w:val="000000"/>
            <w:rPrChange w:id="598" w:author="Anna Seaman" w:date="2026-08-11T17:58:00Z" w16du:dateUtc="2026-08-11T22:58:00Z">
              <w:rPr>
                <w:rFonts w:ascii="Times New Roman" w:hAnsi="Times New Roman" w:cs="Times New Roman"/>
                <w:b/>
                <w:bCs/>
                <w:color w:val="000000"/>
              </w:rPr>
            </w:rPrChange>
          </w:rPr>
          <w:delText xml:space="preserve">: Copy from the student </w:delText>
        </w:r>
        <w:r w:rsidR="00745EF5" w:rsidRPr="00342EC4" w:rsidDel="00342EC4">
          <w:rPr>
            <w:rFonts w:ascii="Times New Roman" w:hAnsi="Times New Roman" w:cs="Times New Roman"/>
            <w:color w:val="000000"/>
            <w:rPrChange w:id="599" w:author="Anna Seaman" w:date="2026-08-11T17:58:00Z" w16du:dateUtc="2026-08-11T22:58:00Z">
              <w:rPr>
                <w:rFonts w:ascii="Times New Roman" w:hAnsi="Times New Roman" w:cs="Times New Roman"/>
                <w:b/>
                <w:bCs/>
                <w:color w:val="000000"/>
              </w:rPr>
            </w:rPrChange>
          </w:rPr>
          <w:delText>ebook</w:delText>
        </w:r>
        <w:r w:rsidRPr="00342EC4" w:rsidDel="00342EC4">
          <w:rPr>
            <w:rFonts w:ascii="Times New Roman" w:hAnsi="Times New Roman" w:cs="Times New Roman"/>
            <w:color w:val="000000"/>
            <w:rPrChange w:id="600" w:author="Anna Seaman" w:date="2026-08-11T17:58:00Z" w16du:dateUtc="2026-08-11T22:58:00Z">
              <w:rPr>
                <w:rFonts w:ascii="Times New Roman" w:hAnsi="Times New Roman" w:cs="Times New Roman"/>
                <w:b/>
                <w:bCs/>
                <w:color w:val="000000"/>
              </w:rPr>
            </w:rPrChange>
          </w:rPr>
          <w:delText>\</w:delText>
        </w:r>
      </w:del>
    </w:p>
    <w:p w14:paraId="786844D0" w14:textId="77777777" w:rsidR="00C53DCA" w:rsidRPr="00E12F34" w:rsidRDefault="00C53DCA" w:rsidP="00127078">
      <w:pPr>
        <w:spacing w:line="480" w:lineRule="auto"/>
        <w:rPr>
          <w:rFonts w:ascii="Times New Roman" w:hAnsi="Times New Roman" w:cs="Times New Roman"/>
          <w:color w:val="000000"/>
        </w:rPr>
      </w:pPr>
    </w:p>
    <w:p w14:paraId="5324CB29" w14:textId="77777777" w:rsidR="00C53DCA" w:rsidRPr="00E12F34" w:rsidRDefault="00C53DCA" w:rsidP="00127078">
      <w:pPr>
        <w:spacing w:line="480" w:lineRule="auto"/>
        <w:rPr>
          <w:rFonts w:ascii="Times New Roman" w:hAnsi="Times New Roman" w:cs="Times New Roman"/>
          <w:b/>
          <w:bCs/>
          <w:color w:val="000000"/>
        </w:rPr>
      </w:pPr>
      <w:bookmarkStart w:id="601" w:name="_Hlk214018167"/>
      <w:r w:rsidRPr="00E12F34">
        <w:rPr>
          <w:rFonts w:ascii="Times New Roman" w:hAnsi="Times New Roman" w:cs="Times New Roman"/>
          <w:b/>
          <w:bCs/>
          <w:color w:val="000000"/>
        </w:rPr>
        <w:lastRenderedPageBreak/>
        <w:t>\qqBEGIN downloadable content: Button name: Suggested Answers for Select Activities</w:t>
      </w:r>
    </w:p>
    <w:p w14:paraId="4592B771" w14:textId="77777777" w:rsidR="00C53DCA" w:rsidRPr="00E12F34" w:rsidDel="00342EC4" w:rsidRDefault="00C53DCA" w:rsidP="00127078">
      <w:pPr>
        <w:spacing w:line="480" w:lineRule="auto"/>
        <w:rPr>
          <w:del w:id="602" w:author="Anna Seaman" w:date="2026-08-11T17:59:00Z" w16du:dateUtc="2026-08-11T22:59:00Z"/>
          <w:rFonts w:ascii="Times New Roman" w:hAnsi="Times New Roman" w:cs="Times New Roman"/>
          <w:color w:val="000000"/>
        </w:rPr>
      </w:pPr>
      <w:r w:rsidRPr="00E12F34">
        <w:rPr>
          <w:rFonts w:ascii="Times New Roman" w:hAnsi="Times New Roman" w:cs="Times New Roman"/>
          <w:color w:val="000000"/>
        </w:rPr>
        <w:t>&lt;title&gt;Suggested Answers for Select Activities</w:t>
      </w:r>
    </w:p>
    <w:p w14:paraId="3EB47915" w14:textId="77777777" w:rsidR="00745EF5" w:rsidRPr="00E12F34" w:rsidRDefault="00745EF5" w:rsidP="00342EC4">
      <w:pPr>
        <w:spacing w:line="480" w:lineRule="auto"/>
        <w:rPr>
          <w:rFonts w:ascii="Times New Roman" w:hAnsi="Times New Roman" w:cs="Times New Roman"/>
          <w:color w:val="000000"/>
        </w:rPr>
      </w:pPr>
    </w:p>
    <w:bookmarkEnd w:id="601"/>
    <w:p w14:paraId="232012C4" w14:textId="160E215C" w:rsidR="000563C1" w:rsidRPr="00E12F34" w:rsidRDefault="0088239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&lt;b&gt;Presimulation Activity</w:t>
      </w:r>
      <w:r>
        <w:rPr>
          <w:rFonts w:ascii="Times New Roman" w:hAnsi="Times New Roman" w:cs="Times New Roman"/>
          <w:color w:val="000000"/>
        </w:rPr>
        <w:t xml:space="preserve"> </w:t>
      </w:r>
      <w:r w:rsidRPr="00C275A9">
        <w:rPr>
          <w:rFonts w:ascii="Times New Roman" w:hAnsi="Times New Roman" w:cs="Times New Roman"/>
          <w:color w:val="000000"/>
        </w:rPr>
        <w:t>2</w:t>
      </w:r>
      <w:r>
        <w:rPr>
          <w:rFonts w:ascii="Times New Roman" w:hAnsi="Times New Roman" w:cs="Times New Roman"/>
          <w:color w:val="000000"/>
        </w:rPr>
        <w:t>: Palpation</w:t>
      </w:r>
    </w:p>
    <w:p w14:paraId="62A23575" w14:textId="3E4377C7" w:rsidR="06DB8839" w:rsidRPr="00E12F34" w:rsidRDefault="06DB8839" w:rsidP="00127078">
      <w:pPr>
        <w:spacing w:line="480" w:lineRule="auto"/>
        <w:rPr>
          <w:rFonts w:ascii="Times New Roman" w:hAnsi="Times New Roman" w:cs="Times New Roman"/>
          <w:color w:val="000000"/>
        </w:rPr>
      </w:pPr>
      <w:r w:rsidRPr="00E12F34">
        <w:rPr>
          <w:rFonts w:ascii="Times New Roman" w:hAnsi="Times New Roman" w:cs="Times New Roman"/>
          <w:color w:val="000000"/>
        </w:rPr>
        <w:t>Students should submit documentation of the partner they practice with and note any landmarks they were unable to identify so that the instructor may practice these landmarks with the class.</w:t>
      </w:r>
    </w:p>
    <w:p w14:paraId="328BB084" w14:textId="77777777" w:rsidR="00745EF5" w:rsidRPr="00E12F34" w:rsidRDefault="00745EF5" w:rsidP="00127078">
      <w:pPr>
        <w:spacing w:line="480" w:lineRule="auto"/>
        <w:rPr>
          <w:rFonts w:ascii="Times New Roman" w:hAnsi="Times New Roman" w:cs="Times New Roman"/>
          <w:color w:val="000000"/>
        </w:rPr>
      </w:pPr>
    </w:p>
    <w:p w14:paraId="31C706E9" w14:textId="37227EB2" w:rsidR="000563C1" w:rsidRDefault="00882393" w:rsidP="00127078">
      <w:pPr>
        <w:spacing w:line="480" w:lineRule="auto"/>
        <w:rPr>
          <w:ins w:id="603" w:author="Anna Seaman" w:date="2026-08-11T18:15:00Z" w16du:dateUtc="2026-08-11T23:15:00Z"/>
          <w:rFonts w:ascii="Times New Roman" w:hAnsi="Times New Roman" w:cs="Times New Roman"/>
          <w:color w:val="000000"/>
        </w:rPr>
      </w:pPr>
      <w:r w:rsidRPr="00E12F34">
        <w:rPr>
          <w:rFonts w:ascii="Times New Roman" w:hAnsi="Times New Roman" w:cs="Times New Roman"/>
          <w:color w:val="000000"/>
        </w:rPr>
        <w:t>&lt;b&gt;Presimulation Activity</w:t>
      </w:r>
      <w:r>
        <w:rPr>
          <w:rFonts w:ascii="Times New Roman" w:hAnsi="Times New Roman" w:cs="Times New Roman"/>
          <w:color w:val="000000"/>
        </w:rPr>
        <w:t xml:space="preserve"> </w:t>
      </w:r>
      <w:r w:rsidRPr="00C275A9">
        <w:rPr>
          <w:rFonts w:ascii="Times New Roman" w:hAnsi="Times New Roman" w:cs="Times New Roman"/>
          <w:color w:val="000000"/>
        </w:rPr>
        <w:t>3</w:t>
      </w:r>
      <w:r>
        <w:rPr>
          <w:rFonts w:ascii="Times New Roman" w:hAnsi="Times New Roman" w:cs="Times New Roman"/>
          <w:color w:val="000000"/>
        </w:rPr>
        <w:t>: Special Test Practice</w:t>
      </w:r>
    </w:p>
    <w:tbl>
      <w:tblPr>
        <w:tblStyle w:val="TableGrid"/>
        <w:tblW w:w="5000" w:type="pct"/>
        <w:tblLook w:val="04A0" w:firstRow="1" w:lastRow="0" w:firstColumn="1" w:lastColumn="0" w:noHBand="0" w:noVBand="1"/>
        <w:tblPrChange w:id="604" w:author="Anna Seaman" w:date="2026-08-11T18:16:00Z" w16du:dateUtc="2026-08-11T23:16:00Z">
          <w:tblPr>
            <w:tblStyle w:val="TableGrid"/>
            <w:tblW w:w="5000" w:type="pct"/>
            <w:tblLook w:val="04A0" w:firstRow="1" w:lastRow="0" w:firstColumn="1" w:lastColumn="0" w:noHBand="0" w:noVBand="1"/>
          </w:tblPr>
        </w:tblPrChange>
      </w:tblPr>
      <w:tblGrid>
        <w:gridCol w:w="2718"/>
        <w:gridCol w:w="3666"/>
        <w:gridCol w:w="3192"/>
        <w:tblGridChange w:id="605">
          <w:tblGrid>
            <w:gridCol w:w="2718"/>
            <w:gridCol w:w="474"/>
            <w:gridCol w:w="3192"/>
            <w:gridCol w:w="3192"/>
          </w:tblGrid>
        </w:tblGridChange>
      </w:tblGrid>
      <w:tr w:rsidR="00205594" w:rsidRPr="00F5471C" w14:paraId="54F2C1ED" w14:textId="77777777" w:rsidTr="00205594">
        <w:trPr>
          <w:trHeight w:val="432"/>
          <w:ins w:id="606" w:author="Anna Seaman" w:date="2026-08-11T18:16:00Z" w16du:dateUtc="2026-08-11T23:16:00Z"/>
          <w:trPrChange w:id="607" w:author="Anna Seaman" w:date="2026-08-11T18:16:00Z" w16du:dateUtc="2026-08-11T23:16:00Z">
            <w:trPr>
              <w:trHeight w:val="432"/>
            </w:trPr>
          </w:trPrChange>
        </w:trPr>
        <w:tc>
          <w:tcPr>
            <w:tcW w:w="2718" w:type="dxa"/>
            <w:shd w:val="clear" w:color="auto" w:fill="A73023"/>
            <w:tcPrChange w:id="608" w:author="Anna Seaman" w:date="2026-08-11T18:16:00Z" w16du:dateUtc="2026-08-11T23:16:00Z">
              <w:tcPr>
                <w:tcW w:w="3192" w:type="dxa"/>
                <w:gridSpan w:val="2"/>
                <w:shd w:val="clear" w:color="auto" w:fill="A73023"/>
              </w:tcPr>
            </w:tcPrChange>
          </w:tcPr>
          <w:p w14:paraId="6551923F" w14:textId="77777777" w:rsidR="00205594" w:rsidRPr="00A5440F" w:rsidRDefault="00205594" w:rsidP="00F60FE8">
            <w:pPr>
              <w:spacing w:line="480" w:lineRule="auto"/>
              <w:jc w:val="center"/>
              <w:rPr>
                <w:ins w:id="609" w:author="Anna Seaman" w:date="2026-08-11T18:16:00Z" w16du:dateUtc="2026-08-11T23:16:00Z"/>
                <w:rFonts w:ascii="Times New Roman" w:hAnsi="Times New Roman" w:cs="Times New Roman"/>
                <w:b/>
                <w:bCs/>
                <w:color w:val="FFFFFF" w:themeColor="background1"/>
              </w:rPr>
            </w:pPr>
            <w:ins w:id="610" w:author="Anna Seaman" w:date="2026-08-11T18:16:00Z" w16du:dateUtc="2026-08-11T23:16:00Z">
              <w:r w:rsidRPr="00A77047">
                <w:rPr>
                  <w:rFonts w:ascii="Times New Roman" w:hAnsi="Times New Roman" w:cs="Times New Roman"/>
                  <w:b/>
                  <w:bCs/>
                  <w:color w:val="FFFFFF" w:themeColor="background1"/>
                </w:rPr>
                <w:t>SPECIAL TEST</w:t>
              </w:r>
            </w:ins>
          </w:p>
        </w:tc>
        <w:tc>
          <w:tcPr>
            <w:tcW w:w="3666" w:type="dxa"/>
            <w:shd w:val="clear" w:color="auto" w:fill="A73023"/>
            <w:tcPrChange w:id="611" w:author="Anna Seaman" w:date="2026-08-11T18:16:00Z" w16du:dateUtc="2026-08-11T23:16:00Z">
              <w:tcPr>
                <w:tcW w:w="3192" w:type="dxa"/>
                <w:shd w:val="clear" w:color="auto" w:fill="A73023"/>
              </w:tcPr>
            </w:tcPrChange>
          </w:tcPr>
          <w:p w14:paraId="05646CB5" w14:textId="77777777" w:rsidR="00205594" w:rsidRPr="00A5440F" w:rsidRDefault="00205594" w:rsidP="00F60FE8">
            <w:pPr>
              <w:spacing w:line="480" w:lineRule="auto"/>
              <w:jc w:val="center"/>
              <w:rPr>
                <w:ins w:id="612" w:author="Anna Seaman" w:date="2026-08-11T18:16:00Z" w16du:dateUtc="2026-08-11T23:16:00Z"/>
                <w:rFonts w:ascii="Times New Roman" w:hAnsi="Times New Roman" w:cs="Times New Roman"/>
                <w:b/>
                <w:bCs/>
                <w:color w:val="FFFFFF" w:themeColor="background1"/>
              </w:rPr>
            </w:pPr>
            <w:ins w:id="613" w:author="Anna Seaman" w:date="2026-08-11T18:16:00Z" w16du:dateUtc="2026-08-11T23:16:00Z">
              <w:r w:rsidRPr="00A77047">
                <w:rPr>
                  <w:rFonts w:ascii="Times New Roman" w:hAnsi="Times New Roman" w:cs="Times New Roman"/>
                  <w:b/>
                  <w:bCs/>
                  <w:color w:val="FFFFFF" w:themeColor="background1"/>
                </w:rPr>
                <w:t>POSITIVE FINDINGS</w:t>
              </w:r>
            </w:ins>
          </w:p>
        </w:tc>
        <w:tc>
          <w:tcPr>
            <w:tcW w:w="3192" w:type="dxa"/>
            <w:shd w:val="clear" w:color="auto" w:fill="A73023"/>
            <w:tcPrChange w:id="614" w:author="Anna Seaman" w:date="2026-08-11T18:16:00Z" w16du:dateUtc="2026-08-11T23:16:00Z">
              <w:tcPr>
                <w:tcW w:w="3192" w:type="dxa"/>
                <w:shd w:val="clear" w:color="auto" w:fill="A73023"/>
              </w:tcPr>
            </w:tcPrChange>
          </w:tcPr>
          <w:p w14:paraId="78AB0BDB" w14:textId="77777777" w:rsidR="00205594" w:rsidRPr="00A5440F" w:rsidRDefault="00205594" w:rsidP="00F60FE8">
            <w:pPr>
              <w:spacing w:line="480" w:lineRule="auto"/>
              <w:jc w:val="center"/>
              <w:rPr>
                <w:ins w:id="615" w:author="Anna Seaman" w:date="2026-08-11T18:16:00Z" w16du:dateUtc="2026-08-11T23:16:00Z"/>
                <w:rFonts w:ascii="Times New Roman" w:hAnsi="Times New Roman" w:cs="Times New Roman"/>
                <w:b/>
                <w:bCs/>
                <w:color w:val="FFFFFF" w:themeColor="background1"/>
              </w:rPr>
            </w:pPr>
            <w:ins w:id="616" w:author="Anna Seaman" w:date="2026-08-11T18:16:00Z" w16du:dateUtc="2026-08-11T23:16:00Z">
              <w:r w:rsidRPr="00A77047">
                <w:rPr>
                  <w:rFonts w:ascii="Times New Roman" w:hAnsi="Times New Roman" w:cs="Times New Roman"/>
                  <w:b/>
                  <w:bCs/>
                  <w:color w:val="FFFFFF" w:themeColor="background1"/>
                </w:rPr>
                <w:t>PATHOLOGY TESTED</w:t>
              </w:r>
            </w:ins>
          </w:p>
        </w:tc>
      </w:tr>
      <w:tr w:rsidR="00205594" w:rsidRPr="00F5471C" w14:paraId="5154FDB2" w14:textId="77777777" w:rsidTr="00205594">
        <w:trPr>
          <w:trHeight w:val="432"/>
          <w:ins w:id="617" w:author="Anna Seaman" w:date="2026-08-11T18:16:00Z" w16du:dateUtc="2026-08-11T23:16:00Z"/>
          <w:trPrChange w:id="618" w:author="Anna Seaman" w:date="2026-08-11T18:16:00Z" w16du:dateUtc="2026-08-11T23:16:00Z">
            <w:trPr>
              <w:trHeight w:val="432"/>
            </w:trPr>
          </w:trPrChange>
        </w:trPr>
        <w:tc>
          <w:tcPr>
            <w:tcW w:w="2718" w:type="dxa"/>
            <w:shd w:val="clear" w:color="auto" w:fill="EDD2C4"/>
            <w:tcPrChange w:id="619" w:author="Anna Seaman" w:date="2026-08-11T18:16:00Z" w16du:dateUtc="2026-08-11T23:16:00Z">
              <w:tcPr>
                <w:tcW w:w="3192" w:type="dxa"/>
                <w:gridSpan w:val="2"/>
                <w:shd w:val="clear" w:color="auto" w:fill="EDD2C4"/>
              </w:tcPr>
            </w:tcPrChange>
          </w:tcPr>
          <w:p w14:paraId="00067433" w14:textId="77777777" w:rsidR="00205594" w:rsidRPr="00A77047" w:rsidRDefault="00205594" w:rsidP="00205594">
            <w:pPr>
              <w:spacing w:line="480" w:lineRule="auto"/>
              <w:rPr>
                <w:ins w:id="620" w:author="Anna Seaman" w:date="2026-08-11T18:16:00Z" w16du:dateUtc="2026-08-11T23:16:00Z"/>
                <w:rFonts w:ascii="Times New Roman" w:hAnsi="Times New Roman" w:cs="Times New Roman"/>
                <w:color w:val="000000"/>
              </w:rPr>
            </w:pPr>
            <w:proofErr w:type="spellStart"/>
            <w:ins w:id="621" w:author="Anna Seaman" w:date="2026-08-11T18:16:00Z" w16du:dateUtc="2026-08-11T23:16:00Z">
              <w:r w:rsidRPr="00A5440F">
                <w:rPr>
                  <w:rFonts w:ascii="Times New Roman" w:hAnsi="Times New Roman" w:cs="Times New Roman"/>
                  <w:color w:val="000000"/>
                </w:rPr>
                <w:t>Gaenslen’s</w:t>
              </w:r>
              <w:proofErr w:type="spellEnd"/>
              <w:r w:rsidRPr="00A5440F">
                <w:rPr>
                  <w:rFonts w:ascii="Times New Roman" w:hAnsi="Times New Roman" w:cs="Times New Roman"/>
                  <w:color w:val="000000"/>
                </w:rPr>
                <w:t xml:space="preserve"> test</w:t>
              </w:r>
            </w:ins>
          </w:p>
        </w:tc>
        <w:tc>
          <w:tcPr>
            <w:tcW w:w="3666" w:type="dxa"/>
            <w:tcPrChange w:id="622" w:author="Anna Seaman" w:date="2026-08-11T18:16:00Z" w16du:dateUtc="2026-08-11T23:16:00Z">
              <w:tcPr>
                <w:tcW w:w="3192" w:type="dxa"/>
              </w:tcPr>
            </w:tcPrChange>
          </w:tcPr>
          <w:p w14:paraId="12A46680" w14:textId="215B1632" w:rsidR="00205594" w:rsidRPr="00F5471C" w:rsidRDefault="00205594" w:rsidP="00205594">
            <w:pPr>
              <w:spacing w:line="480" w:lineRule="auto"/>
              <w:ind w:left="144" w:hanging="144"/>
              <w:rPr>
                <w:ins w:id="623" w:author="Anna Seaman" w:date="2026-08-11T18:16:00Z" w16du:dateUtc="2026-08-11T23:16:00Z"/>
                <w:rFonts w:ascii="Times New Roman" w:hAnsi="Times New Roman" w:cs="Times New Roman"/>
                <w:color w:val="000000"/>
              </w:rPr>
              <w:pPrChange w:id="624" w:author="Anna Seaman" w:date="2026-08-11T18:16:00Z" w16du:dateUtc="2026-08-11T23:16:00Z">
                <w:pPr>
                  <w:spacing w:line="480" w:lineRule="auto"/>
                </w:pPr>
              </w:pPrChange>
            </w:pPr>
            <w:ins w:id="625" w:author="Anna Seaman" w:date="2026-08-11T18:16:00Z" w16du:dateUtc="2026-08-11T23:16:00Z">
              <w:r>
                <w:rPr>
                  <w:rFonts w:ascii="Times New Roman" w:eastAsia="Times New Roman" w:hAnsi="Times New Roman" w:cs="Times New Roman"/>
                  <w:color w:val="000000"/>
                </w:rPr>
                <w:t>Pain in the s</w:t>
              </w:r>
              <w:r w:rsidRPr="00E12F34">
                <w:rPr>
                  <w:rFonts w:ascii="Times New Roman" w:eastAsia="Times New Roman" w:hAnsi="Times New Roman" w:cs="Times New Roman"/>
                  <w:color w:val="000000"/>
                </w:rPr>
                <w:t>acroiliac</w:t>
              </w:r>
              <w:r>
                <w:rPr>
                  <w:rFonts w:ascii="Times New Roman" w:eastAsia="Times New Roman" w:hAnsi="Times New Roman" w:cs="Times New Roman"/>
                  <w:color w:val="000000"/>
                </w:rPr>
                <w:t xml:space="preserve"> (SI) joint or low back during maximal hip flexion on </w:t>
              </w:r>
              <w:r w:rsidRPr="00C275A9">
                <w:rPr>
                  <w:rFonts w:ascii="Times New Roman" w:eastAsia="Times New Roman" w:hAnsi="Times New Roman" w:cs="Times New Roman"/>
                  <w:color w:val="000000"/>
                </w:rPr>
                <w:t>one</w:t>
              </w:r>
              <w:r>
                <w:rPr>
                  <w:rFonts w:ascii="Times New Roman" w:eastAsia="Times New Roman" w:hAnsi="Times New Roman" w:cs="Times New Roman"/>
                  <w:color w:val="000000"/>
                </w:rPr>
                <w:t xml:space="preserve"> side and extension on the other</w:t>
              </w:r>
            </w:ins>
          </w:p>
        </w:tc>
        <w:tc>
          <w:tcPr>
            <w:tcW w:w="3192" w:type="dxa"/>
            <w:tcPrChange w:id="626" w:author="Anna Seaman" w:date="2026-08-11T18:16:00Z" w16du:dateUtc="2026-08-11T23:16:00Z">
              <w:tcPr>
                <w:tcW w:w="3192" w:type="dxa"/>
              </w:tcPr>
            </w:tcPrChange>
          </w:tcPr>
          <w:p w14:paraId="47FD0927" w14:textId="3E6F3748" w:rsidR="00205594" w:rsidRPr="00F5471C" w:rsidRDefault="00205594" w:rsidP="00205594">
            <w:pPr>
              <w:spacing w:line="480" w:lineRule="auto"/>
              <w:ind w:left="144" w:hanging="144"/>
              <w:rPr>
                <w:ins w:id="627" w:author="Anna Seaman" w:date="2026-08-11T18:16:00Z" w16du:dateUtc="2026-08-11T23:16:00Z"/>
                <w:rFonts w:ascii="Times New Roman" w:hAnsi="Times New Roman" w:cs="Times New Roman"/>
                <w:color w:val="000000"/>
              </w:rPr>
              <w:pPrChange w:id="628" w:author="Anna Seaman" w:date="2026-08-11T18:16:00Z" w16du:dateUtc="2026-08-11T23:16:00Z">
                <w:pPr>
                  <w:spacing w:line="480" w:lineRule="auto"/>
                </w:pPr>
              </w:pPrChange>
            </w:pPr>
            <w:ins w:id="629" w:author="Anna Seaman" w:date="2026-08-11T18:16:00Z" w16du:dateUtc="2026-08-11T23:16:00Z">
              <w:r w:rsidRPr="00E12F34">
                <w:rPr>
                  <w:rFonts w:ascii="Times New Roman" w:eastAsia="Times New Roman" w:hAnsi="Times New Roman" w:cs="Times New Roman"/>
                  <w:color w:val="000000"/>
                </w:rPr>
                <w:t>SI joint dysfunction</w:t>
              </w:r>
            </w:ins>
          </w:p>
        </w:tc>
      </w:tr>
      <w:tr w:rsidR="00205594" w:rsidRPr="00F5471C" w14:paraId="3613C6F7" w14:textId="77777777" w:rsidTr="00205594">
        <w:trPr>
          <w:trHeight w:val="432"/>
          <w:ins w:id="630" w:author="Anna Seaman" w:date="2026-08-11T18:16:00Z" w16du:dateUtc="2026-08-11T23:16:00Z"/>
          <w:trPrChange w:id="631" w:author="Anna Seaman" w:date="2026-08-11T18:16:00Z" w16du:dateUtc="2026-08-11T23:16:00Z">
            <w:trPr>
              <w:trHeight w:val="432"/>
            </w:trPr>
          </w:trPrChange>
        </w:trPr>
        <w:tc>
          <w:tcPr>
            <w:tcW w:w="2718" w:type="dxa"/>
            <w:shd w:val="clear" w:color="auto" w:fill="EDD2C4"/>
            <w:tcPrChange w:id="632" w:author="Anna Seaman" w:date="2026-08-11T18:16:00Z" w16du:dateUtc="2026-08-11T23:16:00Z">
              <w:tcPr>
                <w:tcW w:w="3192" w:type="dxa"/>
                <w:gridSpan w:val="2"/>
                <w:shd w:val="clear" w:color="auto" w:fill="EDD2C4"/>
              </w:tcPr>
            </w:tcPrChange>
          </w:tcPr>
          <w:p w14:paraId="449565D6" w14:textId="77777777" w:rsidR="00205594" w:rsidRPr="00A77047" w:rsidRDefault="00205594" w:rsidP="00205594">
            <w:pPr>
              <w:spacing w:line="480" w:lineRule="auto"/>
              <w:rPr>
                <w:ins w:id="633" w:author="Anna Seaman" w:date="2026-08-11T18:16:00Z" w16du:dateUtc="2026-08-11T23:16:00Z"/>
                <w:rFonts w:ascii="Times New Roman" w:hAnsi="Times New Roman" w:cs="Times New Roman"/>
                <w:color w:val="000000"/>
              </w:rPr>
            </w:pPr>
            <w:ins w:id="634" w:author="Anna Seaman" w:date="2026-08-11T18:16:00Z" w16du:dateUtc="2026-08-11T23:16:00Z">
              <w:r w:rsidRPr="00A5440F">
                <w:rPr>
                  <w:rFonts w:ascii="Times New Roman" w:hAnsi="Times New Roman" w:cs="Times New Roman"/>
                  <w:color w:val="000000"/>
                </w:rPr>
                <w:t>Thomas test</w:t>
              </w:r>
            </w:ins>
          </w:p>
        </w:tc>
        <w:tc>
          <w:tcPr>
            <w:tcW w:w="3666" w:type="dxa"/>
            <w:tcPrChange w:id="635" w:author="Anna Seaman" w:date="2026-08-11T18:16:00Z" w16du:dateUtc="2026-08-11T23:16:00Z">
              <w:tcPr>
                <w:tcW w:w="3192" w:type="dxa"/>
              </w:tcPr>
            </w:tcPrChange>
          </w:tcPr>
          <w:p w14:paraId="3270AA38" w14:textId="4BA8AB0F" w:rsidR="00205594" w:rsidRPr="00F5471C" w:rsidRDefault="00205594" w:rsidP="00205594">
            <w:pPr>
              <w:spacing w:line="480" w:lineRule="auto"/>
              <w:ind w:left="144" w:hanging="144"/>
              <w:rPr>
                <w:ins w:id="636" w:author="Anna Seaman" w:date="2026-08-11T18:16:00Z" w16du:dateUtc="2026-08-11T23:16:00Z"/>
                <w:rFonts w:ascii="Times New Roman" w:hAnsi="Times New Roman" w:cs="Times New Roman"/>
                <w:color w:val="000000"/>
              </w:rPr>
              <w:pPrChange w:id="637" w:author="Anna Seaman" w:date="2026-08-11T18:16:00Z" w16du:dateUtc="2026-08-11T23:16:00Z">
                <w:pPr>
                  <w:spacing w:line="480" w:lineRule="auto"/>
                </w:pPr>
              </w:pPrChange>
            </w:pPr>
            <w:ins w:id="638" w:author="Anna Seaman" w:date="2026-08-11T18:16:00Z" w16du:dateUtc="2026-08-11T23:16:00Z">
              <w:r w:rsidRPr="00E12F34">
                <w:rPr>
                  <w:rFonts w:ascii="Times New Roman" w:eastAsia="Times New Roman" w:hAnsi="Times New Roman" w:cs="Times New Roman"/>
                  <w:color w:val="000000"/>
                </w:rPr>
                <w:t>Inability of the extended leg to remain flat on the table; thigh lifts off table</w:t>
              </w:r>
            </w:ins>
          </w:p>
        </w:tc>
        <w:tc>
          <w:tcPr>
            <w:tcW w:w="3192" w:type="dxa"/>
            <w:tcPrChange w:id="639" w:author="Anna Seaman" w:date="2026-08-11T18:16:00Z" w16du:dateUtc="2026-08-11T23:16:00Z">
              <w:tcPr>
                <w:tcW w:w="3192" w:type="dxa"/>
              </w:tcPr>
            </w:tcPrChange>
          </w:tcPr>
          <w:p w14:paraId="273EFA44" w14:textId="20B7397D" w:rsidR="00205594" w:rsidRPr="00F5471C" w:rsidRDefault="00205594" w:rsidP="00205594">
            <w:pPr>
              <w:spacing w:line="480" w:lineRule="auto"/>
              <w:ind w:left="144" w:hanging="144"/>
              <w:rPr>
                <w:ins w:id="640" w:author="Anna Seaman" w:date="2026-08-11T18:16:00Z" w16du:dateUtc="2026-08-11T23:16:00Z"/>
                <w:rFonts w:ascii="Times New Roman" w:hAnsi="Times New Roman" w:cs="Times New Roman"/>
                <w:color w:val="000000"/>
              </w:rPr>
              <w:pPrChange w:id="641" w:author="Anna Seaman" w:date="2026-08-11T18:16:00Z" w16du:dateUtc="2026-08-11T23:16:00Z">
                <w:pPr>
                  <w:spacing w:line="480" w:lineRule="auto"/>
                </w:pPr>
              </w:pPrChange>
            </w:pPr>
            <w:ins w:id="642" w:author="Anna Seaman" w:date="2026-08-11T18:16:00Z" w16du:dateUtc="2026-08-11T23:16:00Z">
              <w:r w:rsidRPr="00E12F34">
                <w:rPr>
                  <w:rFonts w:ascii="Times New Roman" w:eastAsia="Times New Roman" w:hAnsi="Times New Roman" w:cs="Times New Roman"/>
                  <w:color w:val="000000"/>
                </w:rPr>
                <w:t>Hip flexor (iliopsoas, rectus femoris) tightness</w:t>
              </w:r>
            </w:ins>
          </w:p>
        </w:tc>
      </w:tr>
      <w:tr w:rsidR="00205594" w:rsidRPr="00F5471C" w14:paraId="2E34FEE9" w14:textId="77777777" w:rsidTr="00205594">
        <w:trPr>
          <w:trHeight w:val="432"/>
          <w:ins w:id="643" w:author="Anna Seaman" w:date="2026-08-11T18:16:00Z" w16du:dateUtc="2026-08-11T23:16:00Z"/>
          <w:trPrChange w:id="644" w:author="Anna Seaman" w:date="2026-08-11T18:16:00Z" w16du:dateUtc="2026-08-11T23:16:00Z">
            <w:trPr>
              <w:trHeight w:val="432"/>
            </w:trPr>
          </w:trPrChange>
        </w:trPr>
        <w:tc>
          <w:tcPr>
            <w:tcW w:w="2718" w:type="dxa"/>
            <w:shd w:val="clear" w:color="auto" w:fill="EDD2C4"/>
            <w:tcPrChange w:id="645" w:author="Anna Seaman" w:date="2026-08-11T18:16:00Z" w16du:dateUtc="2026-08-11T23:16:00Z">
              <w:tcPr>
                <w:tcW w:w="3192" w:type="dxa"/>
                <w:gridSpan w:val="2"/>
                <w:shd w:val="clear" w:color="auto" w:fill="EDD2C4"/>
              </w:tcPr>
            </w:tcPrChange>
          </w:tcPr>
          <w:p w14:paraId="2FC4B76A" w14:textId="77777777" w:rsidR="00205594" w:rsidRPr="00A77047" w:rsidRDefault="00205594" w:rsidP="00205594">
            <w:pPr>
              <w:spacing w:line="480" w:lineRule="auto"/>
              <w:rPr>
                <w:ins w:id="646" w:author="Anna Seaman" w:date="2026-08-11T18:16:00Z" w16du:dateUtc="2026-08-11T23:16:00Z"/>
                <w:rFonts w:ascii="Times New Roman" w:hAnsi="Times New Roman" w:cs="Times New Roman"/>
                <w:color w:val="000000"/>
              </w:rPr>
            </w:pPr>
            <w:ins w:id="647" w:author="Anna Seaman" w:date="2026-08-11T18:16:00Z" w16du:dateUtc="2026-08-11T23:16:00Z">
              <w:r w:rsidRPr="00A5440F">
                <w:rPr>
                  <w:rFonts w:ascii="Times New Roman" w:hAnsi="Times New Roman" w:cs="Times New Roman"/>
                  <w:color w:val="000000"/>
                </w:rPr>
                <w:t>Hip scouring test</w:t>
              </w:r>
            </w:ins>
          </w:p>
        </w:tc>
        <w:tc>
          <w:tcPr>
            <w:tcW w:w="3666" w:type="dxa"/>
            <w:tcPrChange w:id="648" w:author="Anna Seaman" w:date="2026-08-11T18:16:00Z" w16du:dateUtc="2026-08-11T23:16:00Z">
              <w:tcPr>
                <w:tcW w:w="3192" w:type="dxa"/>
              </w:tcPr>
            </w:tcPrChange>
          </w:tcPr>
          <w:p w14:paraId="28BD3480" w14:textId="30253E7D" w:rsidR="00205594" w:rsidRPr="00F5471C" w:rsidRDefault="00205594" w:rsidP="00205594">
            <w:pPr>
              <w:spacing w:line="480" w:lineRule="auto"/>
              <w:ind w:left="144" w:hanging="144"/>
              <w:rPr>
                <w:ins w:id="649" w:author="Anna Seaman" w:date="2026-08-11T18:16:00Z" w16du:dateUtc="2026-08-11T23:16:00Z"/>
                <w:rFonts w:ascii="Times New Roman" w:hAnsi="Times New Roman" w:cs="Times New Roman"/>
                <w:color w:val="000000"/>
              </w:rPr>
              <w:pPrChange w:id="650" w:author="Anna Seaman" w:date="2026-08-11T18:16:00Z" w16du:dateUtc="2026-08-11T23:16:00Z">
                <w:pPr>
                  <w:spacing w:line="480" w:lineRule="auto"/>
                </w:pPr>
              </w:pPrChange>
            </w:pPr>
            <w:ins w:id="651" w:author="Anna Seaman" w:date="2026-08-11T18:16:00Z" w16du:dateUtc="2026-08-11T23:16:00Z">
              <w:r w:rsidRPr="00E12F34">
                <w:rPr>
                  <w:rFonts w:ascii="Times New Roman" w:eastAsia="Times New Roman" w:hAnsi="Times New Roman" w:cs="Times New Roman"/>
                  <w:color w:val="000000"/>
                </w:rPr>
                <w:t>Groin pain, catching, clicking, or pain with compression and circumduction</w:t>
              </w:r>
            </w:ins>
          </w:p>
        </w:tc>
        <w:tc>
          <w:tcPr>
            <w:tcW w:w="3192" w:type="dxa"/>
            <w:tcPrChange w:id="652" w:author="Anna Seaman" w:date="2026-08-11T18:16:00Z" w16du:dateUtc="2026-08-11T23:16:00Z">
              <w:tcPr>
                <w:tcW w:w="3192" w:type="dxa"/>
              </w:tcPr>
            </w:tcPrChange>
          </w:tcPr>
          <w:p w14:paraId="7D93E7EA" w14:textId="1FDAFF3A" w:rsidR="00205594" w:rsidRPr="00F5471C" w:rsidRDefault="00205594" w:rsidP="00205594">
            <w:pPr>
              <w:spacing w:line="480" w:lineRule="auto"/>
              <w:ind w:left="144" w:hanging="144"/>
              <w:rPr>
                <w:ins w:id="653" w:author="Anna Seaman" w:date="2026-08-11T18:16:00Z" w16du:dateUtc="2026-08-11T23:16:00Z"/>
                <w:rFonts w:ascii="Times New Roman" w:hAnsi="Times New Roman" w:cs="Times New Roman"/>
                <w:color w:val="000000"/>
              </w:rPr>
              <w:pPrChange w:id="654" w:author="Anna Seaman" w:date="2026-08-11T18:16:00Z" w16du:dateUtc="2026-08-11T23:16:00Z">
                <w:pPr>
                  <w:spacing w:line="480" w:lineRule="auto"/>
                </w:pPr>
              </w:pPrChange>
            </w:pPr>
            <w:ins w:id="655" w:author="Anna Seaman" w:date="2026-08-11T18:16:00Z" w16du:dateUtc="2026-08-11T23:16:00Z">
              <w:r w:rsidRPr="00E12F34">
                <w:rPr>
                  <w:rFonts w:ascii="Times New Roman" w:eastAsia="Times New Roman" w:hAnsi="Times New Roman" w:cs="Times New Roman"/>
                  <w:color w:val="000000"/>
                </w:rPr>
                <w:t>Acetabular labral pathology, hip joint degeneration</w:t>
              </w:r>
            </w:ins>
          </w:p>
        </w:tc>
      </w:tr>
      <w:tr w:rsidR="00205594" w:rsidRPr="00F5471C" w14:paraId="4EBA8A58" w14:textId="77777777" w:rsidTr="00205594">
        <w:trPr>
          <w:trHeight w:val="432"/>
          <w:ins w:id="656" w:author="Anna Seaman" w:date="2026-08-11T18:16:00Z" w16du:dateUtc="2026-08-11T23:16:00Z"/>
          <w:trPrChange w:id="657" w:author="Anna Seaman" w:date="2026-08-11T18:16:00Z" w16du:dateUtc="2026-08-11T23:16:00Z">
            <w:trPr>
              <w:trHeight w:val="432"/>
            </w:trPr>
          </w:trPrChange>
        </w:trPr>
        <w:tc>
          <w:tcPr>
            <w:tcW w:w="2718" w:type="dxa"/>
            <w:shd w:val="clear" w:color="auto" w:fill="EDD2C4"/>
            <w:tcPrChange w:id="658" w:author="Anna Seaman" w:date="2026-08-11T18:16:00Z" w16du:dateUtc="2026-08-11T23:16:00Z">
              <w:tcPr>
                <w:tcW w:w="3192" w:type="dxa"/>
                <w:gridSpan w:val="2"/>
                <w:shd w:val="clear" w:color="auto" w:fill="EDD2C4"/>
              </w:tcPr>
            </w:tcPrChange>
          </w:tcPr>
          <w:p w14:paraId="4223F0B5" w14:textId="77777777" w:rsidR="00205594" w:rsidRPr="00A77047" w:rsidRDefault="00205594" w:rsidP="00205594">
            <w:pPr>
              <w:spacing w:line="480" w:lineRule="auto"/>
              <w:rPr>
                <w:ins w:id="659" w:author="Anna Seaman" w:date="2026-08-11T18:16:00Z" w16du:dateUtc="2026-08-11T23:16:00Z"/>
                <w:rFonts w:ascii="Times New Roman" w:hAnsi="Times New Roman" w:cs="Times New Roman"/>
                <w:color w:val="000000"/>
              </w:rPr>
            </w:pPr>
            <w:ins w:id="660" w:author="Anna Seaman" w:date="2026-08-11T18:16:00Z" w16du:dateUtc="2026-08-11T23:16:00Z">
              <w:r w:rsidRPr="00A5440F">
                <w:rPr>
                  <w:rFonts w:ascii="Times New Roman" w:hAnsi="Times New Roman" w:cs="Times New Roman"/>
                  <w:color w:val="000000"/>
                </w:rPr>
                <w:t>Thigh thrust test</w:t>
              </w:r>
            </w:ins>
          </w:p>
        </w:tc>
        <w:tc>
          <w:tcPr>
            <w:tcW w:w="3666" w:type="dxa"/>
            <w:tcPrChange w:id="661" w:author="Anna Seaman" w:date="2026-08-11T18:16:00Z" w16du:dateUtc="2026-08-11T23:16:00Z">
              <w:tcPr>
                <w:tcW w:w="3192" w:type="dxa"/>
              </w:tcPr>
            </w:tcPrChange>
          </w:tcPr>
          <w:p w14:paraId="77D63534" w14:textId="2F7E284B" w:rsidR="00205594" w:rsidRPr="00F5471C" w:rsidRDefault="00205594" w:rsidP="00205594">
            <w:pPr>
              <w:spacing w:line="480" w:lineRule="auto"/>
              <w:ind w:left="144" w:hanging="144"/>
              <w:rPr>
                <w:ins w:id="662" w:author="Anna Seaman" w:date="2026-08-11T18:16:00Z" w16du:dateUtc="2026-08-11T23:16:00Z"/>
                <w:rFonts w:ascii="Times New Roman" w:hAnsi="Times New Roman" w:cs="Times New Roman"/>
                <w:color w:val="000000"/>
              </w:rPr>
              <w:pPrChange w:id="663" w:author="Anna Seaman" w:date="2026-08-11T18:16:00Z" w16du:dateUtc="2026-08-11T23:16:00Z">
                <w:pPr>
                  <w:spacing w:line="480" w:lineRule="auto"/>
                </w:pPr>
              </w:pPrChange>
            </w:pPr>
            <w:ins w:id="664" w:author="Anna Seaman" w:date="2026-08-11T18:16:00Z" w16du:dateUtc="2026-08-11T23:16:00Z">
              <w:r w:rsidRPr="00E12F34">
                <w:rPr>
                  <w:rFonts w:ascii="Times New Roman" w:eastAsia="Times New Roman" w:hAnsi="Times New Roman" w:cs="Times New Roman"/>
                  <w:color w:val="000000"/>
                </w:rPr>
                <w:t>Pain reproduced in the SI joint with posteriorly directed force through the femur</w:t>
              </w:r>
            </w:ins>
          </w:p>
        </w:tc>
        <w:tc>
          <w:tcPr>
            <w:tcW w:w="3192" w:type="dxa"/>
            <w:tcPrChange w:id="665" w:author="Anna Seaman" w:date="2026-08-11T18:16:00Z" w16du:dateUtc="2026-08-11T23:16:00Z">
              <w:tcPr>
                <w:tcW w:w="3192" w:type="dxa"/>
              </w:tcPr>
            </w:tcPrChange>
          </w:tcPr>
          <w:p w14:paraId="6FC409D8" w14:textId="15DC7F05" w:rsidR="00205594" w:rsidRPr="00F5471C" w:rsidRDefault="00205594" w:rsidP="00205594">
            <w:pPr>
              <w:spacing w:line="480" w:lineRule="auto"/>
              <w:ind w:left="144" w:hanging="144"/>
              <w:rPr>
                <w:ins w:id="666" w:author="Anna Seaman" w:date="2026-08-11T18:16:00Z" w16du:dateUtc="2026-08-11T23:16:00Z"/>
                <w:rFonts w:ascii="Times New Roman" w:hAnsi="Times New Roman" w:cs="Times New Roman"/>
                <w:color w:val="000000"/>
              </w:rPr>
              <w:pPrChange w:id="667" w:author="Anna Seaman" w:date="2026-08-11T18:16:00Z" w16du:dateUtc="2026-08-11T23:16:00Z">
                <w:pPr>
                  <w:spacing w:line="480" w:lineRule="auto"/>
                </w:pPr>
              </w:pPrChange>
            </w:pPr>
            <w:ins w:id="668" w:author="Anna Seaman" w:date="2026-08-11T18:16:00Z" w16du:dateUtc="2026-08-11T23:16:00Z">
              <w:r w:rsidRPr="00E12F34">
                <w:rPr>
                  <w:rFonts w:ascii="Times New Roman" w:hAnsi="Times New Roman" w:cs="Times New Roman"/>
                  <w:color w:val="000000"/>
                </w:rPr>
                <w:t>SI joint dysfunction</w:t>
              </w:r>
            </w:ins>
          </w:p>
        </w:tc>
      </w:tr>
      <w:tr w:rsidR="00205594" w:rsidRPr="00F5471C" w14:paraId="2CFE179A" w14:textId="77777777" w:rsidTr="00205594">
        <w:trPr>
          <w:trHeight w:val="432"/>
          <w:ins w:id="669" w:author="Anna Seaman" w:date="2026-08-11T18:16:00Z" w16du:dateUtc="2026-08-11T23:16:00Z"/>
          <w:trPrChange w:id="670" w:author="Anna Seaman" w:date="2026-08-11T18:16:00Z" w16du:dateUtc="2026-08-11T23:16:00Z">
            <w:trPr>
              <w:trHeight w:val="432"/>
            </w:trPr>
          </w:trPrChange>
        </w:trPr>
        <w:tc>
          <w:tcPr>
            <w:tcW w:w="2718" w:type="dxa"/>
            <w:shd w:val="clear" w:color="auto" w:fill="EDD2C4"/>
            <w:tcPrChange w:id="671" w:author="Anna Seaman" w:date="2026-08-11T18:16:00Z" w16du:dateUtc="2026-08-11T23:16:00Z">
              <w:tcPr>
                <w:tcW w:w="3192" w:type="dxa"/>
                <w:gridSpan w:val="2"/>
                <w:shd w:val="clear" w:color="auto" w:fill="EDD2C4"/>
              </w:tcPr>
            </w:tcPrChange>
          </w:tcPr>
          <w:p w14:paraId="655A3AF1" w14:textId="77777777" w:rsidR="00205594" w:rsidRPr="00A77047" w:rsidRDefault="00205594" w:rsidP="00205594">
            <w:pPr>
              <w:spacing w:line="480" w:lineRule="auto"/>
              <w:rPr>
                <w:ins w:id="672" w:author="Anna Seaman" w:date="2026-08-11T18:16:00Z" w16du:dateUtc="2026-08-11T23:16:00Z"/>
                <w:rFonts w:ascii="Times New Roman" w:hAnsi="Times New Roman" w:cs="Times New Roman"/>
                <w:color w:val="000000"/>
              </w:rPr>
            </w:pPr>
            <w:ins w:id="673" w:author="Anna Seaman" w:date="2026-08-11T18:16:00Z" w16du:dateUtc="2026-08-11T23:16:00Z">
              <w:r w:rsidRPr="00A5440F">
                <w:rPr>
                  <w:rFonts w:ascii="Times New Roman" w:hAnsi="Times New Roman" w:cs="Times New Roman"/>
                  <w:color w:val="000000"/>
                </w:rPr>
                <w:t>FABER test</w:t>
              </w:r>
            </w:ins>
          </w:p>
        </w:tc>
        <w:tc>
          <w:tcPr>
            <w:tcW w:w="3666" w:type="dxa"/>
            <w:tcPrChange w:id="674" w:author="Anna Seaman" w:date="2026-08-11T18:16:00Z" w16du:dateUtc="2026-08-11T23:16:00Z">
              <w:tcPr>
                <w:tcW w:w="3192" w:type="dxa"/>
              </w:tcPr>
            </w:tcPrChange>
          </w:tcPr>
          <w:p w14:paraId="51941BBF" w14:textId="47019804" w:rsidR="00205594" w:rsidRPr="00F5471C" w:rsidRDefault="00205594" w:rsidP="00205594">
            <w:pPr>
              <w:spacing w:line="480" w:lineRule="auto"/>
              <w:ind w:left="144" w:hanging="144"/>
              <w:rPr>
                <w:ins w:id="675" w:author="Anna Seaman" w:date="2026-08-11T18:16:00Z" w16du:dateUtc="2026-08-11T23:16:00Z"/>
                <w:rFonts w:ascii="Times New Roman" w:hAnsi="Times New Roman" w:cs="Times New Roman"/>
                <w:color w:val="000000"/>
              </w:rPr>
              <w:pPrChange w:id="676" w:author="Anna Seaman" w:date="2026-08-11T18:16:00Z" w16du:dateUtc="2026-08-11T23:16:00Z">
                <w:pPr>
                  <w:spacing w:line="480" w:lineRule="auto"/>
                </w:pPr>
              </w:pPrChange>
            </w:pPr>
            <w:ins w:id="677" w:author="Anna Seaman" w:date="2026-08-11T18:16:00Z" w16du:dateUtc="2026-08-11T23:16:00Z">
              <w:r w:rsidRPr="00E12F34">
                <w:rPr>
                  <w:rFonts w:ascii="Times New Roman" w:hAnsi="Times New Roman" w:cs="Times New Roman"/>
                  <w:color w:val="000000"/>
                </w:rPr>
                <w:t>Pain in the groin or posterior SI region</w:t>
              </w:r>
            </w:ins>
          </w:p>
        </w:tc>
        <w:tc>
          <w:tcPr>
            <w:tcW w:w="3192" w:type="dxa"/>
            <w:tcPrChange w:id="678" w:author="Anna Seaman" w:date="2026-08-11T18:16:00Z" w16du:dateUtc="2026-08-11T23:16:00Z">
              <w:tcPr>
                <w:tcW w:w="3192" w:type="dxa"/>
              </w:tcPr>
            </w:tcPrChange>
          </w:tcPr>
          <w:p w14:paraId="39F95351" w14:textId="2331A9F2" w:rsidR="00205594" w:rsidRPr="00F5471C" w:rsidRDefault="00205594" w:rsidP="00205594">
            <w:pPr>
              <w:spacing w:line="480" w:lineRule="auto"/>
              <w:ind w:left="144" w:hanging="144"/>
              <w:rPr>
                <w:ins w:id="679" w:author="Anna Seaman" w:date="2026-08-11T18:16:00Z" w16du:dateUtc="2026-08-11T23:16:00Z"/>
                <w:rFonts w:ascii="Times New Roman" w:hAnsi="Times New Roman" w:cs="Times New Roman"/>
                <w:color w:val="000000"/>
              </w:rPr>
              <w:pPrChange w:id="680" w:author="Anna Seaman" w:date="2026-08-11T18:16:00Z" w16du:dateUtc="2026-08-11T23:16:00Z">
                <w:pPr>
                  <w:spacing w:line="480" w:lineRule="auto"/>
                </w:pPr>
              </w:pPrChange>
            </w:pPr>
            <w:ins w:id="681" w:author="Anna Seaman" w:date="2026-08-11T18:16:00Z" w16du:dateUtc="2026-08-11T23:16:00Z">
              <w:r w:rsidRPr="00E12F34">
                <w:rPr>
                  <w:rFonts w:ascii="Times New Roman" w:hAnsi="Times New Roman" w:cs="Times New Roman"/>
                  <w:color w:val="000000"/>
                </w:rPr>
                <w:t>SI joint dysfunction</w:t>
              </w:r>
            </w:ins>
          </w:p>
        </w:tc>
      </w:tr>
      <w:tr w:rsidR="00205594" w:rsidRPr="00F5471C" w14:paraId="46B918DA" w14:textId="77777777" w:rsidTr="00205594">
        <w:trPr>
          <w:trHeight w:val="432"/>
          <w:ins w:id="682" w:author="Anna Seaman" w:date="2026-08-11T18:16:00Z" w16du:dateUtc="2026-08-11T23:16:00Z"/>
          <w:trPrChange w:id="683" w:author="Anna Seaman" w:date="2026-08-11T18:16:00Z" w16du:dateUtc="2026-08-11T23:16:00Z">
            <w:trPr>
              <w:trHeight w:val="432"/>
            </w:trPr>
          </w:trPrChange>
        </w:trPr>
        <w:tc>
          <w:tcPr>
            <w:tcW w:w="2718" w:type="dxa"/>
            <w:shd w:val="clear" w:color="auto" w:fill="EDD2C4"/>
            <w:tcPrChange w:id="684" w:author="Anna Seaman" w:date="2026-08-11T18:16:00Z" w16du:dateUtc="2026-08-11T23:16:00Z">
              <w:tcPr>
                <w:tcW w:w="3192" w:type="dxa"/>
                <w:gridSpan w:val="2"/>
                <w:shd w:val="clear" w:color="auto" w:fill="EDD2C4"/>
              </w:tcPr>
            </w:tcPrChange>
          </w:tcPr>
          <w:p w14:paraId="2ADC4C3C" w14:textId="77777777" w:rsidR="00205594" w:rsidRPr="00A77047" w:rsidRDefault="00205594" w:rsidP="00205594">
            <w:pPr>
              <w:spacing w:line="480" w:lineRule="auto"/>
              <w:rPr>
                <w:ins w:id="685" w:author="Anna Seaman" w:date="2026-08-11T18:16:00Z" w16du:dateUtc="2026-08-11T23:16:00Z"/>
                <w:rFonts w:ascii="Times New Roman" w:hAnsi="Times New Roman" w:cs="Times New Roman"/>
                <w:color w:val="000000"/>
              </w:rPr>
            </w:pPr>
            <w:ins w:id="686" w:author="Anna Seaman" w:date="2026-08-11T18:16:00Z" w16du:dateUtc="2026-08-11T23:16:00Z">
              <w:r w:rsidRPr="00A5440F">
                <w:rPr>
                  <w:rFonts w:ascii="Times New Roman" w:hAnsi="Times New Roman" w:cs="Times New Roman"/>
                  <w:color w:val="000000"/>
                </w:rPr>
                <w:lastRenderedPageBreak/>
                <w:t>Sacral thrust test</w:t>
              </w:r>
            </w:ins>
          </w:p>
        </w:tc>
        <w:tc>
          <w:tcPr>
            <w:tcW w:w="3666" w:type="dxa"/>
            <w:tcPrChange w:id="687" w:author="Anna Seaman" w:date="2026-08-11T18:16:00Z" w16du:dateUtc="2026-08-11T23:16:00Z">
              <w:tcPr>
                <w:tcW w:w="3192" w:type="dxa"/>
              </w:tcPr>
            </w:tcPrChange>
          </w:tcPr>
          <w:p w14:paraId="606552BE" w14:textId="4351703F" w:rsidR="00205594" w:rsidRPr="00F5471C" w:rsidRDefault="00205594" w:rsidP="00205594">
            <w:pPr>
              <w:spacing w:line="480" w:lineRule="auto"/>
              <w:ind w:left="144" w:hanging="144"/>
              <w:rPr>
                <w:ins w:id="688" w:author="Anna Seaman" w:date="2026-08-11T18:16:00Z" w16du:dateUtc="2026-08-11T23:16:00Z"/>
                <w:rFonts w:ascii="Times New Roman" w:hAnsi="Times New Roman" w:cs="Times New Roman"/>
                <w:color w:val="000000"/>
              </w:rPr>
              <w:pPrChange w:id="689" w:author="Anna Seaman" w:date="2026-08-11T18:16:00Z" w16du:dateUtc="2026-08-11T23:16:00Z">
                <w:pPr>
                  <w:spacing w:line="480" w:lineRule="auto"/>
                </w:pPr>
              </w:pPrChange>
            </w:pPr>
            <w:ins w:id="690" w:author="Anna Seaman" w:date="2026-08-11T18:16:00Z" w16du:dateUtc="2026-08-11T23:16:00Z">
              <w:r w:rsidRPr="00E12F34">
                <w:rPr>
                  <w:rFonts w:ascii="Times New Roman" w:hAnsi="Times New Roman" w:cs="Times New Roman"/>
                  <w:color w:val="000000"/>
                </w:rPr>
                <w:t xml:space="preserve">Pain at the SI joint with </w:t>
              </w:r>
              <w:r>
                <w:rPr>
                  <w:rFonts w:ascii="Times New Roman" w:hAnsi="Times New Roman" w:cs="Times New Roman"/>
                  <w:color w:val="000000"/>
                </w:rPr>
                <w:t xml:space="preserve">an </w:t>
              </w:r>
              <w:r w:rsidRPr="00E12F34">
                <w:rPr>
                  <w:rFonts w:ascii="Times New Roman" w:hAnsi="Times New Roman" w:cs="Times New Roman"/>
                  <w:color w:val="000000"/>
                </w:rPr>
                <w:t>anterior force applied to the sacrum</w:t>
              </w:r>
            </w:ins>
          </w:p>
        </w:tc>
        <w:tc>
          <w:tcPr>
            <w:tcW w:w="3192" w:type="dxa"/>
            <w:tcPrChange w:id="691" w:author="Anna Seaman" w:date="2026-08-11T18:16:00Z" w16du:dateUtc="2026-08-11T23:16:00Z">
              <w:tcPr>
                <w:tcW w:w="3192" w:type="dxa"/>
              </w:tcPr>
            </w:tcPrChange>
          </w:tcPr>
          <w:p w14:paraId="2A241EAA" w14:textId="264BF7BB" w:rsidR="00205594" w:rsidRPr="00F5471C" w:rsidRDefault="00205594" w:rsidP="00205594">
            <w:pPr>
              <w:spacing w:line="480" w:lineRule="auto"/>
              <w:ind w:left="144" w:hanging="144"/>
              <w:rPr>
                <w:ins w:id="692" w:author="Anna Seaman" w:date="2026-08-11T18:16:00Z" w16du:dateUtc="2026-08-11T23:16:00Z"/>
                <w:rFonts w:ascii="Times New Roman" w:hAnsi="Times New Roman" w:cs="Times New Roman"/>
                <w:color w:val="000000"/>
              </w:rPr>
              <w:pPrChange w:id="693" w:author="Anna Seaman" w:date="2026-08-11T18:16:00Z" w16du:dateUtc="2026-08-11T23:16:00Z">
                <w:pPr>
                  <w:spacing w:line="480" w:lineRule="auto"/>
                </w:pPr>
              </w:pPrChange>
            </w:pPr>
            <w:ins w:id="694" w:author="Anna Seaman" w:date="2026-08-11T18:16:00Z" w16du:dateUtc="2026-08-11T23:16:00Z">
              <w:r w:rsidRPr="00E12F34">
                <w:rPr>
                  <w:rFonts w:ascii="Times New Roman" w:hAnsi="Times New Roman" w:cs="Times New Roman"/>
                  <w:color w:val="000000"/>
                </w:rPr>
                <w:t>SI joint dysfunction</w:t>
              </w:r>
            </w:ins>
          </w:p>
        </w:tc>
      </w:tr>
      <w:tr w:rsidR="00205594" w:rsidRPr="00F5471C" w14:paraId="6AC93F5B" w14:textId="77777777" w:rsidTr="00205594">
        <w:trPr>
          <w:trHeight w:val="432"/>
          <w:ins w:id="695" w:author="Anna Seaman" w:date="2026-08-11T18:16:00Z" w16du:dateUtc="2026-08-11T23:16:00Z"/>
          <w:trPrChange w:id="696" w:author="Anna Seaman" w:date="2026-08-11T18:16:00Z" w16du:dateUtc="2026-08-11T23:16:00Z">
            <w:trPr>
              <w:trHeight w:val="432"/>
            </w:trPr>
          </w:trPrChange>
        </w:trPr>
        <w:tc>
          <w:tcPr>
            <w:tcW w:w="2718" w:type="dxa"/>
            <w:shd w:val="clear" w:color="auto" w:fill="EDD2C4"/>
            <w:tcPrChange w:id="697" w:author="Anna Seaman" w:date="2026-08-11T18:16:00Z" w16du:dateUtc="2026-08-11T23:16:00Z">
              <w:tcPr>
                <w:tcW w:w="3192" w:type="dxa"/>
                <w:gridSpan w:val="2"/>
                <w:shd w:val="clear" w:color="auto" w:fill="EDD2C4"/>
              </w:tcPr>
            </w:tcPrChange>
          </w:tcPr>
          <w:p w14:paraId="45FB4CC5" w14:textId="77777777" w:rsidR="00205594" w:rsidRPr="00A77047" w:rsidRDefault="00205594" w:rsidP="00205594">
            <w:pPr>
              <w:spacing w:line="480" w:lineRule="auto"/>
              <w:rPr>
                <w:ins w:id="698" w:author="Anna Seaman" w:date="2026-08-11T18:16:00Z" w16du:dateUtc="2026-08-11T23:16:00Z"/>
                <w:rFonts w:ascii="Times New Roman" w:hAnsi="Times New Roman" w:cs="Times New Roman"/>
                <w:color w:val="000000"/>
              </w:rPr>
            </w:pPr>
            <w:ins w:id="699" w:author="Anna Seaman" w:date="2026-08-11T18:16:00Z" w16du:dateUtc="2026-08-11T23:16:00Z">
              <w:r w:rsidRPr="00A5440F">
                <w:rPr>
                  <w:rFonts w:ascii="Times New Roman" w:hAnsi="Times New Roman" w:cs="Times New Roman"/>
                  <w:color w:val="000000"/>
                </w:rPr>
                <w:t>Ober’s test</w:t>
              </w:r>
            </w:ins>
          </w:p>
        </w:tc>
        <w:tc>
          <w:tcPr>
            <w:tcW w:w="3666" w:type="dxa"/>
            <w:tcPrChange w:id="700" w:author="Anna Seaman" w:date="2026-08-11T18:16:00Z" w16du:dateUtc="2026-08-11T23:16:00Z">
              <w:tcPr>
                <w:tcW w:w="3192" w:type="dxa"/>
              </w:tcPr>
            </w:tcPrChange>
          </w:tcPr>
          <w:p w14:paraId="54BCF8C8" w14:textId="4B6B886A" w:rsidR="00205594" w:rsidRPr="00F5471C" w:rsidRDefault="00205594" w:rsidP="00205594">
            <w:pPr>
              <w:spacing w:line="480" w:lineRule="auto"/>
              <w:ind w:left="144" w:hanging="144"/>
              <w:rPr>
                <w:ins w:id="701" w:author="Anna Seaman" w:date="2026-08-11T18:16:00Z" w16du:dateUtc="2026-08-11T23:16:00Z"/>
                <w:rFonts w:ascii="Times New Roman" w:hAnsi="Times New Roman" w:cs="Times New Roman"/>
                <w:color w:val="000000"/>
              </w:rPr>
              <w:pPrChange w:id="702" w:author="Anna Seaman" w:date="2026-08-11T18:16:00Z" w16du:dateUtc="2026-08-11T23:16:00Z">
                <w:pPr>
                  <w:spacing w:line="480" w:lineRule="auto"/>
                </w:pPr>
              </w:pPrChange>
            </w:pPr>
            <w:ins w:id="703" w:author="Anna Seaman" w:date="2026-08-11T18:16:00Z" w16du:dateUtc="2026-08-11T23:16:00Z">
              <w:r w:rsidRPr="00E12F34">
                <w:rPr>
                  <w:rFonts w:ascii="Times New Roman" w:eastAsia="Times New Roman" w:hAnsi="Times New Roman" w:cs="Times New Roman"/>
                  <w:color w:val="000000"/>
                </w:rPr>
                <w:t xml:space="preserve">Inability of the leg to </w:t>
              </w:r>
              <w:proofErr w:type="gramStart"/>
              <w:r w:rsidRPr="00E12F34">
                <w:rPr>
                  <w:rFonts w:ascii="Times New Roman" w:eastAsia="Times New Roman" w:hAnsi="Times New Roman" w:cs="Times New Roman"/>
                  <w:color w:val="000000"/>
                </w:rPr>
                <w:t>adduct</w:t>
              </w:r>
              <w:proofErr w:type="gramEnd"/>
              <w:r w:rsidRPr="00E12F34">
                <w:rPr>
                  <w:rFonts w:ascii="Times New Roman" w:eastAsia="Times New Roman" w:hAnsi="Times New Roman" w:cs="Times New Roman"/>
                  <w:color w:val="000000"/>
                </w:rPr>
                <w:t xml:space="preserve"> and drop toward the table</w:t>
              </w:r>
            </w:ins>
          </w:p>
        </w:tc>
        <w:tc>
          <w:tcPr>
            <w:tcW w:w="3192" w:type="dxa"/>
            <w:tcPrChange w:id="704" w:author="Anna Seaman" w:date="2026-08-11T18:16:00Z" w16du:dateUtc="2026-08-11T23:16:00Z">
              <w:tcPr>
                <w:tcW w:w="3192" w:type="dxa"/>
              </w:tcPr>
            </w:tcPrChange>
          </w:tcPr>
          <w:p w14:paraId="70A0FAFA" w14:textId="775D2F49" w:rsidR="00205594" w:rsidRPr="00F5471C" w:rsidRDefault="00205594" w:rsidP="00205594">
            <w:pPr>
              <w:spacing w:line="480" w:lineRule="auto"/>
              <w:ind w:left="144" w:hanging="144"/>
              <w:rPr>
                <w:ins w:id="705" w:author="Anna Seaman" w:date="2026-08-11T18:16:00Z" w16du:dateUtc="2026-08-11T23:16:00Z"/>
                <w:rFonts w:ascii="Times New Roman" w:hAnsi="Times New Roman" w:cs="Times New Roman"/>
                <w:color w:val="000000"/>
              </w:rPr>
              <w:pPrChange w:id="706" w:author="Anna Seaman" w:date="2026-08-11T18:16:00Z" w16du:dateUtc="2026-08-11T23:16:00Z">
                <w:pPr>
                  <w:spacing w:line="480" w:lineRule="auto"/>
                </w:pPr>
              </w:pPrChange>
            </w:pPr>
            <w:ins w:id="707" w:author="Anna Seaman" w:date="2026-08-11T18:16:00Z" w16du:dateUtc="2026-08-11T23:16:00Z">
              <w:r w:rsidRPr="00E12F34">
                <w:rPr>
                  <w:rFonts w:ascii="Times New Roman" w:hAnsi="Times New Roman" w:cs="Times New Roman"/>
                  <w:color w:val="000000"/>
                </w:rPr>
                <w:t>Iliotibial band (ITB) tightness</w:t>
              </w:r>
            </w:ins>
          </w:p>
        </w:tc>
      </w:tr>
      <w:tr w:rsidR="00205594" w:rsidRPr="00F5471C" w14:paraId="1C9CDA4B" w14:textId="77777777" w:rsidTr="00205594">
        <w:trPr>
          <w:trHeight w:val="432"/>
          <w:ins w:id="708" w:author="Anna Seaman" w:date="2026-08-11T18:16:00Z" w16du:dateUtc="2026-08-11T23:16:00Z"/>
          <w:trPrChange w:id="709" w:author="Anna Seaman" w:date="2026-08-11T18:16:00Z" w16du:dateUtc="2026-08-11T23:16:00Z">
            <w:trPr>
              <w:trHeight w:val="432"/>
            </w:trPr>
          </w:trPrChange>
        </w:trPr>
        <w:tc>
          <w:tcPr>
            <w:tcW w:w="2718" w:type="dxa"/>
            <w:shd w:val="clear" w:color="auto" w:fill="EDD2C4"/>
            <w:tcPrChange w:id="710" w:author="Anna Seaman" w:date="2026-08-11T18:16:00Z" w16du:dateUtc="2026-08-11T23:16:00Z">
              <w:tcPr>
                <w:tcW w:w="3192" w:type="dxa"/>
                <w:gridSpan w:val="2"/>
                <w:shd w:val="clear" w:color="auto" w:fill="EDD2C4"/>
              </w:tcPr>
            </w:tcPrChange>
          </w:tcPr>
          <w:p w14:paraId="45906DAF" w14:textId="77777777" w:rsidR="00205594" w:rsidRPr="00A77047" w:rsidRDefault="00205594" w:rsidP="00205594">
            <w:pPr>
              <w:spacing w:line="480" w:lineRule="auto"/>
              <w:rPr>
                <w:ins w:id="711" w:author="Anna Seaman" w:date="2026-08-11T18:16:00Z" w16du:dateUtc="2026-08-11T23:16:00Z"/>
                <w:rFonts w:ascii="Times New Roman" w:hAnsi="Times New Roman" w:cs="Times New Roman"/>
                <w:color w:val="000000"/>
              </w:rPr>
            </w:pPr>
            <w:ins w:id="712" w:author="Anna Seaman" w:date="2026-08-11T18:16:00Z" w16du:dateUtc="2026-08-11T23:16:00Z">
              <w:r w:rsidRPr="00A5440F">
                <w:rPr>
                  <w:rFonts w:ascii="Times New Roman" w:hAnsi="Times New Roman" w:cs="Times New Roman"/>
                  <w:color w:val="000000"/>
                </w:rPr>
                <w:t>Nobel’s compression test</w:t>
              </w:r>
            </w:ins>
          </w:p>
        </w:tc>
        <w:tc>
          <w:tcPr>
            <w:tcW w:w="3666" w:type="dxa"/>
            <w:tcPrChange w:id="713" w:author="Anna Seaman" w:date="2026-08-11T18:16:00Z" w16du:dateUtc="2026-08-11T23:16:00Z">
              <w:tcPr>
                <w:tcW w:w="3192" w:type="dxa"/>
              </w:tcPr>
            </w:tcPrChange>
          </w:tcPr>
          <w:p w14:paraId="50CCB481" w14:textId="4CEBE91F" w:rsidR="00205594" w:rsidRPr="00F5471C" w:rsidRDefault="00205594" w:rsidP="00205594">
            <w:pPr>
              <w:spacing w:line="480" w:lineRule="auto"/>
              <w:ind w:left="144" w:hanging="144"/>
              <w:rPr>
                <w:ins w:id="714" w:author="Anna Seaman" w:date="2026-08-11T18:16:00Z" w16du:dateUtc="2026-08-11T23:16:00Z"/>
                <w:rFonts w:ascii="Times New Roman" w:hAnsi="Times New Roman" w:cs="Times New Roman"/>
                <w:color w:val="000000"/>
              </w:rPr>
              <w:pPrChange w:id="715" w:author="Anna Seaman" w:date="2026-08-11T18:16:00Z" w16du:dateUtc="2026-08-11T23:16:00Z">
                <w:pPr>
                  <w:spacing w:line="480" w:lineRule="auto"/>
                </w:pPr>
              </w:pPrChange>
            </w:pPr>
            <w:ins w:id="716" w:author="Anna Seaman" w:date="2026-08-11T18:16:00Z" w16du:dateUtc="2026-08-11T23:16:00Z">
              <w:r>
                <w:rPr>
                  <w:rFonts w:ascii="Times New Roman" w:eastAsia="Times New Roman" w:hAnsi="Times New Roman" w:cs="Times New Roman"/>
                  <w:color w:val="000000"/>
                </w:rPr>
                <w:t>Pain over the lateral femoral epicondyle at ~</w:t>
              </w:r>
              <w:r w:rsidRPr="00C275A9">
                <w:rPr>
                  <w:rFonts w:ascii="Times New Roman" w:eastAsia="Times New Roman" w:hAnsi="Times New Roman" w:cs="Times New Roman"/>
                  <w:color w:val="000000"/>
                </w:rPr>
                <w:t>30</w:t>
              </w:r>
              <w:r>
                <w:rPr>
                  <w:rFonts w:ascii="Times New Roman" w:eastAsia="Times New Roman" w:hAnsi="Times New Roman" w:cs="Times New Roman"/>
                  <w:color w:val="000000"/>
                </w:rPr>
                <w:t>° knee flexion</w:t>
              </w:r>
            </w:ins>
          </w:p>
        </w:tc>
        <w:tc>
          <w:tcPr>
            <w:tcW w:w="3192" w:type="dxa"/>
            <w:tcPrChange w:id="717" w:author="Anna Seaman" w:date="2026-08-11T18:16:00Z" w16du:dateUtc="2026-08-11T23:16:00Z">
              <w:tcPr>
                <w:tcW w:w="3192" w:type="dxa"/>
              </w:tcPr>
            </w:tcPrChange>
          </w:tcPr>
          <w:p w14:paraId="5835A236" w14:textId="115B2FCB" w:rsidR="00205594" w:rsidRPr="00F5471C" w:rsidRDefault="00205594" w:rsidP="00205594">
            <w:pPr>
              <w:spacing w:line="480" w:lineRule="auto"/>
              <w:ind w:left="144" w:hanging="144"/>
              <w:rPr>
                <w:ins w:id="718" w:author="Anna Seaman" w:date="2026-08-11T18:16:00Z" w16du:dateUtc="2026-08-11T23:16:00Z"/>
                <w:rFonts w:ascii="Times New Roman" w:hAnsi="Times New Roman" w:cs="Times New Roman"/>
                <w:color w:val="000000"/>
              </w:rPr>
              <w:pPrChange w:id="719" w:author="Anna Seaman" w:date="2026-08-11T18:16:00Z" w16du:dateUtc="2026-08-11T23:16:00Z">
                <w:pPr>
                  <w:spacing w:line="480" w:lineRule="auto"/>
                </w:pPr>
              </w:pPrChange>
            </w:pPr>
            <w:ins w:id="720" w:author="Anna Seaman" w:date="2026-08-11T18:16:00Z" w16du:dateUtc="2026-08-11T23:16:00Z">
              <w:r w:rsidRPr="00E12F34">
                <w:rPr>
                  <w:rFonts w:ascii="Times New Roman" w:hAnsi="Times New Roman" w:cs="Times New Roman"/>
                  <w:color w:val="000000"/>
                </w:rPr>
                <w:t>ITB friction syndrome</w:t>
              </w:r>
            </w:ins>
          </w:p>
        </w:tc>
      </w:tr>
      <w:tr w:rsidR="00205594" w:rsidRPr="00F5471C" w14:paraId="53B90F6D" w14:textId="77777777" w:rsidTr="00205594">
        <w:trPr>
          <w:trHeight w:val="432"/>
          <w:ins w:id="721" w:author="Anna Seaman" w:date="2026-08-11T18:16:00Z" w16du:dateUtc="2026-08-11T23:16:00Z"/>
          <w:trPrChange w:id="722" w:author="Anna Seaman" w:date="2026-08-11T18:16:00Z" w16du:dateUtc="2026-08-11T23:16:00Z">
            <w:trPr>
              <w:trHeight w:val="432"/>
            </w:trPr>
          </w:trPrChange>
        </w:trPr>
        <w:tc>
          <w:tcPr>
            <w:tcW w:w="2718" w:type="dxa"/>
            <w:shd w:val="clear" w:color="auto" w:fill="EDD2C4"/>
            <w:tcPrChange w:id="723" w:author="Anna Seaman" w:date="2026-08-11T18:16:00Z" w16du:dateUtc="2026-08-11T23:16:00Z">
              <w:tcPr>
                <w:tcW w:w="3192" w:type="dxa"/>
                <w:gridSpan w:val="2"/>
                <w:shd w:val="clear" w:color="auto" w:fill="EDD2C4"/>
              </w:tcPr>
            </w:tcPrChange>
          </w:tcPr>
          <w:p w14:paraId="486F3F92" w14:textId="77777777" w:rsidR="00205594" w:rsidRPr="00A77047" w:rsidRDefault="00205594" w:rsidP="00205594">
            <w:pPr>
              <w:spacing w:line="480" w:lineRule="auto"/>
              <w:rPr>
                <w:ins w:id="724" w:author="Anna Seaman" w:date="2026-08-11T18:16:00Z" w16du:dateUtc="2026-08-11T23:16:00Z"/>
                <w:rFonts w:ascii="Times New Roman" w:hAnsi="Times New Roman" w:cs="Times New Roman"/>
                <w:color w:val="000000"/>
              </w:rPr>
            </w:pPr>
            <w:ins w:id="725" w:author="Anna Seaman" w:date="2026-08-11T18:16:00Z" w16du:dateUtc="2026-08-11T23:16:00Z">
              <w:r w:rsidRPr="00A5440F">
                <w:rPr>
                  <w:rFonts w:ascii="Times New Roman" w:hAnsi="Times New Roman" w:cs="Times New Roman"/>
                  <w:color w:val="000000"/>
                </w:rPr>
                <w:t>Piriformis or FAIR test</w:t>
              </w:r>
            </w:ins>
          </w:p>
        </w:tc>
        <w:tc>
          <w:tcPr>
            <w:tcW w:w="3666" w:type="dxa"/>
            <w:tcPrChange w:id="726" w:author="Anna Seaman" w:date="2026-08-11T18:16:00Z" w16du:dateUtc="2026-08-11T23:16:00Z">
              <w:tcPr>
                <w:tcW w:w="3192" w:type="dxa"/>
              </w:tcPr>
            </w:tcPrChange>
          </w:tcPr>
          <w:p w14:paraId="6EE69316" w14:textId="724536F1" w:rsidR="00205594" w:rsidRPr="00F5471C" w:rsidRDefault="00205594" w:rsidP="00205594">
            <w:pPr>
              <w:spacing w:line="480" w:lineRule="auto"/>
              <w:ind w:left="144" w:hanging="144"/>
              <w:rPr>
                <w:ins w:id="727" w:author="Anna Seaman" w:date="2026-08-11T18:16:00Z" w16du:dateUtc="2026-08-11T23:16:00Z"/>
                <w:rFonts w:ascii="Times New Roman" w:hAnsi="Times New Roman" w:cs="Times New Roman"/>
                <w:color w:val="000000"/>
              </w:rPr>
              <w:pPrChange w:id="728" w:author="Anna Seaman" w:date="2026-08-11T18:16:00Z" w16du:dateUtc="2026-08-11T23:16:00Z">
                <w:pPr>
                  <w:spacing w:line="480" w:lineRule="auto"/>
                </w:pPr>
              </w:pPrChange>
            </w:pPr>
            <w:ins w:id="729" w:author="Anna Seaman" w:date="2026-08-11T18:16:00Z" w16du:dateUtc="2026-08-11T23:16:00Z">
              <w:r w:rsidRPr="00E12F34">
                <w:rPr>
                  <w:rFonts w:ascii="Times New Roman" w:eastAsia="Times New Roman" w:hAnsi="Times New Roman" w:cs="Times New Roman"/>
                  <w:color w:val="000000"/>
                </w:rPr>
                <w:t>Buttock pain or radiating symptoms with hip flexion, adduction, and internal rotation</w:t>
              </w:r>
            </w:ins>
          </w:p>
        </w:tc>
        <w:tc>
          <w:tcPr>
            <w:tcW w:w="3192" w:type="dxa"/>
            <w:tcPrChange w:id="730" w:author="Anna Seaman" w:date="2026-08-11T18:16:00Z" w16du:dateUtc="2026-08-11T23:16:00Z">
              <w:tcPr>
                <w:tcW w:w="3192" w:type="dxa"/>
              </w:tcPr>
            </w:tcPrChange>
          </w:tcPr>
          <w:p w14:paraId="1EA5A509" w14:textId="64599E3B" w:rsidR="00205594" w:rsidRPr="00F5471C" w:rsidRDefault="00205594" w:rsidP="00205594">
            <w:pPr>
              <w:spacing w:line="480" w:lineRule="auto"/>
              <w:ind w:left="144" w:hanging="144"/>
              <w:rPr>
                <w:ins w:id="731" w:author="Anna Seaman" w:date="2026-08-11T18:16:00Z" w16du:dateUtc="2026-08-11T23:16:00Z"/>
                <w:rFonts w:ascii="Times New Roman" w:hAnsi="Times New Roman" w:cs="Times New Roman"/>
                <w:color w:val="000000"/>
              </w:rPr>
              <w:pPrChange w:id="732" w:author="Anna Seaman" w:date="2026-08-11T18:16:00Z" w16du:dateUtc="2026-08-11T23:16:00Z">
                <w:pPr>
                  <w:spacing w:line="480" w:lineRule="auto"/>
                </w:pPr>
              </w:pPrChange>
            </w:pPr>
            <w:ins w:id="733" w:author="Anna Seaman" w:date="2026-08-11T18:16:00Z" w16du:dateUtc="2026-08-11T23:16:00Z">
              <w:r w:rsidRPr="00E12F34">
                <w:rPr>
                  <w:rFonts w:ascii="Times New Roman" w:eastAsia="Times New Roman" w:hAnsi="Times New Roman" w:cs="Times New Roman"/>
                  <w:color w:val="000000"/>
                </w:rPr>
                <w:t>Piriformis syndrome, sciatic nerve irritation</w:t>
              </w:r>
            </w:ins>
          </w:p>
        </w:tc>
      </w:tr>
    </w:tbl>
    <w:p w14:paraId="53B6ECC9" w14:textId="587C8E54" w:rsidR="00205594" w:rsidRPr="00E12F34" w:rsidDel="00205594" w:rsidRDefault="00205594" w:rsidP="00127078">
      <w:pPr>
        <w:spacing w:line="480" w:lineRule="auto"/>
        <w:rPr>
          <w:del w:id="734" w:author="Anna Seaman" w:date="2026-08-11T18:17:00Z" w16du:dateUtc="2026-08-11T23:17:00Z"/>
          <w:rFonts w:ascii="Times New Roman" w:hAnsi="Times New Roman" w:cs="Times New Roman"/>
          <w:color w:val="000000"/>
        </w:rPr>
      </w:pPr>
    </w:p>
    <w:tbl>
      <w:tblPr>
        <w:tblStyle w:val="TableGrid"/>
        <w:tblW w:w="0" w:type="auto"/>
        <w:tblLook w:val="04A0" w:firstRow="1" w:lastRow="0" w:firstColumn="1" w:lastColumn="0" w:noHBand="0" w:noVBand="1"/>
      </w:tblPr>
      <w:tblGrid>
        <w:gridCol w:w="3286"/>
        <w:gridCol w:w="3214"/>
        <w:gridCol w:w="2850"/>
      </w:tblGrid>
      <w:tr w:rsidR="00127078" w:rsidRPr="00E12F34" w:rsidDel="00205594" w14:paraId="18ECE67B" w14:textId="1C4D7604" w:rsidTr="342813DE">
        <w:trPr>
          <w:del w:id="735" w:author="Anna Seaman" w:date="2026-08-11T18:17:00Z" w16du:dateUtc="2026-08-11T23:17:00Z"/>
        </w:trPr>
        <w:tc>
          <w:tcPr>
            <w:tcW w:w="3286" w:type="dxa"/>
          </w:tcPr>
          <w:p w14:paraId="5CF8C415" w14:textId="75A3909D" w:rsidR="000563C1" w:rsidRPr="00E12F34" w:rsidDel="00205594" w:rsidRDefault="000563C1" w:rsidP="00127078">
            <w:pPr>
              <w:spacing w:line="480" w:lineRule="auto"/>
              <w:rPr>
                <w:del w:id="736" w:author="Anna Seaman" w:date="2026-08-11T18:17:00Z" w16du:dateUtc="2026-08-11T23:17:00Z"/>
                <w:rFonts w:ascii="Times New Roman" w:hAnsi="Times New Roman" w:cs="Times New Roman"/>
                <w:b/>
                <w:bCs/>
                <w:color w:val="000000"/>
              </w:rPr>
            </w:pPr>
            <w:del w:id="737" w:author="Anna Seaman" w:date="2026-08-11T18:17:00Z" w16du:dateUtc="2026-08-11T23:17:00Z">
              <w:r w:rsidRPr="00E12F34" w:rsidDel="00205594">
                <w:rPr>
                  <w:rFonts w:ascii="Times New Roman" w:hAnsi="Times New Roman" w:cs="Times New Roman"/>
                  <w:b/>
                  <w:bCs/>
                  <w:color w:val="000000"/>
                </w:rPr>
                <w:delText xml:space="preserve">Special </w:delText>
              </w:r>
              <w:r w:rsidR="0023356B" w:rsidRPr="00E12F34" w:rsidDel="00205594">
                <w:rPr>
                  <w:rFonts w:ascii="Times New Roman" w:hAnsi="Times New Roman" w:cs="Times New Roman"/>
                  <w:b/>
                  <w:bCs/>
                  <w:color w:val="000000"/>
                </w:rPr>
                <w:delText>test</w:delText>
              </w:r>
            </w:del>
          </w:p>
        </w:tc>
        <w:tc>
          <w:tcPr>
            <w:tcW w:w="3214" w:type="dxa"/>
          </w:tcPr>
          <w:p w14:paraId="4E8743A7" w14:textId="2EDE5413" w:rsidR="000563C1" w:rsidRPr="00E12F34" w:rsidDel="00205594" w:rsidRDefault="000563C1" w:rsidP="00127078">
            <w:pPr>
              <w:spacing w:line="480" w:lineRule="auto"/>
              <w:rPr>
                <w:del w:id="738" w:author="Anna Seaman" w:date="2026-08-11T18:17:00Z" w16du:dateUtc="2026-08-11T23:17:00Z"/>
                <w:rFonts w:ascii="Times New Roman" w:hAnsi="Times New Roman" w:cs="Times New Roman"/>
                <w:b/>
                <w:bCs/>
                <w:color w:val="000000"/>
              </w:rPr>
            </w:pPr>
            <w:del w:id="739" w:author="Anna Seaman" w:date="2026-08-11T18:17:00Z" w16du:dateUtc="2026-08-11T23:17:00Z">
              <w:r w:rsidRPr="00E12F34" w:rsidDel="00205594">
                <w:rPr>
                  <w:rFonts w:ascii="Times New Roman" w:hAnsi="Times New Roman" w:cs="Times New Roman"/>
                  <w:b/>
                  <w:bCs/>
                  <w:color w:val="000000"/>
                </w:rPr>
                <w:delText xml:space="preserve">Positive </w:delText>
              </w:r>
              <w:r w:rsidR="0023356B" w:rsidRPr="00E12F34" w:rsidDel="00205594">
                <w:rPr>
                  <w:rFonts w:ascii="Times New Roman" w:hAnsi="Times New Roman" w:cs="Times New Roman"/>
                  <w:b/>
                  <w:bCs/>
                  <w:color w:val="000000"/>
                </w:rPr>
                <w:delText>findings</w:delText>
              </w:r>
            </w:del>
          </w:p>
        </w:tc>
        <w:tc>
          <w:tcPr>
            <w:tcW w:w="2850" w:type="dxa"/>
          </w:tcPr>
          <w:p w14:paraId="363B3855" w14:textId="13F0E9FE" w:rsidR="000563C1" w:rsidRPr="00E12F34" w:rsidDel="00205594" w:rsidRDefault="000563C1" w:rsidP="00127078">
            <w:pPr>
              <w:spacing w:line="480" w:lineRule="auto"/>
              <w:rPr>
                <w:del w:id="740" w:author="Anna Seaman" w:date="2026-08-11T18:17:00Z" w16du:dateUtc="2026-08-11T23:17:00Z"/>
                <w:rFonts w:ascii="Times New Roman" w:hAnsi="Times New Roman" w:cs="Times New Roman"/>
                <w:b/>
                <w:bCs/>
                <w:color w:val="000000"/>
              </w:rPr>
            </w:pPr>
            <w:del w:id="741" w:author="Anna Seaman" w:date="2026-08-11T18:17:00Z" w16du:dateUtc="2026-08-11T23:17:00Z">
              <w:r w:rsidRPr="00E12F34" w:rsidDel="00205594">
                <w:rPr>
                  <w:rFonts w:ascii="Times New Roman" w:hAnsi="Times New Roman" w:cs="Times New Roman"/>
                  <w:b/>
                  <w:bCs/>
                  <w:color w:val="000000"/>
                </w:rPr>
                <w:delText xml:space="preserve">Pathology </w:delText>
              </w:r>
              <w:r w:rsidR="0023356B" w:rsidRPr="00E12F34" w:rsidDel="00205594">
                <w:rPr>
                  <w:rFonts w:ascii="Times New Roman" w:hAnsi="Times New Roman" w:cs="Times New Roman"/>
                  <w:b/>
                  <w:bCs/>
                  <w:color w:val="000000"/>
                </w:rPr>
                <w:delText>tested</w:delText>
              </w:r>
            </w:del>
          </w:p>
        </w:tc>
      </w:tr>
      <w:tr w:rsidR="00127078" w:rsidRPr="00E12F34" w:rsidDel="00205594" w14:paraId="67B2B053" w14:textId="43A4198C" w:rsidTr="342813DE">
        <w:trPr>
          <w:del w:id="742" w:author="Anna Seaman" w:date="2026-08-11T18:17:00Z" w16du:dateUtc="2026-08-11T23:17:00Z"/>
        </w:trPr>
        <w:tc>
          <w:tcPr>
            <w:tcW w:w="3286" w:type="dxa"/>
          </w:tcPr>
          <w:p w14:paraId="5352A8BE" w14:textId="5AE0C245" w:rsidR="000563C1" w:rsidRPr="00E12F34" w:rsidDel="00205594" w:rsidRDefault="00165A9F" w:rsidP="00127078">
            <w:pPr>
              <w:spacing w:line="480" w:lineRule="auto"/>
              <w:rPr>
                <w:del w:id="743" w:author="Anna Seaman" w:date="2026-08-11T18:17:00Z" w16du:dateUtc="2026-08-11T23:17:00Z"/>
                <w:rFonts w:ascii="Times New Roman" w:hAnsi="Times New Roman" w:cs="Times New Roman"/>
                <w:color w:val="000000"/>
              </w:rPr>
            </w:pPr>
            <w:del w:id="744" w:author="Anna Seaman" w:date="2026-08-11T18:17:00Z" w16du:dateUtc="2026-08-11T23:17:00Z">
              <w:r w:rsidRPr="00E12F34" w:rsidDel="00205594">
                <w:rPr>
                  <w:rFonts w:ascii="Times New Roman" w:hAnsi="Times New Roman" w:cs="Times New Roman"/>
                  <w:color w:val="000000"/>
                </w:rPr>
                <w:delText>Gaenslen’s test</w:delText>
              </w:r>
            </w:del>
          </w:p>
        </w:tc>
        <w:tc>
          <w:tcPr>
            <w:tcW w:w="3214" w:type="dxa"/>
          </w:tcPr>
          <w:p w14:paraId="2520535F" w14:textId="26B62B8B" w:rsidR="000563C1" w:rsidRPr="00E12F34" w:rsidDel="00205594" w:rsidRDefault="342813DE" w:rsidP="00127078">
            <w:pPr>
              <w:spacing w:line="480" w:lineRule="auto"/>
              <w:rPr>
                <w:del w:id="745" w:author="Anna Seaman" w:date="2026-08-11T18:17:00Z" w16du:dateUtc="2026-08-11T23:17:00Z"/>
                <w:rFonts w:ascii="Times New Roman" w:eastAsia="Times New Roman" w:hAnsi="Times New Roman" w:cs="Times New Roman"/>
                <w:color w:val="000000"/>
              </w:rPr>
            </w:pPr>
            <w:del w:id="746" w:author="Anna Seaman" w:date="2026-08-11T18:17:00Z" w16du:dateUtc="2026-08-11T23:17:00Z">
              <w:r w:rsidDel="00205594">
                <w:rPr>
                  <w:rFonts w:ascii="Times New Roman" w:eastAsia="Times New Roman" w:hAnsi="Times New Roman" w:cs="Times New Roman"/>
                  <w:color w:val="000000"/>
                </w:rPr>
                <w:delText xml:space="preserve">Pain in the </w:delText>
              </w:r>
              <w:r w:rsidR="00165A9F" w:rsidDel="00205594">
                <w:rPr>
                  <w:rFonts w:ascii="Times New Roman" w:eastAsia="Times New Roman" w:hAnsi="Times New Roman" w:cs="Times New Roman"/>
                  <w:color w:val="000000"/>
                </w:rPr>
                <w:delText>s</w:delText>
              </w:r>
              <w:r w:rsidR="00165A9F" w:rsidRPr="00E12F34" w:rsidDel="00205594">
                <w:rPr>
                  <w:rFonts w:ascii="Times New Roman" w:eastAsia="Times New Roman" w:hAnsi="Times New Roman" w:cs="Times New Roman"/>
                  <w:color w:val="000000"/>
                </w:rPr>
                <w:delText>acroiliac</w:delText>
              </w:r>
              <w:r w:rsidR="00165A9F" w:rsidDel="00205594">
                <w:rPr>
                  <w:rFonts w:ascii="Times New Roman" w:eastAsia="Times New Roman" w:hAnsi="Times New Roman" w:cs="Times New Roman"/>
                  <w:color w:val="000000"/>
                </w:rPr>
                <w:delText xml:space="preserve"> (</w:delText>
              </w:r>
              <w:r w:rsidDel="00205594">
                <w:rPr>
                  <w:rFonts w:ascii="Times New Roman" w:eastAsia="Times New Roman" w:hAnsi="Times New Roman" w:cs="Times New Roman"/>
                  <w:color w:val="000000"/>
                </w:rPr>
                <w:delText>SI</w:delText>
              </w:r>
              <w:r w:rsidR="00165A9F" w:rsidDel="00205594">
                <w:rPr>
                  <w:rFonts w:ascii="Times New Roman" w:eastAsia="Times New Roman" w:hAnsi="Times New Roman" w:cs="Times New Roman"/>
                  <w:color w:val="000000"/>
                </w:rPr>
                <w:delText>)</w:delText>
              </w:r>
              <w:r w:rsidDel="00205594">
                <w:rPr>
                  <w:rFonts w:ascii="Times New Roman" w:eastAsia="Times New Roman" w:hAnsi="Times New Roman" w:cs="Times New Roman"/>
                  <w:color w:val="000000"/>
                </w:rPr>
                <w:delText xml:space="preserve"> joint or low back during maximal hip flexion on </w:delText>
              </w:r>
              <w:r w:rsidRPr="00C275A9" w:rsidDel="00205594">
                <w:rPr>
                  <w:rFonts w:ascii="Times New Roman" w:eastAsia="Times New Roman" w:hAnsi="Times New Roman" w:cs="Times New Roman"/>
                  <w:color w:val="000000"/>
                </w:rPr>
                <w:delText>one</w:delText>
              </w:r>
              <w:r w:rsidDel="00205594">
                <w:rPr>
                  <w:rFonts w:ascii="Times New Roman" w:eastAsia="Times New Roman" w:hAnsi="Times New Roman" w:cs="Times New Roman"/>
                  <w:color w:val="000000"/>
                </w:rPr>
                <w:delText xml:space="preserve"> side and extension on the other</w:delText>
              </w:r>
            </w:del>
          </w:p>
        </w:tc>
        <w:tc>
          <w:tcPr>
            <w:tcW w:w="2850" w:type="dxa"/>
          </w:tcPr>
          <w:p w14:paraId="782C6A76" w14:textId="6C138361" w:rsidR="342813DE" w:rsidRPr="00E12F34" w:rsidDel="00205594" w:rsidRDefault="342813DE" w:rsidP="00127078">
            <w:pPr>
              <w:spacing w:line="480" w:lineRule="auto"/>
              <w:rPr>
                <w:del w:id="747" w:author="Anna Seaman" w:date="2026-08-11T18:17:00Z" w16du:dateUtc="2026-08-11T23:17:00Z"/>
                <w:rFonts w:ascii="Times New Roman" w:eastAsia="Times New Roman" w:hAnsi="Times New Roman" w:cs="Times New Roman"/>
                <w:color w:val="000000"/>
              </w:rPr>
            </w:pPr>
            <w:del w:id="748" w:author="Anna Seaman" w:date="2026-08-11T18:17:00Z" w16du:dateUtc="2026-08-11T23:17:00Z">
              <w:r w:rsidRPr="00E12F34" w:rsidDel="00205594">
                <w:rPr>
                  <w:rFonts w:ascii="Times New Roman" w:eastAsia="Times New Roman" w:hAnsi="Times New Roman" w:cs="Times New Roman"/>
                  <w:color w:val="000000"/>
                </w:rPr>
                <w:delText>SI joint dysfunction</w:delText>
              </w:r>
            </w:del>
          </w:p>
        </w:tc>
      </w:tr>
      <w:tr w:rsidR="00127078" w:rsidRPr="00E12F34" w:rsidDel="00205594" w14:paraId="52856862" w14:textId="73989B03" w:rsidTr="342813DE">
        <w:trPr>
          <w:del w:id="749" w:author="Anna Seaman" w:date="2026-08-11T18:17:00Z" w16du:dateUtc="2026-08-11T23:17:00Z"/>
        </w:trPr>
        <w:tc>
          <w:tcPr>
            <w:tcW w:w="3286" w:type="dxa"/>
          </w:tcPr>
          <w:p w14:paraId="4D2355A4" w14:textId="65A94486" w:rsidR="000563C1" w:rsidRPr="00E12F34" w:rsidDel="00205594" w:rsidRDefault="00165A9F" w:rsidP="00127078">
            <w:pPr>
              <w:spacing w:line="480" w:lineRule="auto"/>
              <w:rPr>
                <w:del w:id="750" w:author="Anna Seaman" w:date="2026-08-11T18:17:00Z" w16du:dateUtc="2026-08-11T23:17:00Z"/>
                <w:rFonts w:ascii="Times New Roman" w:hAnsi="Times New Roman" w:cs="Times New Roman"/>
                <w:color w:val="000000"/>
              </w:rPr>
            </w:pPr>
            <w:del w:id="751" w:author="Anna Seaman" w:date="2026-08-11T18:17:00Z" w16du:dateUtc="2026-08-11T23:17:00Z">
              <w:r w:rsidRPr="00E12F34" w:rsidDel="00205594">
                <w:rPr>
                  <w:rFonts w:ascii="Times New Roman" w:hAnsi="Times New Roman" w:cs="Times New Roman"/>
                  <w:color w:val="000000"/>
                </w:rPr>
                <w:delText>Thomas test</w:delText>
              </w:r>
            </w:del>
          </w:p>
        </w:tc>
        <w:tc>
          <w:tcPr>
            <w:tcW w:w="3214" w:type="dxa"/>
          </w:tcPr>
          <w:p w14:paraId="5F994739" w14:textId="43CFC598" w:rsidR="000563C1" w:rsidRPr="00E12F34" w:rsidDel="00205594" w:rsidRDefault="342813DE" w:rsidP="00127078">
            <w:pPr>
              <w:spacing w:line="480" w:lineRule="auto"/>
              <w:rPr>
                <w:del w:id="752" w:author="Anna Seaman" w:date="2026-08-11T18:17:00Z" w16du:dateUtc="2026-08-11T23:17:00Z"/>
                <w:rFonts w:ascii="Times New Roman" w:eastAsia="Times New Roman" w:hAnsi="Times New Roman" w:cs="Times New Roman"/>
                <w:color w:val="000000"/>
              </w:rPr>
            </w:pPr>
            <w:del w:id="753" w:author="Anna Seaman" w:date="2026-08-11T18:17:00Z" w16du:dateUtc="2026-08-11T23:17:00Z">
              <w:r w:rsidRPr="00E12F34" w:rsidDel="00205594">
                <w:rPr>
                  <w:rFonts w:ascii="Times New Roman" w:eastAsia="Times New Roman" w:hAnsi="Times New Roman" w:cs="Times New Roman"/>
                  <w:color w:val="000000"/>
                </w:rPr>
                <w:delText>Inability of the extended leg to remain flat on the table; thigh lifts off table</w:delText>
              </w:r>
            </w:del>
          </w:p>
        </w:tc>
        <w:tc>
          <w:tcPr>
            <w:tcW w:w="2850" w:type="dxa"/>
          </w:tcPr>
          <w:p w14:paraId="164E3CF6" w14:textId="5F5C50E7" w:rsidR="000563C1" w:rsidRPr="00E12F34" w:rsidDel="00205594" w:rsidRDefault="342813DE" w:rsidP="00127078">
            <w:pPr>
              <w:spacing w:line="480" w:lineRule="auto"/>
              <w:rPr>
                <w:del w:id="754" w:author="Anna Seaman" w:date="2026-08-11T18:17:00Z" w16du:dateUtc="2026-08-11T23:17:00Z"/>
                <w:rFonts w:ascii="Times New Roman" w:eastAsia="Times New Roman" w:hAnsi="Times New Roman" w:cs="Times New Roman"/>
                <w:color w:val="000000"/>
              </w:rPr>
            </w:pPr>
            <w:del w:id="755" w:author="Anna Seaman" w:date="2026-08-11T18:17:00Z" w16du:dateUtc="2026-08-11T23:17:00Z">
              <w:r w:rsidRPr="00E12F34" w:rsidDel="00205594">
                <w:rPr>
                  <w:rFonts w:ascii="Times New Roman" w:eastAsia="Times New Roman" w:hAnsi="Times New Roman" w:cs="Times New Roman"/>
                  <w:color w:val="000000"/>
                </w:rPr>
                <w:delText>Hip flexor (iliopsoas, rectus femoris) tightness</w:delText>
              </w:r>
            </w:del>
          </w:p>
        </w:tc>
      </w:tr>
      <w:tr w:rsidR="00127078" w:rsidRPr="00E12F34" w:rsidDel="00205594" w14:paraId="6B5191DD" w14:textId="04196A9D" w:rsidTr="342813DE">
        <w:trPr>
          <w:del w:id="756" w:author="Anna Seaman" w:date="2026-08-11T18:17:00Z" w16du:dateUtc="2026-08-11T23:17:00Z"/>
        </w:trPr>
        <w:tc>
          <w:tcPr>
            <w:tcW w:w="3286" w:type="dxa"/>
          </w:tcPr>
          <w:p w14:paraId="63024839" w14:textId="7D3FAC2B" w:rsidR="000563C1" w:rsidRPr="00E12F34" w:rsidDel="00205594" w:rsidRDefault="00165A9F" w:rsidP="00127078">
            <w:pPr>
              <w:spacing w:line="480" w:lineRule="auto"/>
              <w:rPr>
                <w:del w:id="757" w:author="Anna Seaman" w:date="2026-08-11T18:17:00Z" w16du:dateUtc="2026-08-11T23:17:00Z"/>
                <w:rFonts w:ascii="Times New Roman" w:hAnsi="Times New Roman" w:cs="Times New Roman"/>
                <w:color w:val="000000"/>
              </w:rPr>
            </w:pPr>
            <w:del w:id="758" w:author="Anna Seaman" w:date="2026-08-11T18:17:00Z" w16du:dateUtc="2026-08-11T23:17:00Z">
              <w:r w:rsidRPr="00E12F34" w:rsidDel="00205594">
                <w:rPr>
                  <w:rFonts w:ascii="Times New Roman" w:hAnsi="Times New Roman" w:cs="Times New Roman"/>
                  <w:color w:val="000000"/>
                </w:rPr>
                <w:delText>Hip scouring test</w:delText>
              </w:r>
            </w:del>
          </w:p>
        </w:tc>
        <w:tc>
          <w:tcPr>
            <w:tcW w:w="3214" w:type="dxa"/>
          </w:tcPr>
          <w:p w14:paraId="69999DA1" w14:textId="7D78D1F3" w:rsidR="000563C1" w:rsidRPr="00E12F34" w:rsidDel="00205594" w:rsidRDefault="342813DE" w:rsidP="00127078">
            <w:pPr>
              <w:spacing w:line="480" w:lineRule="auto"/>
              <w:rPr>
                <w:del w:id="759" w:author="Anna Seaman" w:date="2026-08-11T18:17:00Z" w16du:dateUtc="2026-08-11T23:17:00Z"/>
                <w:rFonts w:ascii="Times New Roman" w:eastAsia="Times New Roman" w:hAnsi="Times New Roman" w:cs="Times New Roman"/>
                <w:color w:val="000000"/>
              </w:rPr>
            </w:pPr>
            <w:del w:id="760" w:author="Anna Seaman" w:date="2026-08-11T18:17:00Z" w16du:dateUtc="2026-08-11T23:17:00Z">
              <w:r w:rsidRPr="00E12F34" w:rsidDel="00205594">
                <w:rPr>
                  <w:rFonts w:ascii="Times New Roman" w:eastAsia="Times New Roman" w:hAnsi="Times New Roman" w:cs="Times New Roman"/>
                  <w:color w:val="000000"/>
                </w:rPr>
                <w:delText>Groin pain, catching, clicking, or pain with compression and circumduction</w:delText>
              </w:r>
            </w:del>
          </w:p>
        </w:tc>
        <w:tc>
          <w:tcPr>
            <w:tcW w:w="2850" w:type="dxa"/>
          </w:tcPr>
          <w:p w14:paraId="45410B0B" w14:textId="76D27D2F" w:rsidR="000563C1" w:rsidRPr="00E12F34" w:rsidDel="00205594" w:rsidRDefault="342813DE" w:rsidP="00127078">
            <w:pPr>
              <w:spacing w:line="480" w:lineRule="auto"/>
              <w:rPr>
                <w:del w:id="761" w:author="Anna Seaman" w:date="2026-08-11T18:17:00Z" w16du:dateUtc="2026-08-11T23:17:00Z"/>
                <w:rFonts w:ascii="Times New Roman" w:eastAsia="Times New Roman" w:hAnsi="Times New Roman" w:cs="Times New Roman"/>
                <w:color w:val="000000"/>
              </w:rPr>
            </w:pPr>
            <w:del w:id="762" w:author="Anna Seaman" w:date="2026-08-11T18:17:00Z" w16du:dateUtc="2026-08-11T23:17:00Z">
              <w:r w:rsidRPr="00E12F34" w:rsidDel="00205594">
                <w:rPr>
                  <w:rFonts w:ascii="Times New Roman" w:eastAsia="Times New Roman" w:hAnsi="Times New Roman" w:cs="Times New Roman"/>
                  <w:color w:val="000000"/>
                </w:rPr>
                <w:delText>Acetabular labral pathology, hip joint degeneration</w:delText>
              </w:r>
            </w:del>
          </w:p>
        </w:tc>
      </w:tr>
      <w:tr w:rsidR="00127078" w:rsidRPr="00E12F34" w:rsidDel="00205594" w14:paraId="713AA522" w14:textId="33F84DBD" w:rsidTr="342813DE">
        <w:trPr>
          <w:del w:id="763" w:author="Anna Seaman" w:date="2026-08-11T18:17:00Z" w16du:dateUtc="2026-08-11T23:17:00Z"/>
        </w:trPr>
        <w:tc>
          <w:tcPr>
            <w:tcW w:w="3286" w:type="dxa"/>
          </w:tcPr>
          <w:p w14:paraId="3355C891" w14:textId="6B2CA777" w:rsidR="000563C1" w:rsidRPr="00E12F34" w:rsidDel="00205594" w:rsidRDefault="00165A9F" w:rsidP="00127078">
            <w:pPr>
              <w:spacing w:line="480" w:lineRule="auto"/>
              <w:rPr>
                <w:del w:id="764" w:author="Anna Seaman" w:date="2026-08-11T18:17:00Z" w16du:dateUtc="2026-08-11T23:17:00Z"/>
                <w:rFonts w:ascii="Times New Roman" w:hAnsi="Times New Roman" w:cs="Times New Roman"/>
                <w:color w:val="000000"/>
              </w:rPr>
            </w:pPr>
            <w:del w:id="765" w:author="Anna Seaman" w:date="2026-08-11T18:17:00Z" w16du:dateUtc="2026-08-11T23:17:00Z">
              <w:r w:rsidRPr="00E12F34" w:rsidDel="00205594">
                <w:rPr>
                  <w:rFonts w:ascii="Times New Roman" w:hAnsi="Times New Roman" w:cs="Times New Roman"/>
                  <w:color w:val="000000"/>
                </w:rPr>
                <w:delText>Thigh thrust test</w:delText>
              </w:r>
            </w:del>
          </w:p>
        </w:tc>
        <w:tc>
          <w:tcPr>
            <w:tcW w:w="3214" w:type="dxa"/>
          </w:tcPr>
          <w:p w14:paraId="7CFC311F" w14:textId="3AD0E78B" w:rsidR="000563C1" w:rsidRPr="00E12F34" w:rsidDel="00205594" w:rsidRDefault="342813DE" w:rsidP="00127078">
            <w:pPr>
              <w:spacing w:line="480" w:lineRule="auto"/>
              <w:rPr>
                <w:del w:id="766" w:author="Anna Seaman" w:date="2026-08-11T18:17:00Z" w16du:dateUtc="2026-08-11T23:17:00Z"/>
                <w:rFonts w:ascii="Times New Roman" w:eastAsia="Times New Roman" w:hAnsi="Times New Roman" w:cs="Times New Roman"/>
                <w:color w:val="000000"/>
              </w:rPr>
            </w:pPr>
            <w:del w:id="767" w:author="Anna Seaman" w:date="2026-08-11T18:17:00Z" w16du:dateUtc="2026-08-11T23:17:00Z">
              <w:r w:rsidRPr="00E12F34" w:rsidDel="00205594">
                <w:rPr>
                  <w:rFonts w:ascii="Times New Roman" w:eastAsia="Times New Roman" w:hAnsi="Times New Roman" w:cs="Times New Roman"/>
                  <w:color w:val="000000"/>
                </w:rPr>
                <w:delText>Pain reproduced in the SI joint with posteriorly directed force through the femur</w:delText>
              </w:r>
            </w:del>
          </w:p>
        </w:tc>
        <w:tc>
          <w:tcPr>
            <w:tcW w:w="2850" w:type="dxa"/>
          </w:tcPr>
          <w:p w14:paraId="71F57948" w14:textId="374A2EF5" w:rsidR="000563C1" w:rsidRPr="00E12F34" w:rsidDel="00205594" w:rsidRDefault="342813DE" w:rsidP="00127078">
            <w:pPr>
              <w:spacing w:line="480" w:lineRule="auto"/>
              <w:rPr>
                <w:del w:id="768" w:author="Anna Seaman" w:date="2026-08-11T18:17:00Z" w16du:dateUtc="2026-08-11T23:17:00Z"/>
                <w:rFonts w:ascii="Times New Roman" w:hAnsi="Times New Roman" w:cs="Times New Roman"/>
                <w:color w:val="000000"/>
              </w:rPr>
            </w:pPr>
            <w:del w:id="769" w:author="Anna Seaman" w:date="2026-08-11T18:17:00Z" w16du:dateUtc="2026-08-11T23:17:00Z">
              <w:r w:rsidRPr="00E12F34" w:rsidDel="00205594">
                <w:rPr>
                  <w:rFonts w:ascii="Times New Roman" w:hAnsi="Times New Roman" w:cs="Times New Roman"/>
                  <w:color w:val="000000"/>
                </w:rPr>
                <w:delText>SI joint dysfunction</w:delText>
              </w:r>
            </w:del>
          </w:p>
        </w:tc>
      </w:tr>
      <w:tr w:rsidR="00127078" w:rsidRPr="00E12F34" w:rsidDel="00205594" w14:paraId="4F77B39F" w14:textId="38CCCA0D" w:rsidTr="342813DE">
        <w:trPr>
          <w:del w:id="770" w:author="Anna Seaman" w:date="2026-08-11T18:17:00Z" w16du:dateUtc="2026-08-11T23:17:00Z"/>
        </w:trPr>
        <w:tc>
          <w:tcPr>
            <w:tcW w:w="3286" w:type="dxa"/>
          </w:tcPr>
          <w:p w14:paraId="71DDEB6E" w14:textId="2487B269" w:rsidR="000563C1" w:rsidRPr="00E12F34" w:rsidDel="00205594" w:rsidRDefault="00156693" w:rsidP="00127078">
            <w:pPr>
              <w:spacing w:line="480" w:lineRule="auto"/>
              <w:rPr>
                <w:del w:id="771" w:author="Anna Seaman" w:date="2026-08-11T18:17:00Z" w16du:dateUtc="2026-08-11T23:17:00Z"/>
                <w:rFonts w:ascii="Times New Roman" w:hAnsi="Times New Roman" w:cs="Times New Roman"/>
                <w:color w:val="000000"/>
              </w:rPr>
            </w:pPr>
            <w:del w:id="772" w:author="Anna Seaman" w:date="2026-08-11T18:17:00Z" w16du:dateUtc="2026-08-11T23:17:00Z">
              <w:r w:rsidDel="00205594">
                <w:rPr>
                  <w:rFonts w:ascii="Times New Roman" w:hAnsi="Times New Roman" w:cs="Times New Roman"/>
                  <w:color w:val="000000"/>
                </w:rPr>
                <w:delText>FABER test</w:delText>
              </w:r>
            </w:del>
          </w:p>
        </w:tc>
        <w:tc>
          <w:tcPr>
            <w:tcW w:w="3214" w:type="dxa"/>
          </w:tcPr>
          <w:p w14:paraId="699DD252" w14:textId="5B5472FD" w:rsidR="000563C1" w:rsidRPr="00E12F34" w:rsidDel="00205594" w:rsidRDefault="342813DE" w:rsidP="00127078">
            <w:pPr>
              <w:spacing w:line="480" w:lineRule="auto"/>
              <w:rPr>
                <w:del w:id="773" w:author="Anna Seaman" w:date="2026-08-11T18:17:00Z" w16du:dateUtc="2026-08-11T23:17:00Z"/>
                <w:rFonts w:ascii="Times New Roman" w:hAnsi="Times New Roman" w:cs="Times New Roman"/>
                <w:color w:val="000000"/>
              </w:rPr>
            </w:pPr>
            <w:del w:id="774" w:author="Anna Seaman" w:date="2026-08-11T18:17:00Z" w16du:dateUtc="2026-08-11T23:17:00Z">
              <w:r w:rsidRPr="00E12F34" w:rsidDel="00205594">
                <w:rPr>
                  <w:rFonts w:ascii="Times New Roman" w:hAnsi="Times New Roman" w:cs="Times New Roman"/>
                  <w:color w:val="000000"/>
                </w:rPr>
                <w:delText>Pain in the groin or posterior SI region</w:delText>
              </w:r>
            </w:del>
          </w:p>
        </w:tc>
        <w:tc>
          <w:tcPr>
            <w:tcW w:w="2850" w:type="dxa"/>
          </w:tcPr>
          <w:p w14:paraId="669A7B43" w14:textId="224E818D" w:rsidR="000563C1" w:rsidRPr="00E12F34" w:rsidDel="00205594" w:rsidRDefault="342813DE" w:rsidP="00127078">
            <w:pPr>
              <w:spacing w:line="480" w:lineRule="auto"/>
              <w:rPr>
                <w:del w:id="775" w:author="Anna Seaman" w:date="2026-08-11T18:17:00Z" w16du:dateUtc="2026-08-11T23:17:00Z"/>
                <w:rFonts w:ascii="Times New Roman" w:hAnsi="Times New Roman" w:cs="Times New Roman"/>
                <w:color w:val="000000"/>
              </w:rPr>
            </w:pPr>
            <w:del w:id="776" w:author="Anna Seaman" w:date="2026-08-11T18:17:00Z" w16du:dateUtc="2026-08-11T23:17:00Z">
              <w:r w:rsidRPr="00E12F34" w:rsidDel="00205594">
                <w:rPr>
                  <w:rFonts w:ascii="Times New Roman" w:hAnsi="Times New Roman" w:cs="Times New Roman"/>
                  <w:color w:val="000000"/>
                </w:rPr>
                <w:delText>SI joint dysfunction</w:delText>
              </w:r>
            </w:del>
          </w:p>
        </w:tc>
      </w:tr>
      <w:tr w:rsidR="00127078" w:rsidRPr="00E12F34" w:rsidDel="00205594" w14:paraId="1FF74008" w14:textId="3D8EF796" w:rsidTr="342813DE">
        <w:trPr>
          <w:del w:id="777" w:author="Anna Seaman" w:date="2026-08-11T18:17:00Z" w16du:dateUtc="2026-08-11T23:17:00Z"/>
        </w:trPr>
        <w:tc>
          <w:tcPr>
            <w:tcW w:w="3286" w:type="dxa"/>
          </w:tcPr>
          <w:p w14:paraId="3E32C563" w14:textId="20AEA7E2" w:rsidR="000563C1" w:rsidRPr="00E12F34" w:rsidDel="00205594" w:rsidRDefault="00165A9F" w:rsidP="00127078">
            <w:pPr>
              <w:spacing w:line="480" w:lineRule="auto"/>
              <w:rPr>
                <w:del w:id="778" w:author="Anna Seaman" w:date="2026-08-11T18:17:00Z" w16du:dateUtc="2026-08-11T23:17:00Z"/>
                <w:rFonts w:ascii="Times New Roman" w:hAnsi="Times New Roman" w:cs="Times New Roman"/>
                <w:color w:val="000000"/>
              </w:rPr>
            </w:pPr>
            <w:del w:id="779" w:author="Anna Seaman" w:date="2026-08-11T18:17:00Z" w16du:dateUtc="2026-08-11T23:17:00Z">
              <w:r w:rsidRPr="00E12F34" w:rsidDel="00205594">
                <w:rPr>
                  <w:rFonts w:ascii="Times New Roman" w:hAnsi="Times New Roman" w:cs="Times New Roman"/>
                  <w:color w:val="000000"/>
                </w:rPr>
                <w:delText>Sacral thrust test</w:delText>
              </w:r>
            </w:del>
          </w:p>
        </w:tc>
        <w:tc>
          <w:tcPr>
            <w:tcW w:w="3214" w:type="dxa"/>
          </w:tcPr>
          <w:p w14:paraId="3CCB2CA6" w14:textId="3F88C4ED" w:rsidR="000563C1" w:rsidRPr="00E12F34" w:rsidDel="00205594" w:rsidRDefault="342813DE" w:rsidP="00127078">
            <w:pPr>
              <w:spacing w:line="480" w:lineRule="auto"/>
              <w:rPr>
                <w:del w:id="780" w:author="Anna Seaman" w:date="2026-08-11T18:17:00Z" w16du:dateUtc="2026-08-11T23:17:00Z"/>
                <w:rFonts w:ascii="Times New Roman" w:hAnsi="Times New Roman" w:cs="Times New Roman"/>
                <w:color w:val="000000"/>
              </w:rPr>
            </w:pPr>
            <w:del w:id="781" w:author="Anna Seaman" w:date="2026-08-11T18:17:00Z" w16du:dateUtc="2026-08-11T23:17:00Z">
              <w:r w:rsidRPr="00E12F34" w:rsidDel="00205594">
                <w:rPr>
                  <w:rFonts w:ascii="Times New Roman" w:hAnsi="Times New Roman" w:cs="Times New Roman"/>
                  <w:color w:val="000000"/>
                </w:rPr>
                <w:delText xml:space="preserve">Pain at the SI joint with </w:delText>
              </w:r>
              <w:r w:rsidR="00165A9F" w:rsidDel="00205594">
                <w:rPr>
                  <w:rFonts w:ascii="Times New Roman" w:hAnsi="Times New Roman" w:cs="Times New Roman"/>
                  <w:color w:val="000000"/>
                </w:rPr>
                <w:delText xml:space="preserve">an </w:delText>
              </w:r>
              <w:r w:rsidRPr="00E12F34" w:rsidDel="00205594">
                <w:rPr>
                  <w:rFonts w:ascii="Times New Roman" w:hAnsi="Times New Roman" w:cs="Times New Roman"/>
                  <w:color w:val="000000"/>
                </w:rPr>
                <w:delText>anterior force applied to the sacrum</w:delText>
              </w:r>
            </w:del>
          </w:p>
        </w:tc>
        <w:tc>
          <w:tcPr>
            <w:tcW w:w="2850" w:type="dxa"/>
          </w:tcPr>
          <w:p w14:paraId="597CB34C" w14:textId="3EE04A4B" w:rsidR="000563C1" w:rsidRPr="00E12F34" w:rsidDel="00205594" w:rsidRDefault="342813DE" w:rsidP="00127078">
            <w:pPr>
              <w:spacing w:line="480" w:lineRule="auto"/>
              <w:rPr>
                <w:del w:id="782" w:author="Anna Seaman" w:date="2026-08-11T18:17:00Z" w16du:dateUtc="2026-08-11T23:17:00Z"/>
                <w:rFonts w:ascii="Times New Roman" w:hAnsi="Times New Roman" w:cs="Times New Roman"/>
                <w:color w:val="000000"/>
              </w:rPr>
            </w:pPr>
            <w:del w:id="783" w:author="Anna Seaman" w:date="2026-08-11T18:17:00Z" w16du:dateUtc="2026-08-11T23:17:00Z">
              <w:r w:rsidRPr="00E12F34" w:rsidDel="00205594">
                <w:rPr>
                  <w:rFonts w:ascii="Times New Roman" w:hAnsi="Times New Roman" w:cs="Times New Roman"/>
                  <w:color w:val="000000"/>
                </w:rPr>
                <w:delText>SI joint dysfunction</w:delText>
              </w:r>
            </w:del>
          </w:p>
        </w:tc>
      </w:tr>
      <w:tr w:rsidR="00127078" w:rsidRPr="00E12F34" w:rsidDel="00205594" w14:paraId="3E8BD2D0" w14:textId="394EE3C0" w:rsidTr="342813DE">
        <w:trPr>
          <w:del w:id="784" w:author="Anna Seaman" w:date="2026-08-11T18:17:00Z" w16du:dateUtc="2026-08-11T23:17:00Z"/>
        </w:trPr>
        <w:tc>
          <w:tcPr>
            <w:tcW w:w="3286" w:type="dxa"/>
          </w:tcPr>
          <w:p w14:paraId="6B602914" w14:textId="60E51755" w:rsidR="000563C1" w:rsidRPr="00E12F34" w:rsidDel="00205594" w:rsidRDefault="00165A9F" w:rsidP="00127078">
            <w:pPr>
              <w:spacing w:line="480" w:lineRule="auto"/>
              <w:rPr>
                <w:del w:id="785" w:author="Anna Seaman" w:date="2026-08-11T18:17:00Z" w16du:dateUtc="2026-08-11T23:17:00Z"/>
                <w:rFonts w:ascii="Times New Roman" w:hAnsi="Times New Roman" w:cs="Times New Roman"/>
                <w:color w:val="000000"/>
              </w:rPr>
            </w:pPr>
            <w:del w:id="786" w:author="Anna Seaman" w:date="2026-08-11T18:17:00Z" w16du:dateUtc="2026-08-11T23:17:00Z">
              <w:r w:rsidRPr="00E12F34" w:rsidDel="00205594">
                <w:rPr>
                  <w:rFonts w:ascii="Times New Roman" w:hAnsi="Times New Roman" w:cs="Times New Roman"/>
                  <w:color w:val="000000"/>
                </w:rPr>
                <w:delText>Ober’s test</w:delText>
              </w:r>
            </w:del>
          </w:p>
        </w:tc>
        <w:tc>
          <w:tcPr>
            <w:tcW w:w="3214" w:type="dxa"/>
          </w:tcPr>
          <w:p w14:paraId="6314CA9E" w14:textId="2174B048" w:rsidR="000563C1" w:rsidRPr="00E12F34" w:rsidDel="00205594" w:rsidRDefault="342813DE" w:rsidP="00127078">
            <w:pPr>
              <w:spacing w:line="480" w:lineRule="auto"/>
              <w:rPr>
                <w:del w:id="787" w:author="Anna Seaman" w:date="2026-08-11T18:17:00Z" w16du:dateUtc="2026-08-11T23:17:00Z"/>
                <w:rFonts w:ascii="Times New Roman" w:eastAsia="Times New Roman" w:hAnsi="Times New Roman" w:cs="Times New Roman"/>
                <w:color w:val="000000"/>
              </w:rPr>
            </w:pPr>
            <w:del w:id="788" w:author="Anna Seaman" w:date="2026-08-11T18:17:00Z" w16du:dateUtc="2026-08-11T23:17:00Z">
              <w:r w:rsidRPr="00E12F34" w:rsidDel="00205594">
                <w:rPr>
                  <w:rFonts w:ascii="Times New Roman" w:eastAsia="Times New Roman" w:hAnsi="Times New Roman" w:cs="Times New Roman"/>
                  <w:color w:val="000000"/>
                </w:rPr>
                <w:delText>Inability of the leg to adduct and drop toward the table</w:delText>
              </w:r>
            </w:del>
          </w:p>
        </w:tc>
        <w:tc>
          <w:tcPr>
            <w:tcW w:w="2850" w:type="dxa"/>
          </w:tcPr>
          <w:p w14:paraId="2FADEDE2" w14:textId="2BFA384E" w:rsidR="000563C1" w:rsidRPr="00E12F34" w:rsidDel="00205594" w:rsidRDefault="342813DE" w:rsidP="00127078">
            <w:pPr>
              <w:spacing w:line="480" w:lineRule="auto"/>
              <w:rPr>
                <w:del w:id="789" w:author="Anna Seaman" w:date="2026-08-11T18:17:00Z" w16du:dateUtc="2026-08-11T23:17:00Z"/>
                <w:rFonts w:ascii="Times New Roman" w:hAnsi="Times New Roman" w:cs="Times New Roman"/>
                <w:color w:val="000000"/>
              </w:rPr>
            </w:pPr>
            <w:del w:id="790" w:author="Anna Seaman" w:date="2026-08-11T18:17:00Z" w16du:dateUtc="2026-08-11T23:17:00Z">
              <w:r w:rsidRPr="00E12F34" w:rsidDel="00205594">
                <w:rPr>
                  <w:rFonts w:ascii="Times New Roman" w:hAnsi="Times New Roman" w:cs="Times New Roman"/>
                  <w:color w:val="000000"/>
                </w:rPr>
                <w:delText>Iliotibial band (ITB) tightness</w:delText>
              </w:r>
            </w:del>
          </w:p>
        </w:tc>
      </w:tr>
      <w:tr w:rsidR="00127078" w:rsidRPr="00E12F34" w:rsidDel="00205594" w14:paraId="45DFE2AD" w14:textId="2C31166A" w:rsidTr="342813DE">
        <w:trPr>
          <w:del w:id="791" w:author="Anna Seaman" w:date="2026-08-11T18:17:00Z" w16du:dateUtc="2026-08-11T23:17:00Z"/>
        </w:trPr>
        <w:tc>
          <w:tcPr>
            <w:tcW w:w="3286" w:type="dxa"/>
          </w:tcPr>
          <w:p w14:paraId="15235BFE" w14:textId="3E190AE9" w:rsidR="000563C1" w:rsidRPr="00E12F34" w:rsidDel="00205594" w:rsidRDefault="00165A9F" w:rsidP="00127078">
            <w:pPr>
              <w:spacing w:line="480" w:lineRule="auto"/>
              <w:rPr>
                <w:del w:id="792" w:author="Anna Seaman" w:date="2026-08-11T18:17:00Z" w16du:dateUtc="2026-08-11T23:17:00Z"/>
                <w:rFonts w:ascii="Times New Roman" w:hAnsi="Times New Roman" w:cs="Times New Roman"/>
                <w:color w:val="000000"/>
              </w:rPr>
            </w:pPr>
            <w:del w:id="793" w:author="Anna Seaman" w:date="2026-08-11T18:17:00Z" w16du:dateUtc="2026-08-11T23:17:00Z">
              <w:r w:rsidRPr="00E12F34" w:rsidDel="00205594">
                <w:rPr>
                  <w:rFonts w:ascii="Times New Roman" w:hAnsi="Times New Roman" w:cs="Times New Roman"/>
                  <w:color w:val="000000"/>
                </w:rPr>
                <w:delText>Nobel’s compression test</w:delText>
              </w:r>
            </w:del>
          </w:p>
        </w:tc>
        <w:tc>
          <w:tcPr>
            <w:tcW w:w="3214" w:type="dxa"/>
          </w:tcPr>
          <w:p w14:paraId="57A0819D" w14:textId="526071E2" w:rsidR="342813DE" w:rsidRPr="00E12F34" w:rsidDel="00205594" w:rsidRDefault="342813DE" w:rsidP="00127078">
            <w:pPr>
              <w:spacing w:line="480" w:lineRule="auto"/>
              <w:rPr>
                <w:del w:id="794" w:author="Anna Seaman" w:date="2026-08-11T18:17:00Z" w16du:dateUtc="2026-08-11T23:17:00Z"/>
                <w:rFonts w:ascii="Times New Roman" w:eastAsia="Times New Roman" w:hAnsi="Times New Roman" w:cs="Times New Roman"/>
                <w:color w:val="000000"/>
              </w:rPr>
            </w:pPr>
            <w:del w:id="795" w:author="Anna Seaman" w:date="2026-08-11T18:17:00Z" w16du:dateUtc="2026-08-11T23:17:00Z">
              <w:r w:rsidDel="00205594">
                <w:rPr>
                  <w:rFonts w:ascii="Times New Roman" w:eastAsia="Times New Roman" w:hAnsi="Times New Roman" w:cs="Times New Roman"/>
                  <w:color w:val="000000"/>
                </w:rPr>
                <w:delText>Pain over the lateral femoral epicondyle at ~</w:delText>
              </w:r>
              <w:r w:rsidRPr="00C275A9" w:rsidDel="00205594">
                <w:rPr>
                  <w:rFonts w:ascii="Times New Roman" w:eastAsia="Times New Roman" w:hAnsi="Times New Roman" w:cs="Times New Roman"/>
                  <w:color w:val="000000"/>
                </w:rPr>
                <w:delText>30</w:delText>
              </w:r>
              <w:r w:rsidDel="00205594">
                <w:rPr>
                  <w:rFonts w:ascii="Times New Roman" w:eastAsia="Times New Roman" w:hAnsi="Times New Roman" w:cs="Times New Roman"/>
                  <w:color w:val="000000"/>
                </w:rPr>
                <w:delText>° knee flexion</w:delText>
              </w:r>
            </w:del>
          </w:p>
        </w:tc>
        <w:tc>
          <w:tcPr>
            <w:tcW w:w="2850" w:type="dxa"/>
          </w:tcPr>
          <w:p w14:paraId="1F3B6D61" w14:textId="1BC69439" w:rsidR="000563C1" w:rsidRPr="00E12F34" w:rsidDel="00205594" w:rsidRDefault="342813DE" w:rsidP="00127078">
            <w:pPr>
              <w:spacing w:line="480" w:lineRule="auto"/>
              <w:rPr>
                <w:del w:id="796" w:author="Anna Seaman" w:date="2026-08-11T18:17:00Z" w16du:dateUtc="2026-08-11T23:17:00Z"/>
                <w:rFonts w:ascii="Times New Roman" w:hAnsi="Times New Roman" w:cs="Times New Roman"/>
                <w:color w:val="000000"/>
              </w:rPr>
            </w:pPr>
            <w:del w:id="797" w:author="Anna Seaman" w:date="2026-08-11T18:17:00Z" w16du:dateUtc="2026-08-11T23:17:00Z">
              <w:r w:rsidRPr="00E12F34" w:rsidDel="00205594">
                <w:rPr>
                  <w:rFonts w:ascii="Times New Roman" w:hAnsi="Times New Roman" w:cs="Times New Roman"/>
                  <w:color w:val="000000"/>
                </w:rPr>
                <w:delText>ITB friction syndrome</w:delText>
              </w:r>
            </w:del>
          </w:p>
        </w:tc>
      </w:tr>
      <w:tr w:rsidR="00127078" w:rsidRPr="00E12F34" w:rsidDel="00205594" w14:paraId="701FF502" w14:textId="41BC09A7" w:rsidTr="342813DE">
        <w:trPr>
          <w:del w:id="798" w:author="Anna Seaman" w:date="2026-08-11T18:17:00Z" w16du:dateUtc="2026-08-11T23:17:00Z"/>
        </w:trPr>
        <w:tc>
          <w:tcPr>
            <w:tcW w:w="3286" w:type="dxa"/>
          </w:tcPr>
          <w:p w14:paraId="3907E8C8" w14:textId="3802287C" w:rsidR="000563C1" w:rsidRPr="00E12F34" w:rsidDel="00205594" w:rsidRDefault="000563C1" w:rsidP="00127078">
            <w:pPr>
              <w:spacing w:line="480" w:lineRule="auto"/>
              <w:rPr>
                <w:del w:id="799" w:author="Anna Seaman" w:date="2026-08-11T18:17:00Z" w16du:dateUtc="2026-08-11T23:17:00Z"/>
                <w:rFonts w:ascii="Times New Roman" w:hAnsi="Times New Roman" w:cs="Times New Roman"/>
                <w:color w:val="000000"/>
              </w:rPr>
            </w:pPr>
            <w:del w:id="800" w:author="Anna Seaman" w:date="2026-08-11T18:17:00Z" w16du:dateUtc="2026-08-11T23:17:00Z">
              <w:r w:rsidRPr="00E12F34" w:rsidDel="00205594">
                <w:rPr>
                  <w:rFonts w:ascii="Times New Roman" w:hAnsi="Times New Roman" w:cs="Times New Roman"/>
                  <w:color w:val="000000"/>
                </w:rPr>
                <w:delText>Piriformis</w:delText>
              </w:r>
              <w:r w:rsidR="00165A9F" w:rsidDel="00205594">
                <w:rPr>
                  <w:rFonts w:ascii="Times New Roman" w:hAnsi="Times New Roman" w:cs="Times New Roman"/>
                  <w:color w:val="000000"/>
                </w:rPr>
                <w:delText xml:space="preserve"> or </w:delText>
              </w:r>
              <w:r w:rsidRPr="00E12F34" w:rsidDel="00205594">
                <w:rPr>
                  <w:rFonts w:ascii="Times New Roman" w:hAnsi="Times New Roman" w:cs="Times New Roman"/>
                  <w:color w:val="000000"/>
                </w:rPr>
                <w:delText xml:space="preserve">FAIR </w:delText>
              </w:r>
              <w:r w:rsidR="00165A9F" w:rsidRPr="00E12F34" w:rsidDel="00205594">
                <w:rPr>
                  <w:rFonts w:ascii="Times New Roman" w:hAnsi="Times New Roman" w:cs="Times New Roman"/>
                  <w:color w:val="000000"/>
                </w:rPr>
                <w:delText>t</w:delText>
              </w:r>
              <w:r w:rsidRPr="00E12F34" w:rsidDel="00205594">
                <w:rPr>
                  <w:rFonts w:ascii="Times New Roman" w:hAnsi="Times New Roman" w:cs="Times New Roman"/>
                  <w:color w:val="000000"/>
                </w:rPr>
                <w:delText>est</w:delText>
              </w:r>
            </w:del>
          </w:p>
        </w:tc>
        <w:tc>
          <w:tcPr>
            <w:tcW w:w="3214" w:type="dxa"/>
          </w:tcPr>
          <w:p w14:paraId="7F7A03A3" w14:textId="070ACC74" w:rsidR="000563C1" w:rsidRPr="00E12F34" w:rsidDel="00205594" w:rsidRDefault="342813DE" w:rsidP="00127078">
            <w:pPr>
              <w:spacing w:line="480" w:lineRule="auto"/>
              <w:rPr>
                <w:del w:id="801" w:author="Anna Seaman" w:date="2026-08-11T18:17:00Z" w16du:dateUtc="2026-08-11T23:17:00Z"/>
                <w:rFonts w:ascii="Times New Roman" w:eastAsia="Times New Roman" w:hAnsi="Times New Roman" w:cs="Times New Roman"/>
                <w:color w:val="000000"/>
              </w:rPr>
            </w:pPr>
            <w:del w:id="802" w:author="Anna Seaman" w:date="2026-08-11T18:17:00Z" w16du:dateUtc="2026-08-11T23:17:00Z">
              <w:r w:rsidRPr="00E12F34" w:rsidDel="00205594">
                <w:rPr>
                  <w:rFonts w:ascii="Times New Roman" w:eastAsia="Times New Roman" w:hAnsi="Times New Roman" w:cs="Times New Roman"/>
                  <w:color w:val="000000"/>
                </w:rPr>
                <w:delText>Buttock pain or radiating symptoms with hip flexion, adduction, and internal rotation</w:delText>
              </w:r>
            </w:del>
          </w:p>
        </w:tc>
        <w:tc>
          <w:tcPr>
            <w:tcW w:w="2850" w:type="dxa"/>
          </w:tcPr>
          <w:p w14:paraId="06EA9342" w14:textId="21547FEA" w:rsidR="000563C1" w:rsidRPr="00E12F34" w:rsidDel="00205594" w:rsidRDefault="342813DE" w:rsidP="00127078">
            <w:pPr>
              <w:spacing w:line="480" w:lineRule="auto"/>
              <w:rPr>
                <w:del w:id="803" w:author="Anna Seaman" w:date="2026-08-11T18:17:00Z" w16du:dateUtc="2026-08-11T23:17:00Z"/>
                <w:rFonts w:ascii="Times New Roman" w:eastAsia="Times New Roman" w:hAnsi="Times New Roman" w:cs="Times New Roman"/>
                <w:color w:val="000000"/>
              </w:rPr>
            </w:pPr>
            <w:del w:id="804" w:author="Anna Seaman" w:date="2026-08-11T18:17:00Z" w16du:dateUtc="2026-08-11T23:17:00Z">
              <w:r w:rsidRPr="00E12F34" w:rsidDel="00205594">
                <w:rPr>
                  <w:rFonts w:ascii="Times New Roman" w:eastAsia="Times New Roman" w:hAnsi="Times New Roman" w:cs="Times New Roman"/>
                  <w:color w:val="000000"/>
                </w:rPr>
                <w:delText>Piriformis syndrome, sciatic nerve irritation</w:delText>
              </w:r>
            </w:del>
          </w:p>
        </w:tc>
      </w:tr>
    </w:tbl>
    <w:p w14:paraId="6DCE9E05" w14:textId="77777777" w:rsidR="000563C1" w:rsidRPr="00E12F34" w:rsidRDefault="000563C1" w:rsidP="00127078">
      <w:pPr>
        <w:spacing w:line="480" w:lineRule="auto"/>
        <w:rPr>
          <w:rFonts w:ascii="Times New Roman" w:hAnsi="Times New Roman" w:cs="Times New Roman"/>
          <w:color w:val="000000"/>
        </w:rPr>
      </w:pPr>
    </w:p>
    <w:p w14:paraId="4121070B" w14:textId="1E801939" w:rsidR="000563C1" w:rsidRPr="00E12F34" w:rsidRDefault="0088239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&lt;b&gt;Presimulation Activity</w:t>
      </w:r>
      <w:r>
        <w:rPr>
          <w:rFonts w:ascii="Times New Roman" w:hAnsi="Times New Roman" w:cs="Times New Roman"/>
          <w:color w:val="000000"/>
        </w:rPr>
        <w:t xml:space="preserve"> </w:t>
      </w:r>
      <w:r w:rsidRPr="00C275A9">
        <w:rPr>
          <w:rFonts w:ascii="Times New Roman" w:hAnsi="Times New Roman" w:cs="Times New Roman"/>
          <w:color w:val="000000"/>
        </w:rPr>
        <w:t>4</w:t>
      </w:r>
      <w:r>
        <w:rPr>
          <w:rFonts w:ascii="Times New Roman" w:hAnsi="Times New Roman" w:cs="Times New Roman"/>
          <w:color w:val="000000"/>
        </w:rPr>
        <w:t xml:space="preserve">: Modality </w:t>
      </w:r>
      <w:r w:rsidR="00385F2A">
        <w:rPr>
          <w:rFonts w:ascii="Times New Roman" w:hAnsi="Times New Roman" w:cs="Times New Roman"/>
          <w:color w:val="000000"/>
        </w:rPr>
        <w:t>Selection</w:t>
      </w:r>
    </w:p>
    <w:p w14:paraId="42E9A83D" w14:textId="2F882AEC" w:rsidR="342813DE" w:rsidRDefault="342813DE" w:rsidP="00127078">
      <w:pPr>
        <w:spacing w:line="480" w:lineRule="auto"/>
        <w:rPr>
          <w:ins w:id="805" w:author="Anna Seaman" w:date="2026-08-11T18:17:00Z" w16du:dateUtc="2026-08-11T23:17:00Z"/>
          <w:rFonts w:ascii="Times New Roman" w:hAnsi="Times New Roman" w:cs="Times New Roman"/>
          <w:color w:val="000000"/>
        </w:rPr>
      </w:pPr>
      <w:r w:rsidRPr="00E12F34">
        <w:rPr>
          <w:rFonts w:ascii="Times New Roman" w:hAnsi="Times New Roman" w:cs="Times New Roman"/>
          <w:color w:val="000000"/>
        </w:rPr>
        <w:t>Students may select other modalities that are not listed, but here are some examples:</w:t>
      </w:r>
    </w:p>
    <w:tbl>
      <w:tblPr>
        <w:tblStyle w:val="TableGrid"/>
        <w:tblW w:w="5000" w:type="pct"/>
        <w:shd w:val="clear" w:color="auto" w:fill="A73023"/>
        <w:tblLook w:val="04A0" w:firstRow="1" w:lastRow="0" w:firstColumn="1" w:lastColumn="0" w:noHBand="0" w:noVBand="1"/>
      </w:tblPr>
      <w:tblGrid>
        <w:gridCol w:w="3192"/>
        <w:gridCol w:w="3071"/>
        <w:gridCol w:w="3313"/>
      </w:tblGrid>
      <w:tr w:rsidR="00205594" w:rsidRPr="00A77047" w14:paraId="1CBAC4A2" w14:textId="77777777" w:rsidTr="00205594">
        <w:trPr>
          <w:trHeight w:val="864"/>
          <w:ins w:id="806" w:author="Anna Seaman" w:date="2026-08-11T18:17:00Z" w16du:dateUtc="2026-08-11T23:17:00Z"/>
        </w:trPr>
        <w:tc>
          <w:tcPr>
            <w:tcW w:w="3192" w:type="dxa"/>
            <w:shd w:val="clear" w:color="auto" w:fill="A73023"/>
          </w:tcPr>
          <w:p w14:paraId="171619E4" w14:textId="77777777" w:rsidR="00205594" w:rsidRPr="00A5440F" w:rsidRDefault="00205594" w:rsidP="00F60FE8">
            <w:pPr>
              <w:spacing w:line="480" w:lineRule="auto"/>
              <w:jc w:val="center"/>
              <w:rPr>
                <w:ins w:id="807" w:author="Anna Seaman" w:date="2026-08-11T18:17:00Z" w16du:dateUtc="2026-08-11T23:17:00Z"/>
                <w:rFonts w:ascii="Times New Roman" w:hAnsi="Times New Roman" w:cs="Times New Roman"/>
                <w:b/>
                <w:bCs/>
                <w:color w:val="FFFFFF" w:themeColor="background1"/>
              </w:rPr>
            </w:pPr>
            <w:ins w:id="808" w:author="Anna Seaman" w:date="2026-08-11T18:17:00Z" w16du:dateUtc="2026-08-11T23:17:00Z">
              <w:r w:rsidRPr="00A77047">
                <w:rPr>
                  <w:rFonts w:ascii="Times New Roman" w:hAnsi="Times New Roman" w:cs="Times New Roman"/>
                  <w:b/>
                  <w:bCs/>
                  <w:color w:val="FFFFFF" w:themeColor="background1"/>
                </w:rPr>
                <w:t>MODALITY FOR ACUTE LOW BACK PAIN</w:t>
              </w:r>
            </w:ins>
          </w:p>
        </w:tc>
        <w:tc>
          <w:tcPr>
            <w:tcW w:w="3071" w:type="dxa"/>
            <w:shd w:val="clear" w:color="auto" w:fill="A73023"/>
          </w:tcPr>
          <w:p w14:paraId="45EC0DAE" w14:textId="77777777" w:rsidR="00205594" w:rsidRPr="00A5440F" w:rsidRDefault="00205594" w:rsidP="00F60FE8">
            <w:pPr>
              <w:spacing w:line="480" w:lineRule="auto"/>
              <w:jc w:val="center"/>
              <w:rPr>
                <w:ins w:id="809" w:author="Anna Seaman" w:date="2026-08-11T18:17:00Z" w16du:dateUtc="2026-08-11T23:17:00Z"/>
                <w:rFonts w:ascii="Times New Roman" w:hAnsi="Times New Roman" w:cs="Times New Roman"/>
                <w:b/>
                <w:bCs/>
                <w:color w:val="FFFFFF" w:themeColor="background1"/>
              </w:rPr>
            </w:pPr>
            <w:ins w:id="810" w:author="Anna Seaman" w:date="2026-08-11T18:17:00Z" w16du:dateUtc="2026-08-11T23:17:00Z">
              <w:r w:rsidRPr="00A77047">
                <w:rPr>
                  <w:rFonts w:ascii="Times New Roman" w:hAnsi="Times New Roman" w:cs="Times New Roman"/>
                  <w:b/>
                  <w:bCs/>
                  <w:color w:val="FFFFFF" w:themeColor="background1"/>
                </w:rPr>
                <w:t>PARAMETERS</w:t>
              </w:r>
            </w:ins>
          </w:p>
        </w:tc>
        <w:tc>
          <w:tcPr>
            <w:tcW w:w="3313" w:type="dxa"/>
            <w:shd w:val="clear" w:color="auto" w:fill="A73023"/>
          </w:tcPr>
          <w:p w14:paraId="0BD59B7D" w14:textId="77777777" w:rsidR="00205594" w:rsidRPr="00A5440F" w:rsidRDefault="00205594" w:rsidP="00F60FE8">
            <w:pPr>
              <w:spacing w:line="480" w:lineRule="auto"/>
              <w:jc w:val="center"/>
              <w:rPr>
                <w:ins w:id="811" w:author="Anna Seaman" w:date="2026-08-11T18:17:00Z" w16du:dateUtc="2026-08-11T23:17:00Z"/>
                <w:rFonts w:ascii="Times New Roman" w:hAnsi="Times New Roman" w:cs="Times New Roman"/>
                <w:b/>
                <w:bCs/>
                <w:color w:val="FFFFFF" w:themeColor="background1"/>
              </w:rPr>
            </w:pPr>
            <w:ins w:id="812" w:author="Anna Seaman" w:date="2026-08-11T18:17:00Z" w16du:dateUtc="2026-08-11T23:17:00Z">
              <w:r w:rsidRPr="00A77047">
                <w:rPr>
                  <w:rFonts w:ascii="Times New Roman" w:hAnsi="Times New Roman" w:cs="Times New Roman"/>
                  <w:b/>
                  <w:bCs/>
                  <w:color w:val="FFFFFF" w:themeColor="background1"/>
                </w:rPr>
                <w:t>PATIENT POSITION INSTRUCTIONS</w:t>
              </w:r>
            </w:ins>
          </w:p>
        </w:tc>
      </w:tr>
      <w:tr w:rsidR="00205594" w:rsidRPr="00A77047" w14:paraId="019B613C" w14:textId="77777777" w:rsidTr="00205594">
        <w:trPr>
          <w:trHeight w:val="432"/>
          <w:ins w:id="813" w:author="Anna Seaman" w:date="2026-08-11T18:17:00Z" w16du:dateUtc="2026-08-11T23:17:00Z"/>
        </w:trPr>
        <w:tc>
          <w:tcPr>
            <w:tcW w:w="3192" w:type="dxa"/>
          </w:tcPr>
          <w:p w14:paraId="4416337F" w14:textId="4D503546" w:rsidR="00205594" w:rsidRPr="00A5440F" w:rsidRDefault="00205594" w:rsidP="00205594">
            <w:pPr>
              <w:pStyle w:val="ListParagraph"/>
              <w:spacing w:line="480" w:lineRule="auto"/>
              <w:ind w:left="144" w:hanging="144"/>
              <w:rPr>
                <w:ins w:id="814" w:author="Anna Seaman" w:date="2026-08-11T18:17:00Z" w16du:dateUtc="2026-08-11T23:17:00Z"/>
                <w:rFonts w:ascii="Times New Roman" w:hAnsi="Times New Roman" w:cs="Times New Roman"/>
              </w:rPr>
              <w:pPrChange w:id="815" w:author="Anna Seaman" w:date="2026-08-11T18:18:00Z" w16du:dateUtc="2026-08-11T23:18:00Z">
                <w:pPr>
                  <w:pStyle w:val="ListParagraph"/>
                  <w:spacing w:line="480" w:lineRule="auto"/>
                  <w:ind w:left="0"/>
                </w:pPr>
              </w:pPrChange>
            </w:pPr>
            <w:ins w:id="816" w:author="Anna Seaman" w:date="2026-08-11T18:17:00Z" w16du:dateUtc="2026-08-11T23:17:00Z">
              <w:r>
                <w:rPr>
                  <w:rFonts w:ascii="Times New Roman" w:hAnsi="Times New Roman" w:cs="Times New Roman"/>
                  <w:color w:val="000000"/>
                </w:rPr>
                <w:t xml:space="preserve">1. </w:t>
              </w:r>
              <w:r w:rsidRPr="00E12F34">
                <w:rPr>
                  <w:rFonts w:ascii="Times New Roman" w:hAnsi="Times New Roman" w:cs="Times New Roman"/>
                  <w:color w:val="000000"/>
                </w:rPr>
                <w:t xml:space="preserve">Ice </w:t>
              </w:r>
              <w:r>
                <w:rPr>
                  <w:rFonts w:ascii="Times New Roman" w:hAnsi="Times New Roman" w:cs="Times New Roman"/>
                  <w:color w:val="000000"/>
                </w:rPr>
                <w:t>p</w:t>
              </w:r>
              <w:r w:rsidRPr="00E12F34">
                <w:rPr>
                  <w:rFonts w:ascii="Times New Roman" w:hAnsi="Times New Roman" w:cs="Times New Roman"/>
                  <w:color w:val="000000"/>
                </w:rPr>
                <w:t>ack</w:t>
              </w:r>
            </w:ins>
          </w:p>
        </w:tc>
        <w:tc>
          <w:tcPr>
            <w:tcW w:w="3071" w:type="dxa"/>
          </w:tcPr>
          <w:p w14:paraId="22C27544" w14:textId="346123FF" w:rsidR="00205594" w:rsidRPr="00A5440F" w:rsidRDefault="00205594" w:rsidP="00205594">
            <w:pPr>
              <w:spacing w:line="480" w:lineRule="auto"/>
              <w:ind w:left="144" w:hanging="144"/>
              <w:rPr>
                <w:ins w:id="817" w:author="Anna Seaman" w:date="2026-08-11T18:17:00Z" w16du:dateUtc="2026-08-11T23:17:00Z"/>
                <w:rFonts w:ascii="Times New Roman" w:hAnsi="Times New Roman" w:cs="Times New Roman"/>
              </w:rPr>
              <w:pPrChange w:id="818" w:author="Anna Seaman" w:date="2026-08-11T18:18:00Z" w16du:dateUtc="2026-08-11T23:18:00Z">
                <w:pPr>
                  <w:spacing w:line="480" w:lineRule="auto"/>
                </w:pPr>
              </w:pPrChange>
            </w:pPr>
            <w:ins w:id="819" w:author="Anna Seaman" w:date="2026-08-11T18:17:00Z" w16du:dateUtc="2026-08-11T23:17:00Z">
              <w:r w:rsidRPr="00C275A9">
                <w:rPr>
                  <w:rFonts w:ascii="Times New Roman" w:hAnsi="Times New Roman" w:cs="Times New Roman"/>
                  <w:color w:val="000000"/>
                </w:rPr>
                <w:t>15-20 min</w:t>
              </w:r>
            </w:ins>
          </w:p>
        </w:tc>
        <w:tc>
          <w:tcPr>
            <w:tcW w:w="3313" w:type="dxa"/>
          </w:tcPr>
          <w:p w14:paraId="19197B49" w14:textId="50700474" w:rsidR="00205594" w:rsidRPr="00A5440F" w:rsidRDefault="00205594" w:rsidP="00205594">
            <w:pPr>
              <w:spacing w:line="480" w:lineRule="auto"/>
              <w:ind w:left="144" w:hanging="144"/>
              <w:rPr>
                <w:ins w:id="820" w:author="Anna Seaman" w:date="2026-08-11T18:17:00Z" w16du:dateUtc="2026-08-11T23:17:00Z"/>
                <w:rFonts w:ascii="Times New Roman" w:hAnsi="Times New Roman" w:cs="Times New Roman"/>
              </w:rPr>
              <w:pPrChange w:id="821" w:author="Anna Seaman" w:date="2026-08-11T18:18:00Z" w16du:dateUtc="2026-08-11T23:18:00Z">
                <w:pPr>
                  <w:spacing w:line="480" w:lineRule="auto"/>
                </w:pPr>
              </w:pPrChange>
            </w:pPr>
            <w:ins w:id="822" w:author="Anna Seaman" w:date="2026-08-11T18:17:00Z" w16du:dateUtc="2026-08-11T23:17:00Z">
              <w:r w:rsidRPr="00E12F34">
                <w:rPr>
                  <w:rFonts w:ascii="Times New Roman" w:hAnsi="Times New Roman" w:cs="Times New Roman"/>
                  <w:color w:val="000000"/>
                </w:rPr>
                <w:t>Prone</w:t>
              </w:r>
            </w:ins>
          </w:p>
        </w:tc>
      </w:tr>
      <w:tr w:rsidR="00205594" w:rsidRPr="00A77047" w14:paraId="22FF4E35" w14:textId="77777777" w:rsidTr="00205594">
        <w:trPr>
          <w:trHeight w:val="432"/>
          <w:ins w:id="823" w:author="Anna Seaman" w:date="2026-08-11T18:17:00Z" w16du:dateUtc="2026-08-11T23:17:00Z"/>
        </w:trPr>
        <w:tc>
          <w:tcPr>
            <w:tcW w:w="3192" w:type="dxa"/>
          </w:tcPr>
          <w:p w14:paraId="40EDF9BD" w14:textId="0CCCA132" w:rsidR="00205594" w:rsidRPr="00A5440F" w:rsidRDefault="00205594" w:rsidP="00205594">
            <w:pPr>
              <w:pStyle w:val="ListParagraph"/>
              <w:spacing w:line="480" w:lineRule="auto"/>
              <w:ind w:left="144" w:hanging="144"/>
              <w:rPr>
                <w:ins w:id="824" w:author="Anna Seaman" w:date="2026-08-11T18:17:00Z" w16du:dateUtc="2026-08-11T23:17:00Z"/>
                <w:rFonts w:ascii="Times New Roman" w:hAnsi="Times New Roman" w:cs="Times New Roman"/>
              </w:rPr>
              <w:pPrChange w:id="825" w:author="Anna Seaman" w:date="2026-08-11T18:18:00Z" w16du:dateUtc="2026-08-11T23:18:00Z">
                <w:pPr>
                  <w:pStyle w:val="ListParagraph"/>
                  <w:spacing w:line="480" w:lineRule="auto"/>
                  <w:ind w:left="0"/>
                </w:pPr>
              </w:pPrChange>
            </w:pPr>
            <w:ins w:id="826" w:author="Anna Seaman" w:date="2026-08-11T18:17:00Z" w16du:dateUtc="2026-08-11T23:17:00Z">
              <w:r>
                <w:rPr>
                  <w:rFonts w:ascii="Times New Roman" w:hAnsi="Times New Roman" w:cs="Times New Roman"/>
                  <w:color w:val="000000"/>
                </w:rPr>
                <w:t xml:space="preserve">2. </w:t>
              </w:r>
              <w:r w:rsidRPr="00C275A9">
                <w:rPr>
                  <w:rFonts w:ascii="Times New Roman" w:hAnsi="Times New Roman" w:cs="Times New Roman"/>
                  <w:color w:val="000000"/>
                </w:rPr>
                <w:t>TENS</w:t>
              </w:r>
            </w:ins>
          </w:p>
        </w:tc>
        <w:tc>
          <w:tcPr>
            <w:tcW w:w="3071" w:type="dxa"/>
          </w:tcPr>
          <w:p w14:paraId="04929152" w14:textId="1BB0B5DF" w:rsidR="00205594" w:rsidRPr="00A5440F" w:rsidRDefault="00205594" w:rsidP="00205594">
            <w:pPr>
              <w:spacing w:line="480" w:lineRule="auto"/>
              <w:ind w:left="144" w:hanging="144"/>
              <w:rPr>
                <w:ins w:id="827" w:author="Anna Seaman" w:date="2026-08-11T18:17:00Z" w16du:dateUtc="2026-08-11T23:17:00Z"/>
                <w:rFonts w:ascii="Times New Roman" w:hAnsi="Times New Roman" w:cs="Times New Roman"/>
              </w:rPr>
              <w:pPrChange w:id="828" w:author="Anna Seaman" w:date="2026-08-11T18:18:00Z" w16du:dateUtc="2026-08-11T23:18:00Z">
                <w:pPr>
                  <w:spacing w:line="480" w:lineRule="auto"/>
                </w:pPr>
              </w:pPrChange>
            </w:pPr>
            <w:ins w:id="829" w:author="Anna Seaman" w:date="2026-08-11T18:17:00Z" w16du:dateUtc="2026-08-11T23:17:00Z">
              <w:r w:rsidRPr="00C275A9">
                <w:rPr>
                  <w:rFonts w:ascii="Times New Roman" w:hAnsi="Times New Roman" w:cs="Times New Roman"/>
                  <w:color w:val="000000"/>
                </w:rPr>
                <w:t>80-120</w:t>
              </w:r>
              <w:r>
                <w:rPr>
                  <w:rFonts w:ascii="Times New Roman" w:hAnsi="Times New Roman" w:cs="Times New Roman"/>
                  <w:color w:val="000000"/>
                </w:rPr>
                <w:t xml:space="preserve"> Hz, </w:t>
              </w:r>
              <w:r w:rsidRPr="00C275A9">
                <w:rPr>
                  <w:rFonts w:ascii="Times New Roman" w:hAnsi="Times New Roman" w:cs="Times New Roman"/>
                  <w:color w:val="000000"/>
                </w:rPr>
                <w:t>20-30 min</w:t>
              </w:r>
              <w:r>
                <w:rPr>
                  <w:rFonts w:ascii="Times New Roman" w:hAnsi="Times New Roman" w:cs="Times New Roman"/>
                  <w:color w:val="000000"/>
                </w:rPr>
                <w:t>, low or sensory level intensity</w:t>
              </w:r>
            </w:ins>
          </w:p>
        </w:tc>
        <w:tc>
          <w:tcPr>
            <w:tcW w:w="3313" w:type="dxa"/>
          </w:tcPr>
          <w:p w14:paraId="05DDA493" w14:textId="653DE64E" w:rsidR="00205594" w:rsidRPr="00A5440F" w:rsidRDefault="00205594" w:rsidP="00205594">
            <w:pPr>
              <w:spacing w:line="480" w:lineRule="auto"/>
              <w:ind w:left="144" w:hanging="144"/>
              <w:rPr>
                <w:ins w:id="830" w:author="Anna Seaman" w:date="2026-08-11T18:17:00Z" w16du:dateUtc="2026-08-11T23:17:00Z"/>
                <w:rFonts w:ascii="Times New Roman" w:hAnsi="Times New Roman" w:cs="Times New Roman"/>
              </w:rPr>
              <w:pPrChange w:id="831" w:author="Anna Seaman" w:date="2026-08-11T18:18:00Z" w16du:dateUtc="2026-08-11T23:18:00Z">
                <w:pPr>
                  <w:spacing w:line="480" w:lineRule="auto"/>
                </w:pPr>
              </w:pPrChange>
            </w:pPr>
            <w:ins w:id="832" w:author="Anna Seaman" w:date="2026-08-11T18:17:00Z" w16du:dateUtc="2026-08-11T23:17:00Z">
              <w:r w:rsidRPr="00E12F34">
                <w:rPr>
                  <w:rFonts w:ascii="Times New Roman" w:hAnsi="Times New Roman" w:cs="Times New Roman"/>
                  <w:color w:val="000000"/>
                </w:rPr>
                <w:t>Prone in a comfortable position; electrodes around painful area</w:t>
              </w:r>
            </w:ins>
          </w:p>
        </w:tc>
      </w:tr>
      <w:tr w:rsidR="00205594" w:rsidRPr="00A77047" w14:paraId="1478A912" w14:textId="77777777" w:rsidTr="00205594">
        <w:trPr>
          <w:trHeight w:val="432"/>
          <w:ins w:id="833" w:author="Anna Seaman" w:date="2026-08-11T18:17:00Z" w16du:dateUtc="2026-08-11T23:17:00Z"/>
        </w:trPr>
        <w:tc>
          <w:tcPr>
            <w:tcW w:w="3192" w:type="dxa"/>
          </w:tcPr>
          <w:p w14:paraId="37680093" w14:textId="17035199" w:rsidR="00205594" w:rsidRPr="00A5440F" w:rsidRDefault="00205594" w:rsidP="00205594">
            <w:pPr>
              <w:pStyle w:val="ListParagraph"/>
              <w:spacing w:line="480" w:lineRule="auto"/>
              <w:ind w:left="144" w:hanging="144"/>
              <w:rPr>
                <w:ins w:id="834" w:author="Anna Seaman" w:date="2026-08-11T18:17:00Z" w16du:dateUtc="2026-08-11T23:17:00Z"/>
                <w:rFonts w:ascii="Times New Roman" w:hAnsi="Times New Roman" w:cs="Times New Roman"/>
              </w:rPr>
              <w:pPrChange w:id="835" w:author="Anna Seaman" w:date="2026-08-11T18:18:00Z" w16du:dateUtc="2026-08-11T23:18:00Z">
                <w:pPr>
                  <w:pStyle w:val="ListParagraph"/>
                  <w:spacing w:line="480" w:lineRule="auto"/>
                  <w:ind w:left="0"/>
                </w:pPr>
              </w:pPrChange>
            </w:pPr>
            <w:ins w:id="836" w:author="Anna Seaman" w:date="2026-08-11T18:17:00Z" w16du:dateUtc="2026-08-11T23:17:00Z">
              <w:r>
                <w:rPr>
                  <w:rFonts w:ascii="Times New Roman" w:hAnsi="Times New Roman" w:cs="Times New Roman"/>
                  <w:color w:val="000000"/>
                </w:rPr>
                <w:t xml:space="preserve">3 </w:t>
              </w:r>
              <w:r w:rsidRPr="00E12F34">
                <w:rPr>
                  <w:rFonts w:ascii="Times New Roman" w:hAnsi="Times New Roman" w:cs="Times New Roman"/>
                  <w:color w:val="000000"/>
                </w:rPr>
                <w:t>Interferential current (IFC)</w:t>
              </w:r>
            </w:ins>
          </w:p>
        </w:tc>
        <w:tc>
          <w:tcPr>
            <w:tcW w:w="3071" w:type="dxa"/>
          </w:tcPr>
          <w:p w14:paraId="2BEADF85" w14:textId="6323C37E" w:rsidR="00205594" w:rsidRPr="00A5440F" w:rsidRDefault="00205594" w:rsidP="00205594">
            <w:pPr>
              <w:spacing w:line="480" w:lineRule="auto"/>
              <w:ind w:left="144" w:hanging="144"/>
              <w:rPr>
                <w:ins w:id="837" w:author="Anna Seaman" w:date="2026-08-11T18:17:00Z" w16du:dateUtc="2026-08-11T23:17:00Z"/>
                <w:rFonts w:ascii="Times New Roman" w:hAnsi="Times New Roman" w:cs="Times New Roman"/>
              </w:rPr>
              <w:pPrChange w:id="838" w:author="Anna Seaman" w:date="2026-08-11T18:18:00Z" w16du:dateUtc="2026-08-11T23:18:00Z">
                <w:pPr>
                  <w:spacing w:line="480" w:lineRule="auto"/>
                </w:pPr>
              </w:pPrChange>
            </w:pPr>
            <w:ins w:id="839" w:author="Anna Seaman" w:date="2026-08-11T18:17:00Z" w16du:dateUtc="2026-08-11T23:17:00Z">
              <w:r w:rsidRPr="00C275A9">
                <w:rPr>
                  <w:rFonts w:ascii="Times New Roman" w:hAnsi="Times New Roman" w:cs="Times New Roman"/>
                  <w:color w:val="000000"/>
                </w:rPr>
                <w:t>80-150</w:t>
              </w:r>
              <w:r>
                <w:rPr>
                  <w:rFonts w:ascii="Times New Roman" w:hAnsi="Times New Roman" w:cs="Times New Roman"/>
                  <w:color w:val="000000"/>
                </w:rPr>
                <w:t xml:space="preserve"> Hz; sensory level intensity; </w:t>
              </w:r>
              <w:r w:rsidRPr="00C275A9">
                <w:rPr>
                  <w:rFonts w:ascii="Times New Roman" w:hAnsi="Times New Roman" w:cs="Times New Roman"/>
                  <w:color w:val="000000"/>
                </w:rPr>
                <w:t>15-20 min</w:t>
              </w:r>
            </w:ins>
          </w:p>
        </w:tc>
        <w:tc>
          <w:tcPr>
            <w:tcW w:w="3313" w:type="dxa"/>
          </w:tcPr>
          <w:p w14:paraId="6C8DBC2B" w14:textId="6E0F9D53" w:rsidR="00205594" w:rsidRPr="00A5440F" w:rsidRDefault="00205594" w:rsidP="00205594">
            <w:pPr>
              <w:spacing w:line="480" w:lineRule="auto"/>
              <w:ind w:left="144" w:hanging="144"/>
              <w:rPr>
                <w:ins w:id="840" w:author="Anna Seaman" w:date="2026-08-11T18:17:00Z" w16du:dateUtc="2026-08-11T23:17:00Z"/>
                <w:rFonts w:ascii="Times New Roman" w:hAnsi="Times New Roman" w:cs="Times New Roman"/>
              </w:rPr>
              <w:pPrChange w:id="841" w:author="Anna Seaman" w:date="2026-08-11T18:18:00Z" w16du:dateUtc="2026-08-11T23:18:00Z">
                <w:pPr>
                  <w:spacing w:line="480" w:lineRule="auto"/>
                </w:pPr>
              </w:pPrChange>
            </w:pPr>
            <w:ins w:id="842" w:author="Anna Seaman" w:date="2026-08-11T18:17:00Z" w16du:dateUtc="2026-08-11T23:17:00Z">
              <w:r w:rsidRPr="00E12F34">
                <w:rPr>
                  <w:rFonts w:ascii="Times New Roman" w:hAnsi="Times New Roman" w:cs="Times New Roman"/>
                  <w:color w:val="000000"/>
                </w:rPr>
                <w:t>Prone with pad channels crossing the painful area</w:t>
              </w:r>
            </w:ins>
          </w:p>
        </w:tc>
      </w:tr>
    </w:tbl>
    <w:p w14:paraId="0882ECDD" w14:textId="77777777" w:rsidR="00205594" w:rsidRDefault="00205594" w:rsidP="00127078">
      <w:pPr>
        <w:spacing w:line="480" w:lineRule="auto"/>
        <w:rPr>
          <w:ins w:id="843" w:author="Anna Seaman" w:date="2026-08-11T18:17:00Z" w16du:dateUtc="2026-08-11T23:17:00Z"/>
          <w:rFonts w:ascii="Times New Roman" w:hAnsi="Times New Roman" w:cs="Times New Roman"/>
          <w:color w:val="000000"/>
        </w:rPr>
      </w:pPr>
    </w:p>
    <w:tbl>
      <w:tblPr>
        <w:tblStyle w:val="TableGrid"/>
        <w:tblW w:w="5000" w:type="pct"/>
        <w:shd w:val="clear" w:color="auto" w:fill="A73023"/>
        <w:tblLook w:val="04A0" w:firstRow="1" w:lastRow="0" w:firstColumn="1" w:lastColumn="0" w:noHBand="0" w:noVBand="1"/>
      </w:tblPr>
      <w:tblGrid>
        <w:gridCol w:w="3192"/>
        <w:gridCol w:w="3071"/>
        <w:gridCol w:w="3313"/>
      </w:tblGrid>
      <w:tr w:rsidR="00205594" w:rsidRPr="00D04444" w14:paraId="3D58BF79" w14:textId="77777777" w:rsidTr="00205594">
        <w:trPr>
          <w:trHeight w:val="864"/>
          <w:ins w:id="844" w:author="Anna Seaman" w:date="2026-08-11T18:17:00Z" w16du:dateUtc="2026-08-11T23:17:00Z"/>
        </w:trPr>
        <w:tc>
          <w:tcPr>
            <w:tcW w:w="3192" w:type="dxa"/>
            <w:shd w:val="clear" w:color="auto" w:fill="A73023"/>
          </w:tcPr>
          <w:p w14:paraId="4396EC3E" w14:textId="77777777" w:rsidR="00205594" w:rsidRPr="00A5440F" w:rsidRDefault="00205594" w:rsidP="00F60FE8">
            <w:pPr>
              <w:spacing w:line="480" w:lineRule="auto"/>
              <w:jc w:val="center"/>
              <w:rPr>
                <w:ins w:id="845" w:author="Anna Seaman" w:date="2026-08-11T18:17:00Z" w16du:dateUtc="2026-08-11T23:17:00Z"/>
                <w:rFonts w:ascii="Times New Roman" w:hAnsi="Times New Roman" w:cs="Times New Roman"/>
                <w:b/>
                <w:bCs/>
                <w:color w:val="FFFFFF" w:themeColor="background1"/>
                <w:sz w:val="20"/>
                <w:szCs w:val="20"/>
              </w:rPr>
            </w:pPr>
            <w:ins w:id="846" w:author="Anna Seaman" w:date="2026-08-11T18:17:00Z" w16du:dateUtc="2026-08-11T23:17:00Z">
              <w:r w:rsidRPr="00A5440F">
                <w:rPr>
                  <w:rFonts w:ascii="Times New Roman" w:hAnsi="Times New Roman" w:cs="Times New Roman"/>
                  <w:b/>
                  <w:bCs/>
                  <w:color w:val="FFFFFF" w:themeColor="background1"/>
                  <w:sz w:val="20"/>
                  <w:szCs w:val="20"/>
                </w:rPr>
                <w:t>MODALITY FOR SACROILIAC DYSFUNCTION</w:t>
              </w:r>
            </w:ins>
          </w:p>
        </w:tc>
        <w:tc>
          <w:tcPr>
            <w:tcW w:w="3071" w:type="dxa"/>
            <w:shd w:val="clear" w:color="auto" w:fill="A73023"/>
          </w:tcPr>
          <w:p w14:paraId="0FF1E157" w14:textId="77777777" w:rsidR="00205594" w:rsidRPr="00A5440F" w:rsidRDefault="00205594" w:rsidP="00F60FE8">
            <w:pPr>
              <w:spacing w:line="480" w:lineRule="auto"/>
              <w:jc w:val="center"/>
              <w:rPr>
                <w:ins w:id="847" w:author="Anna Seaman" w:date="2026-08-11T18:17:00Z" w16du:dateUtc="2026-08-11T23:17:00Z"/>
                <w:rFonts w:ascii="Times New Roman" w:hAnsi="Times New Roman" w:cs="Times New Roman"/>
                <w:b/>
                <w:bCs/>
                <w:color w:val="FFFFFF" w:themeColor="background1"/>
                <w:sz w:val="20"/>
                <w:szCs w:val="20"/>
              </w:rPr>
            </w:pPr>
            <w:ins w:id="848" w:author="Anna Seaman" w:date="2026-08-11T18:17:00Z" w16du:dateUtc="2026-08-11T23:17:00Z">
              <w:r w:rsidRPr="00A5440F">
                <w:rPr>
                  <w:rFonts w:ascii="Times New Roman" w:hAnsi="Times New Roman" w:cs="Times New Roman"/>
                  <w:b/>
                  <w:bCs/>
                  <w:color w:val="FFFFFF" w:themeColor="background1"/>
                  <w:sz w:val="20"/>
                  <w:szCs w:val="20"/>
                </w:rPr>
                <w:t>PARAMETERS</w:t>
              </w:r>
            </w:ins>
          </w:p>
        </w:tc>
        <w:tc>
          <w:tcPr>
            <w:tcW w:w="3313" w:type="dxa"/>
            <w:shd w:val="clear" w:color="auto" w:fill="A73023"/>
          </w:tcPr>
          <w:p w14:paraId="4D5E7FC6" w14:textId="77777777" w:rsidR="00205594" w:rsidRPr="00A5440F" w:rsidRDefault="00205594" w:rsidP="00F60FE8">
            <w:pPr>
              <w:spacing w:line="480" w:lineRule="auto"/>
              <w:jc w:val="center"/>
              <w:rPr>
                <w:ins w:id="849" w:author="Anna Seaman" w:date="2026-08-11T18:17:00Z" w16du:dateUtc="2026-08-11T23:17:00Z"/>
                <w:rFonts w:ascii="Times New Roman" w:hAnsi="Times New Roman" w:cs="Times New Roman"/>
                <w:b/>
                <w:bCs/>
                <w:color w:val="FFFFFF" w:themeColor="background1"/>
                <w:sz w:val="20"/>
                <w:szCs w:val="20"/>
              </w:rPr>
            </w:pPr>
            <w:ins w:id="850" w:author="Anna Seaman" w:date="2026-08-11T18:17:00Z" w16du:dateUtc="2026-08-11T23:17:00Z">
              <w:r w:rsidRPr="00A5440F">
                <w:rPr>
                  <w:rFonts w:ascii="Times New Roman" w:hAnsi="Times New Roman" w:cs="Times New Roman"/>
                  <w:b/>
                  <w:bCs/>
                  <w:color w:val="FFFFFF" w:themeColor="background1"/>
                  <w:sz w:val="20"/>
                  <w:szCs w:val="20"/>
                </w:rPr>
                <w:t>PATIENT POSITION INSTRUCTIONS</w:t>
              </w:r>
            </w:ins>
          </w:p>
        </w:tc>
      </w:tr>
      <w:tr w:rsidR="00205594" w:rsidRPr="00D04444" w14:paraId="2D1C4356" w14:textId="77777777" w:rsidTr="00205594">
        <w:trPr>
          <w:trHeight w:val="432"/>
          <w:ins w:id="851" w:author="Anna Seaman" w:date="2026-08-11T18:17:00Z" w16du:dateUtc="2026-08-11T23:17:00Z"/>
        </w:trPr>
        <w:tc>
          <w:tcPr>
            <w:tcW w:w="3192" w:type="dxa"/>
          </w:tcPr>
          <w:p w14:paraId="10B6580E" w14:textId="7B72E3EC" w:rsidR="00205594" w:rsidRPr="00D04444" w:rsidRDefault="00205594" w:rsidP="00205594">
            <w:pPr>
              <w:pStyle w:val="ListParagraph"/>
              <w:spacing w:line="480" w:lineRule="auto"/>
              <w:ind w:left="144" w:hanging="144"/>
              <w:rPr>
                <w:ins w:id="852" w:author="Anna Seaman" w:date="2026-08-11T18:17:00Z" w16du:dateUtc="2026-08-11T23:17:00Z"/>
                <w:rFonts w:ascii="Times New Roman" w:hAnsi="Times New Roman" w:cs="Times New Roman"/>
              </w:rPr>
              <w:pPrChange w:id="853" w:author="Anna Seaman" w:date="2026-08-11T18:18:00Z" w16du:dateUtc="2026-08-11T23:18:00Z">
                <w:pPr>
                  <w:pStyle w:val="ListParagraph"/>
                  <w:spacing w:line="480" w:lineRule="auto"/>
                  <w:ind w:left="0"/>
                </w:pPr>
              </w:pPrChange>
            </w:pPr>
            <w:ins w:id="854" w:author="Anna Seaman" w:date="2026-08-11T18:19:00Z" w16du:dateUtc="2026-08-11T23:19:00Z">
              <w:r>
                <w:rPr>
                  <w:rFonts w:ascii="Times New Roman" w:hAnsi="Times New Roman" w:cs="Times New Roman"/>
                  <w:color w:val="000000"/>
                </w:rPr>
                <w:t xml:space="preserve">1. </w:t>
              </w:r>
            </w:ins>
            <w:ins w:id="855" w:author="Anna Seaman" w:date="2026-08-11T18:17:00Z" w16du:dateUtc="2026-08-11T23:17:00Z">
              <w:r w:rsidRPr="00E12F34">
                <w:rPr>
                  <w:rFonts w:ascii="Times New Roman" w:hAnsi="Times New Roman" w:cs="Times New Roman"/>
                  <w:color w:val="000000"/>
                </w:rPr>
                <w:t>Moist heat pack</w:t>
              </w:r>
            </w:ins>
          </w:p>
        </w:tc>
        <w:tc>
          <w:tcPr>
            <w:tcW w:w="3071" w:type="dxa"/>
          </w:tcPr>
          <w:p w14:paraId="3E5CD56C" w14:textId="4D5B3316" w:rsidR="00205594" w:rsidRPr="00D04444" w:rsidRDefault="00205594" w:rsidP="00205594">
            <w:pPr>
              <w:spacing w:line="480" w:lineRule="auto"/>
              <w:ind w:left="144" w:hanging="144"/>
              <w:rPr>
                <w:ins w:id="856" w:author="Anna Seaman" w:date="2026-08-11T18:17:00Z" w16du:dateUtc="2026-08-11T23:17:00Z"/>
                <w:rFonts w:ascii="Times New Roman" w:hAnsi="Times New Roman" w:cs="Times New Roman"/>
              </w:rPr>
              <w:pPrChange w:id="857" w:author="Anna Seaman" w:date="2026-08-11T18:18:00Z" w16du:dateUtc="2026-08-11T23:18:00Z">
                <w:pPr>
                  <w:spacing w:line="480" w:lineRule="auto"/>
                </w:pPr>
              </w:pPrChange>
            </w:pPr>
            <w:ins w:id="858" w:author="Anna Seaman" w:date="2026-08-11T18:17:00Z" w16du:dateUtc="2026-08-11T23:17:00Z">
              <w:r w:rsidRPr="00C275A9">
                <w:rPr>
                  <w:rFonts w:ascii="Times New Roman" w:hAnsi="Times New Roman" w:cs="Times New Roman"/>
                  <w:color w:val="000000"/>
                </w:rPr>
                <w:t>10-15 min</w:t>
              </w:r>
            </w:ins>
          </w:p>
        </w:tc>
        <w:tc>
          <w:tcPr>
            <w:tcW w:w="3313" w:type="dxa"/>
          </w:tcPr>
          <w:p w14:paraId="0A745CE4" w14:textId="3EC3ADEA" w:rsidR="00205594" w:rsidRPr="00D04444" w:rsidRDefault="00205594" w:rsidP="00205594">
            <w:pPr>
              <w:spacing w:line="480" w:lineRule="auto"/>
              <w:ind w:left="144" w:hanging="144"/>
              <w:rPr>
                <w:ins w:id="859" w:author="Anna Seaman" w:date="2026-08-11T18:17:00Z" w16du:dateUtc="2026-08-11T23:17:00Z"/>
                <w:rFonts w:ascii="Times New Roman" w:hAnsi="Times New Roman" w:cs="Times New Roman"/>
              </w:rPr>
              <w:pPrChange w:id="860" w:author="Anna Seaman" w:date="2026-08-11T18:18:00Z" w16du:dateUtc="2026-08-11T23:18:00Z">
                <w:pPr>
                  <w:spacing w:line="480" w:lineRule="auto"/>
                </w:pPr>
              </w:pPrChange>
            </w:pPr>
            <w:ins w:id="861" w:author="Anna Seaman" w:date="2026-08-11T18:17:00Z" w16du:dateUtc="2026-08-11T23:17:00Z">
              <w:r w:rsidRPr="00E12F34">
                <w:rPr>
                  <w:rFonts w:ascii="Times New Roman" w:hAnsi="Times New Roman" w:cs="Times New Roman"/>
                  <w:color w:val="000000"/>
                </w:rPr>
                <w:t>Prone</w:t>
              </w:r>
            </w:ins>
          </w:p>
        </w:tc>
      </w:tr>
      <w:tr w:rsidR="00205594" w:rsidRPr="00D04444" w14:paraId="2EA41D10" w14:textId="77777777" w:rsidTr="00205594">
        <w:trPr>
          <w:trHeight w:val="432"/>
          <w:ins w:id="862" w:author="Anna Seaman" w:date="2026-08-11T18:17:00Z" w16du:dateUtc="2026-08-11T23:17:00Z"/>
        </w:trPr>
        <w:tc>
          <w:tcPr>
            <w:tcW w:w="3192" w:type="dxa"/>
          </w:tcPr>
          <w:p w14:paraId="30501009" w14:textId="30FEC7B2" w:rsidR="00205594" w:rsidRPr="00D04444" w:rsidRDefault="00205594" w:rsidP="00205594">
            <w:pPr>
              <w:pStyle w:val="ListParagraph"/>
              <w:spacing w:line="480" w:lineRule="auto"/>
              <w:ind w:left="144" w:hanging="144"/>
              <w:rPr>
                <w:ins w:id="863" w:author="Anna Seaman" w:date="2026-08-11T18:17:00Z" w16du:dateUtc="2026-08-11T23:17:00Z"/>
                <w:rFonts w:ascii="Times New Roman" w:hAnsi="Times New Roman" w:cs="Times New Roman"/>
              </w:rPr>
              <w:pPrChange w:id="864" w:author="Anna Seaman" w:date="2026-08-11T18:18:00Z" w16du:dateUtc="2026-08-11T23:18:00Z">
                <w:pPr>
                  <w:pStyle w:val="ListParagraph"/>
                  <w:spacing w:line="480" w:lineRule="auto"/>
                  <w:ind w:left="0"/>
                </w:pPr>
              </w:pPrChange>
            </w:pPr>
            <w:ins w:id="865" w:author="Anna Seaman" w:date="2026-08-11T18:19:00Z" w16du:dateUtc="2026-08-11T23:19:00Z">
              <w:r>
                <w:rPr>
                  <w:rFonts w:ascii="Times New Roman" w:hAnsi="Times New Roman" w:cs="Times New Roman"/>
                  <w:color w:val="000000"/>
                </w:rPr>
                <w:lastRenderedPageBreak/>
                <w:t xml:space="preserve">2. </w:t>
              </w:r>
            </w:ins>
            <w:ins w:id="866" w:author="Anna Seaman" w:date="2026-08-11T18:17:00Z" w16du:dateUtc="2026-08-11T23:17:00Z">
              <w:r w:rsidRPr="00E12F34">
                <w:rPr>
                  <w:rFonts w:ascii="Times New Roman" w:hAnsi="Times New Roman" w:cs="Times New Roman"/>
                  <w:color w:val="000000"/>
                </w:rPr>
                <w:t xml:space="preserve">Ice </w:t>
              </w:r>
              <w:r>
                <w:rPr>
                  <w:rFonts w:ascii="Times New Roman" w:hAnsi="Times New Roman" w:cs="Times New Roman"/>
                  <w:color w:val="000000"/>
                </w:rPr>
                <w:t>and</w:t>
              </w:r>
              <w:r w:rsidRPr="00E12F34">
                <w:rPr>
                  <w:rFonts w:ascii="Times New Roman" w:hAnsi="Times New Roman" w:cs="Times New Roman"/>
                  <w:color w:val="000000"/>
                </w:rPr>
                <w:t xml:space="preserve"> compression with SI belt</w:t>
              </w:r>
            </w:ins>
          </w:p>
        </w:tc>
        <w:tc>
          <w:tcPr>
            <w:tcW w:w="3071" w:type="dxa"/>
          </w:tcPr>
          <w:p w14:paraId="0A84024A" w14:textId="08A8CAC8" w:rsidR="00205594" w:rsidRPr="00D04444" w:rsidRDefault="00205594" w:rsidP="00205594">
            <w:pPr>
              <w:spacing w:line="480" w:lineRule="auto"/>
              <w:ind w:left="144" w:hanging="144"/>
              <w:rPr>
                <w:ins w:id="867" w:author="Anna Seaman" w:date="2026-08-11T18:17:00Z" w16du:dateUtc="2026-08-11T23:17:00Z"/>
                <w:rFonts w:ascii="Times New Roman" w:hAnsi="Times New Roman" w:cs="Times New Roman"/>
              </w:rPr>
              <w:pPrChange w:id="868" w:author="Anna Seaman" w:date="2026-08-11T18:18:00Z" w16du:dateUtc="2026-08-11T23:18:00Z">
                <w:pPr>
                  <w:spacing w:line="480" w:lineRule="auto"/>
                </w:pPr>
              </w:pPrChange>
            </w:pPr>
            <w:ins w:id="869" w:author="Anna Seaman" w:date="2026-08-11T18:17:00Z" w16du:dateUtc="2026-08-11T23:17:00Z">
              <w:r w:rsidRPr="00C275A9">
                <w:rPr>
                  <w:rFonts w:ascii="Times New Roman" w:hAnsi="Times New Roman" w:cs="Times New Roman"/>
                  <w:color w:val="000000"/>
                </w:rPr>
                <w:t>15-20 min</w:t>
              </w:r>
            </w:ins>
          </w:p>
        </w:tc>
        <w:tc>
          <w:tcPr>
            <w:tcW w:w="3313" w:type="dxa"/>
          </w:tcPr>
          <w:p w14:paraId="05587C45" w14:textId="4E781A0C" w:rsidR="00205594" w:rsidRPr="00D04444" w:rsidRDefault="00205594" w:rsidP="00205594">
            <w:pPr>
              <w:spacing w:line="480" w:lineRule="auto"/>
              <w:ind w:left="144" w:hanging="144"/>
              <w:rPr>
                <w:ins w:id="870" w:author="Anna Seaman" w:date="2026-08-11T18:17:00Z" w16du:dateUtc="2026-08-11T23:17:00Z"/>
                <w:rFonts w:ascii="Times New Roman" w:hAnsi="Times New Roman" w:cs="Times New Roman"/>
              </w:rPr>
              <w:pPrChange w:id="871" w:author="Anna Seaman" w:date="2026-08-11T18:18:00Z" w16du:dateUtc="2026-08-11T23:18:00Z">
                <w:pPr>
                  <w:spacing w:line="480" w:lineRule="auto"/>
                </w:pPr>
              </w:pPrChange>
            </w:pPr>
            <w:ins w:id="872" w:author="Anna Seaman" w:date="2026-08-11T18:17:00Z" w16du:dateUtc="2026-08-11T23:17:00Z">
              <w:r w:rsidRPr="00E12F34">
                <w:rPr>
                  <w:rFonts w:ascii="Times New Roman" w:hAnsi="Times New Roman" w:cs="Times New Roman"/>
                  <w:color w:val="000000"/>
                </w:rPr>
                <w:t>Prone with SI belt applied snug but not restrictive</w:t>
              </w:r>
            </w:ins>
          </w:p>
        </w:tc>
      </w:tr>
      <w:tr w:rsidR="00205594" w:rsidRPr="00D04444" w14:paraId="18E5D449" w14:textId="77777777" w:rsidTr="00205594">
        <w:trPr>
          <w:trHeight w:val="432"/>
          <w:ins w:id="873" w:author="Anna Seaman" w:date="2026-08-11T18:17:00Z" w16du:dateUtc="2026-08-11T23:17:00Z"/>
        </w:trPr>
        <w:tc>
          <w:tcPr>
            <w:tcW w:w="3192" w:type="dxa"/>
          </w:tcPr>
          <w:p w14:paraId="68FBB8EA" w14:textId="5C8F15F0" w:rsidR="00205594" w:rsidRPr="00D04444" w:rsidRDefault="00205594" w:rsidP="00205594">
            <w:pPr>
              <w:pStyle w:val="ListParagraph"/>
              <w:spacing w:line="480" w:lineRule="auto"/>
              <w:ind w:left="144" w:hanging="144"/>
              <w:rPr>
                <w:ins w:id="874" w:author="Anna Seaman" w:date="2026-08-11T18:17:00Z" w16du:dateUtc="2026-08-11T23:17:00Z"/>
                <w:rFonts w:ascii="Times New Roman" w:hAnsi="Times New Roman" w:cs="Times New Roman"/>
              </w:rPr>
              <w:pPrChange w:id="875" w:author="Anna Seaman" w:date="2026-08-11T18:18:00Z" w16du:dateUtc="2026-08-11T23:18:00Z">
                <w:pPr>
                  <w:pStyle w:val="ListParagraph"/>
                  <w:spacing w:line="480" w:lineRule="auto"/>
                  <w:ind w:left="0"/>
                </w:pPr>
              </w:pPrChange>
            </w:pPr>
            <w:ins w:id="876" w:author="Anna Seaman" w:date="2026-08-11T18:19:00Z" w16du:dateUtc="2026-08-11T23:19:00Z">
              <w:r>
                <w:rPr>
                  <w:rFonts w:ascii="Times New Roman" w:hAnsi="Times New Roman" w:cs="Times New Roman"/>
                  <w:color w:val="000000"/>
                </w:rPr>
                <w:t xml:space="preserve">3. </w:t>
              </w:r>
            </w:ins>
            <w:ins w:id="877" w:author="Anna Seaman" w:date="2026-08-11T18:17:00Z" w16du:dateUtc="2026-08-11T23:17:00Z">
              <w:r w:rsidRPr="00E12F34">
                <w:rPr>
                  <w:rFonts w:ascii="Times New Roman" w:hAnsi="Times New Roman" w:cs="Times New Roman"/>
                  <w:color w:val="000000"/>
                </w:rPr>
                <w:t>Traction</w:t>
              </w:r>
            </w:ins>
          </w:p>
        </w:tc>
        <w:tc>
          <w:tcPr>
            <w:tcW w:w="3071" w:type="dxa"/>
          </w:tcPr>
          <w:p w14:paraId="1BF1DB80" w14:textId="73FBE280" w:rsidR="00205594" w:rsidRPr="00D04444" w:rsidRDefault="00205594" w:rsidP="00205594">
            <w:pPr>
              <w:spacing w:line="480" w:lineRule="auto"/>
              <w:ind w:left="144" w:hanging="144"/>
              <w:rPr>
                <w:ins w:id="878" w:author="Anna Seaman" w:date="2026-08-11T18:17:00Z" w16du:dateUtc="2026-08-11T23:17:00Z"/>
                <w:rFonts w:ascii="Times New Roman" w:hAnsi="Times New Roman" w:cs="Times New Roman"/>
              </w:rPr>
              <w:pPrChange w:id="879" w:author="Anna Seaman" w:date="2026-08-11T18:18:00Z" w16du:dateUtc="2026-08-11T23:18:00Z">
                <w:pPr>
                  <w:spacing w:line="480" w:lineRule="auto"/>
                </w:pPr>
              </w:pPrChange>
            </w:pPr>
            <w:ins w:id="880" w:author="Anna Seaman" w:date="2026-08-11T18:17:00Z" w16du:dateUtc="2026-08-11T23:17:00Z">
              <w:r>
                <w:rPr>
                  <w:rFonts w:ascii="Times New Roman" w:hAnsi="Times New Roman" w:cs="Times New Roman"/>
                  <w:color w:val="000000"/>
                </w:rPr>
                <w:t xml:space="preserve">Low load (15-20% of body weight); intermittent; </w:t>
              </w:r>
              <w:r w:rsidRPr="00C275A9">
                <w:rPr>
                  <w:rFonts w:ascii="Times New Roman" w:hAnsi="Times New Roman" w:cs="Times New Roman"/>
                  <w:color w:val="000000"/>
                </w:rPr>
                <w:t>10-15 min</w:t>
              </w:r>
            </w:ins>
          </w:p>
        </w:tc>
        <w:tc>
          <w:tcPr>
            <w:tcW w:w="3313" w:type="dxa"/>
          </w:tcPr>
          <w:p w14:paraId="287E85F5" w14:textId="212D4A21" w:rsidR="00205594" w:rsidRPr="00D04444" w:rsidRDefault="00205594" w:rsidP="00205594">
            <w:pPr>
              <w:spacing w:line="480" w:lineRule="auto"/>
              <w:ind w:left="144" w:hanging="144"/>
              <w:rPr>
                <w:ins w:id="881" w:author="Anna Seaman" w:date="2026-08-11T18:17:00Z" w16du:dateUtc="2026-08-11T23:17:00Z"/>
                <w:rFonts w:ascii="Times New Roman" w:hAnsi="Times New Roman" w:cs="Times New Roman"/>
              </w:rPr>
              <w:pPrChange w:id="882" w:author="Anna Seaman" w:date="2026-08-11T18:18:00Z" w16du:dateUtc="2026-08-11T23:18:00Z">
                <w:pPr>
                  <w:spacing w:line="480" w:lineRule="auto"/>
                </w:pPr>
              </w:pPrChange>
            </w:pPr>
            <w:ins w:id="883" w:author="Anna Seaman" w:date="2026-08-11T18:17:00Z" w16du:dateUtc="2026-08-11T23:17:00Z">
              <w:r w:rsidRPr="00E12F34">
                <w:rPr>
                  <w:rFonts w:ascii="Times New Roman" w:hAnsi="Times New Roman" w:cs="Times New Roman"/>
                  <w:color w:val="000000"/>
                </w:rPr>
                <w:t>Supine with hips</w:t>
              </w:r>
              <w:r>
                <w:rPr>
                  <w:rFonts w:ascii="Times New Roman" w:hAnsi="Times New Roman" w:cs="Times New Roman"/>
                  <w:color w:val="000000"/>
                </w:rPr>
                <w:t xml:space="preserve"> or </w:t>
              </w:r>
              <w:r w:rsidRPr="00E12F34">
                <w:rPr>
                  <w:rFonts w:ascii="Times New Roman" w:hAnsi="Times New Roman" w:cs="Times New Roman"/>
                  <w:color w:val="000000"/>
                </w:rPr>
                <w:t>knees flexed</w:t>
              </w:r>
            </w:ins>
          </w:p>
        </w:tc>
      </w:tr>
    </w:tbl>
    <w:p w14:paraId="6F61EE6E" w14:textId="77777777" w:rsidR="00205594" w:rsidRDefault="00205594" w:rsidP="00127078">
      <w:pPr>
        <w:spacing w:line="480" w:lineRule="auto"/>
        <w:rPr>
          <w:ins w:id="884" w:author="Anna Seaman" w:date="2026-08-11T18:17:00Z" w16du:dateUtc="2026-08-11T23:17:00Z"/>
          <w:rFonts w:ascii="Times New Roman" w:hAnsi="Times New Roman" w:cs="Times New Roman"/>
          <w:color w:val="000000"/>
        </w:rPr>
      </w:pPr>
    </w:p>
    <w:tbl>
      <w:tblPr>
        <w:tblStyle w:val="TableGrid"/>
        <w:tblW w:w="5000" w:type="pct"/>
        <w:shd w:val="clear" w:color="auto" w:fill="A73023"/>
        <w:tblLook w:val="04A0" w:firstRow="1" w:lastRow="0" w:firstColumn="1" w:lastColumn="0" w:noHBand="0" w:noVBand="1"/>
      </w:tblPr>
      <w:tblGrid>
        <w:gridCol w:w="3192"/>
        <w:gridCol w:w="3071"/>
        <w:gridCol w:w="3313"/>
      </w:tblGrid>
      <w:tr w:rsidR="00205594" w:rsidRPr="00D04444" w14:paraId="62257EC9" w14:textId="77777777" w:rsidTr="00205594">
        <w:trPr>
          <w:trHeight w:val="864"/>
          <w:ins w:id="885" w:author="Anna Seaman" w:date="2026-08-11T18:18:00Z" w16du:dateUtc="2026-08-11T23:18:00Z"/>
        </w:trPr>
        <w:tc>
          <w:tcPr>
            <w:tcW w:w="3192" w:type="dxa"/>
            <w:shd w:val="clear" w:color="auto" w:fill="A73023"/>
          </w:tcPr>
          <w:p w14:paraId="48D381C7" w14:textId="77777777" w:rsidR="00205594" w:rsidRPr="00D04444" w:rsidRDefault="00205594" w:rsidP="00F60FE8">
            <w:pPr>
              <w:spacing w:line="480" w:lineRule="auto"/>
              <w:jc w:val="center"/>
              <w:rPr>
                <w:ins w:id="886" w:author="Anna Seaman" w:date="2026-08-11T18:18:00Z" w16du:dateUtc="2026-08-11T23:18:00Z"/>
                <w:rFonts w:ascii="Times New Roman" w:hAnsi="Times New Roman" w:cs="Times New Roman"/>
                <w:b/>
                <w:bCs/>
                <w:color w:val="FFFFFF" w:themeColor="background1"/>
                <w:sz w:val="20"/>
                <w:szCs w:val="20"/>
              </w:rPr>
            </w:pPr>
            <w:ins w:id="887" w:author="Anna Seaman" w:date="2026-08-11T18:18:00Z" w16du:dateUtc="2026-08-11T23:18:00Z">
              <w:r w:rsidRPr="00A77047">
                <w:rPr>
                  <w:rFonts w:ascii="Times New Roman" w:hAnsi="Times New Roman" w:cs="Times New Roman"/>
                  <w:b/>
                  <w:bCs/>
                  <w:color w:val="FFFFFF" w:themeColor="background1"/>
                  <w:sz w:val="20"/>
                  <w:szCs w:val="20"/>
                </w:rPr>
                <w:t>MODALITY FOR RECTUS FEMORIS TIGHTNESS</w:t>
              </w:r>
            </w:ins>
          </w:p>
        </w:tc>
        <w:tc>
          <w:tcPr>
            <w:tcW w:w="3071" w:type="dxa"/>
            <w:shd w:val="clear" w:color="auto" w:fill="A73023"/>
          </w:tcPr>
          <w:p w14:paraId="752688FB" w14:textId="77777777" w:rsidR="00205594" w:rsidRPr="00D04444" w:rsidRDefault="00205594" w:rsidP="00F60FE8">
            <w:pPr>
              <w:spacing w:line="480" w:lineRule="auto"/>
              <w:jc w:val="center"/>
              <w:rPr>
                <w:ins w:id="888" w:author="Anna Seaman" w:date="2026-08-11T18:18:00Z" w16du:dateUtc="2026-08-11T23:18:00Z"/>
                <w:rFonts w:ascii="Times New Roman" w:hAnsi="Times New Roman" w:cs="Times New Roman"/>
                <w:b/>
                <w:bCs/>
                <w:color w:val="FFFFFF" w:themeColor="background1"/>
                <w:sz w:val="20"/>
                <w:szCs w:val="20"/>
              </w:rPr>
            </w:pPr>
            <w:ins w:id="889" w:author="Anna Seaman" w:date="2026-08-11T18:18:00Z" w16du:dateUtc="2026-08-11T23:18:00Z">
              <w:r w:rsidRPr="00D04444">
                <w:rPr>
                  <w:rFonts w:ascii="Times New Roman" w:hAnsi="Times New Roman" w:cs="Times New Roman"/>
                  <w:b/>
                  <w:bCs/>
                  <w:color w:val="FFFFFF" w:themeColor="background1"/>
                  <w:sz w:val="20"/>
                  <w:szCs w:val="20"/>
                </w:rPr>
                <w:t>PARAMETERS</w:t>
              </w:r>
            </w:ins>
          </w:p>
        </w:tc>
        <w:tc>
          <w:tcPr>
            <w:tcW w:w="3313" w:type="dxa"/>
            <w:shd w:val="clear" w:color="auto" w:fill="A73023"/>
          </w:tcPr>
          <w:p w14:paraId="6261EF48" w14:textId="77777777" w:rsidR="00205594" w:rsidRPr="00D04444" w:rsidRDefault="00205594" w:rsidP="00F60FE8">
            <w:pPr>
              <w:spacing w:line="480" w:lineRule="auto"/>
              <w:jc w:val="center"/>
              <w:rPr>
                <w:ins w:id="890" w:author="Anna Seaman" w:date="2026-08-11T18:18:00Z" w16du:dateUtc="2026-08-11T23:18:00Z"/>
                <w:rFonts w:ascii="Times New Roman" w:hAnsi="Times New Roman" w:cs="Times New Roman"/>
                <w:b/>
                <w:bCs/>
                <w:color w:val="FFFFFF" w:themeColor="background1"/>
                <w:sz w:val="20"/>
                <w:szCs w:val="20"/>
              </w:rPr>
            </w:pPr>
            <w:ins w:id="891" w:author="Anna Seaman" w:date="2026-08-11T18:18:00Z" w16du:dateUtc="2026-08-11T23:18:00Z">
              <w:r w:rsidRPr="00D04444">
                <w:rPr>
                  <w:rFonts w:ascii="Times New Roman" w:hAnsi="Times New Roman" w:cs="Times New Roman"/>
                  <w:b/>
                  <w:bCs/>
                  <w:color w:val="FFFFFF" w:themeColor="background1"/>
                  <w:sz w:val="20"/>
                  <w:szCs w:val="20"/>
                </w:rPr>
                <w:t>PATIENT POSITION INSTRUCTIONS</w:t>
              </w:r>
            </w:ins>
          </w:p>
        </w:tc>
      </w:tr>
      <w:tr w:rsidR="00205594" w:rsidRPr="00D04444" w14:paraId="4C828C42" w14:textId="77777777" w:rsidTr="00205594">
        <w:trPr>
          <w:trHeight w:val="432"/>
          <w:ins w:id="892" w:author="Anna Seaman" w:date="2026-08-11T18:18:00Z" w16du:dateUtc="2026-08-11T23:18:00Z"/>
        </w:trPr>
        <w:tc>
          <w:tcPr>
            <w:tcW w:w="3192" w:type="dxa"/>
          </w:tcPr>
          <w:p w14:paraId="537DD8DC" w14:textId="0CC3731E" w:rsidR="00205594" w:rsidRPr="00D04444" w:rsidRDefault="00205594" w:rsidP="00205594">
            <w:pPr>
              <w:pStyle w:val="ListParagraph"/>
              <w:spacing w:line="480" w:lineRule="auto"/>
              <w:ind w:left="144" w:hanging="144"/>
              <w:rPr>
                <w:ins w:id="893" w:author="Anna Seaman" w:date="2026-08-11T18:18:00Z" w16du:dateUtc="2026-08-11T23:18:00Z"/>
                <w:rFonts w:ascii="Times New Roman" w:hAnsi="Times New Roman" w:cs="Times New Roman"/>
              </w:rPr>
              <w:pPrChange w:id="894" w:author="Anna Seaman" w:date="2026-08-11T18:19:00Z" w16du:dateUtc="2026-08-11T23:19:00Z">
                <w:pPr>
                  <w:pStyle w:val="ListParagraph"/>
                  <w:spacing w:line="480" w:lineRule="auto"/>
                  <w:ind w:left="0"/>
                </w:pPr>
              </w:pPrChange>
            </w:pPr>
            <w:ins w:id="895" w:author="Anna Seaman" w:date="2026-08-11T18:19:00Z" w16du:dateUtc="2026-08-11T23:19:00Z">
              <w:r>
                <w:rPr>
                  <w:rFonts w:ascii="Times New Roman" w:hAnsi="Times New Roman" w:cs="Times New Roman"/>
                  <w:color w:val="000000"/>
                </w:rPr>
                <w:t xml:space="preserve">1. </w:t>
              </w:r>
              <w:r w:rsidRPr="00E12F34">
                <w:rPr>
                  <w:rFonts w:ascii="Times New Roman" w:hAnsi="Times New Roman" w:cs="Times New Roman"/>
                  <w:color w:val="000000"/>
                </w:rPr>
                <w:t>Therapeutic ultrasound</w:t>
              </w:r>
            </w:ins>
          </w:p>
        </w:tc>
        <w:tc>
          <w:tcPr>
            <w:tcW w:w="3071" w:type="dxa"/>
          </w:tcPr>
          <w:p w14:paraId="1DF542B8" w14:textId="1D17402D" w:rsidR="00205594" w:rsidRPr="00D04444" w:rsidRDefault="00205594" w:rsidP="00205594">
            <w:pPr>
              <w:spacing w:line="480" w:lineRule="auto"/>
              <w:ind w:left="144" w:hanging="144"/>
              <w:rPr>
                <w:ins w:id="896" w:author="Anna Seaman" w:date="2026-08-11T18:18:00Z" w16du:dateUtc="2026-08-11T23:18:00Z"/>
                <w:rFonts w:ascii="Times New Roman" w:hAnsi="Times New Roman" w:cs="Times New Roman"/>
              </w:rPr>
              <w:pPrChange w:id="897" w:author="Anna Seaman" w:date="2026-08-11T18:19:00Z" w16du:dateUtc="2026-08-11T23:19:00Z">
                <w:pPr>
                  <w:spacing w:line="480" w:lineRule="auto"/>
                </w:pPr>
              </w:pPrChange>
            </w:pPr>
            <w:ins w:id="898" w:author="Anna Seaman" w:date="2026-08-11T18:19:00Z" w16du:dateUtc="2026-08-11T23:19:00Z">
              <w:r>
                <w:rPr>
                  <w:rFonts w:ascii="Times New Roman" w:hAnsi="Times New Roman" w:cs="Times New Roman"/>
                  <w:color w:val="000000"/>
                </w:rPr>
                <w:t>100</w:t>
              </w:r>
              <w:r w:rsidRPr="00C275A9">
                <w:rPr>
                  <w:rFonts w:ascii="Times New Roman" w:hAnsi="Times New Roman" w:cs="Times New Roman"/>
                  <w:color w:val="000000"/>
                </w:rPr>
                <w:t>%</w:t>
              </w:r>
              <w:r>
                <w:rPr>
                  <w:rFonts w:ascii="Times New Roman" w:hAnsi="Times New Roman" w:cs="Times New Roman"/>
                  <w:color w:val="000000"/>
                </w:rPr>
                <w:t xml:space="preserve"> duty cycle; </w:t>
              </w:r>
              <w:r w:rsidRPr="00C275A9">
                <w:rPr>
                  <w:rFonts w:ascii="Times New Roman" w:hAnsi="Times New Roman" w:cs="Times New Roman"/>
                  <w:color w:val="000000"/>
                </w:rPr>
                <w:t>1.0-1.5</w:t>
              </w:r>
              <w:r>
                <w:rPr>
                  <w:rFonts w:ascii="Times New Roman" w:hAnsi="Times New Roman" w:cs="Times New Roman"/>
                  <w:color w:val="000000"/>
                </w:rPr>
                <w:t xml:space="preserve"> W/cm</w:t>
              </w:r>
              <w:r w:rsidRPr="00E12F34">
                <w:rPr>
                  <w:rFonts w:ascii="Times New Roman" w:hAnsi="Times New Roman" w:cs="Times New Roman"/>
                  <w:color w:val="000000"/>
                  <w:vertAlign w:val="superscript"/>
                </w:rPr>
                <w:t>2</w:t>
              </w:r>
              <w:r>
                <w:rPr>
                  <w:rFonts w:ascii="Times New Roman" w:hAnsi="Times New Roman" w:cs="Times New Roman"/>
                  <w:color w:val="000000"/>
                </w:rPr>
                <w:t xml:space="preserve">; </w:t>
              </w:r>
              <w:r w:rsidRPr="00C275A9">
                <w:rPr>
                  <w:rFonts w:ascii="Times New Roman" w:hAnsi="Times New Roman" w:cs="Times New Roman"/>
                  <w:color w:val="000000"/>
                </w:rPr>
                <w:t>5-8 min</w:t>
              </w:r>
            </w:ins>
          </w:p>
        </w:tc>
        <w:tc>
          <w:tcPr>
            <w:tcW w:w="3313" w:type="dxa"/>
          </w:tcPr>
          <w:p w14:paraId="650D5BAB" w14:textId="2005C24F" w:rsidR="00205594" w:rsidRPr="00D04444" w:rsidRDefault="00205594" w:rsidP="00205594">
            <w:pPr>
              <w:spacing w:line="480" w:lineRule="auto"/>
              <w:ind w:left="144" w:hanging="144"/>
              <w:rPr>
                <w:ins w:id="899" w:author="Anna Seaman" w:date="2026-08-11T18:18:00Z" w16du:dateUtc="2026-08-11T23:18:00Z"/>
                <w:rFonts w:ascii="Times New Roman" w:hAnsi="Times New Roman" w:cs="Times New Roman"/>
              </w:rPr>
              <w:pPrChange w:id="900" w:author="Anna Seaman" w:date="2026-08-11T18:19:00Z" w16du:dateUtc="2026-08-11T23:19:00Z">
                <w:pPr>
                  <w:spacing w:line="480" w:lineRule="auto"/>
                </w:pPr>
              </w:pPrChange>
            </w:pPr>
            <w:ins w:id="901" w:author="Anna Seaman" w:date="2026-08-11T18:19:00Z" w16du:dateUtc="2026-08-11T23:19:00Z">
              <w:r w:rsidRPr="00E12F34">
                <w:rPr>
                  <w:rFonts w:ascii="Times New Roman" w:hAnsi="Times New Roman" w:cs="Times New Roman"/>
                  <w:color w:val="000000"/>
                </w:rPr>
                <w:t>Prone</w:t>
              </w:r>
            </w:ins>
          </w:p>
        </w:tc>
      </w:tr>
      <w:tr w:rsidR="00205594" w:rsidRPr="00D04444" w14:paraId="69661DC4" w14:textId="77777777" w:rsidTr="00205594">
        <w:trPr>
          <w:trHeight w:val="432"/>
          <w:ins w:id="902" w:author="Anna Seaman" w:date="2026-08-11T18:18:00Z" w16du:dateUtc="2026-08-11T23:18:00Z"/>
        </w:trPr>
        <w:tc>
          <w:tcPr>
            <w:tcW w:w="3192" w:type="dxa"/>
          </w:tcPr>
          <w:p w14:paraId="474B9159" w14:textId="591AB589" w:rsidR="00205594" w:rsidRPr="00D04444" w:rsidRDefault="00205594" w:rsidP="00205594">
            <w:pPr>
              <w:pStyle w:val="ListParagraph"/>
              <w:spacing w:line="480" w:lineRule="auto"/>
              <w:ind w:left="144" w:hanging="144"/>
              <w:rPr>
                <w:ins w:id="903" w:author="Anna Seaman" w:date="2026-08-11T18:18:00Z" w16du:dateUtc="2026-08-11T23:18:00Z"/>
                <w:rFonts w:ascii="Times New Roman" w:hAnsi="Times New Roman" w:cs="Times New Roman"/>
              </w:rPr>
              <w:pPrChange w:id="904" w:author="Anna Seaman" w:date="2026-08-11T18:19:00Z" w16du:dateUtc="2026-08-11T23:19:00Z">
                <w:pPr>
                  <w:pStyle w:val="ListParagraph"/>
                  <w:spacing w:line="480" w:lineRule="auto"/>
                  <w:ind w:left="0"/>
                </w:pPr>
              </w:pPrChange>
            </w:pPr>
            <w:ins w:id="905" w:author="Anna Seaman" w:date="2026-08-11T18:19:00Z" w16du:dateUtc="2026-08-11T23:19:00Z">
              <w:r>
                <w:rPr>
                  <w:rFonts w:ascii="Times New Roman" w:hAnsi="Times New Roman" w:cs="Times New Roman"/>
                  <w:color w:val="000000"/>
                </w:rPr>
                <w:t xml:space="preserve">2. </w:t>
              </w:r>
              <w:r w:rsidRPr="00E12F34">
                <w:rPr>
                  <w:rFonts w:ascii="Times New Roman" w:hAnsi="Times New Roman" w:cs="Times New Roman"/>
                  <w:color w:val="000000"/>
                </w:rPr>
                <w:t xml:space="preserve">Heat </w:t>
              </w:r>
              <w:r>
                <w:rPr>
                  <w:rFonts w:ascii="Times New Roman" w:hAnsi="Times New Roman" w:cs="Times New Roman"/>
                  <w:color w:val="000000"/>
                </w:rPr>
                <w:t>and</w:t>
              </w:r>
              <w:r w:rsidRPr="00E12F34">
                <w:rPr>
                  <w:rFonts w:ascii="Times New Roman" w:hAnsi="Times New Roman" w:cs="Times New Roman"/>
                  <w:color w:val="000000"/>
                </w:rPr>
                <w:t xml:space="preserve"> </w:t>
              </w:r>
              <w:r>
                <w:rPr>
                  <w:rFonts w:ascii="Times New Roman" w:hAnsi="Times New Roman" w:cs="Times New Roman"/>
                  <w:color w:val="000000"/>
                </w:rPr>
                <w:t>s</w:t>
              </w:r>
              <w:r w:rsidRPr="00E12F34">
                <w:rPr>
                  <w:rFonts w:ascii="Times New Roman" w:hAnsi="Times New Roman" w:cs="Times New Roman"/>
                  <w:color w:val="000000"/>
                </w:rPr>
                <w:t>tretch</w:t>
              </w:r>
            </w:ins>
          </w:p>
        </w:tc>
        <w:tc>
          <w:tcPr>
            <w:tcW w:w="3071" w:type="dxa"/>
          </w:tcPr>
          <w:p w14:paraId="3913E736" w14:textId="33B47955" w:rsidR="00205594" w:rsidRPr="00D04444" w:rsidRDefault="00205594" w:rsidP="00205594">
            <w:pPr>
              <w:spacing w:line="480" w:lineRule="auto"/>
              <w:ind w:left="144" w:hanging="144"/>
              <w:rPr>
                <w:ins w:id="906" w:author="Anna Seaman" w:date="2026-08-11T18:18:00Z" w16du:dateUtc="2026-08-11T23:18:00Z"/>
                <w:rFonts w:ascii="Times New Roman" w:hAnsi="Times New Roman" w:cs="Times New Roman"/>
              </w:rPr>
              <w:pPrChange w:id="907" w:author="Anna Seaman" w:date="2026-08-11T18:19:00Z" w16du:dateUtc="2026-08-11T23:19:00Z">
                <w:pPr>
                  <w:spacing w:line="480" w:lineRule="auto"/>
                </w:pPr>
              </w:pPrChange>
            </w:pPr>
            <w:ins w:id="908" w:author="Anna Seaman" w:date="2026-08-11T18:19:00Z" w16du:dateUtc="2026-08-11T23:19:00Z">
              <w:r>
                <w:rPr>
                  <w:rFonts w:ascii="Times New Roman" w:hAnsi="Times New Roman" w:cs="Times New Roman"/>
                  <w:color w:val="000000"/>
                </w:rPr>
                <w:t xml:space="preserve">Heat </w:t>
              </w:r>
              <w:r w:rsidRPr="00C275A9">
                <w:rPr>
                  <w:rFonts w:ascii="Times New Roman" w:hAnsi="Times New Roman" w:cs="Times New Roman"/>
                  <w:color w:val="000000"/>
                </w:rPr>
                <w:t>10 min</w:t>
              </w:r>
              <w:r>
                <w:rPr>
                  <w:rFonts w:ascii="Times New Roman" w:hAnsi="Times New Roman" w:cs="Times New Roman"/>
                  <w:color w:val="000000"/>
                </w:rPr>
                <w:t xml:space="preserve">, stretch </w:t>
              </w:r>
              <w:r w:rsidRPr="00C275A9">
                <w:rPr>
                  <w:rFonts w:ascii="Times New Roman" w:hAnsi="Times New Roman" w:cs="Times New Roman"/>
                  <w:color w:val="000000"/>
                </w:rPr>
                <w:t>3-5</w:t>
              </w:r>
              <w:r>
                <w:rPr>
                  <w:rFonts w:ascii="Times New Roman" w:hAnsi="Times New Roman" w:cs="Times New Roman"/>
                  <w:color w:val="000000"/>
                </w:rPr>
                <w:t xml:space="preserve"> reps for </w:t>
              </w:r>
              <w:r w:rsidRPr="00C275A9">
                <w:rPr>
                  <w:rFonts w:ascii="Times New Roman" w:hAnsi="Times New Roman" w:cs="Times New Roman"/>
                  <w:color w:val="000000"/>
                </w:rPr>
                <w:t>30 sec</w:t>
              </w:r>
              <w:r>
                <w:rPr>
                  <w:rFonts w:ascii="Times New Roman" w:hAnsi="Times New Roman" w:cs="Times New Roman"/>
                  <w:color w:val="000000"/>
                </w:rPr>
                <w:t xml:space="preserve"> each</w:t>
              </w:r>
            </w:ins>
          </w:p>
        </w:tc>
        <w:tc>
          <w:tcPr>
            <w:tcW w:w="3313" w:type="dxa"/>
          </w:tcPr>
          <w:p w14:paraId="4B99E153" w14:textId="2D9F7624" w:rsidR="00205594" w:rsidRPr="00D04444" w:rsidRDefault="00205594" w:rsidP="00205594">
            <w:pPr>
              <w:spacing w:line="480" w:lineRule="auto"/>
              <w:ind w:left="144" w:hanging="144"/>
              <w:rPr>
                <w:ins w:id="909" w:author="Anna Seaman" w:date="2026-08-11T18:18:00Z" w16du:dateUtc="2026-08-11T23:18:00Z"/>
                <w:rFonts w:ascii="Times New Roman" w:hAnsi="Times New Roman" w:cs="Times New Roman"/>
              </w:rPr>
              <w:pPrChange w:id="910" w:author="Anna Seaman" w:date="2026-08-11T18:19:00Z" w16du:dateUtc="2026-08-11T23:19:00Z">
                <w:pPr>
                  <w:spacing w:line="480" w:lineRule="auto"/>
                </w:pPr>
              </w:pPrChange>
            </w:pPr>
            <w:ins w:id="911" w:author="Anna Seaman" w:date="2026-08-11T18:19:00Z" w16du:dateUtc="2026-08-11T23:19:00Z">
              <w:r w:rsidRPr="00E12F34">
                <w:rPr>
                  <w:rFonts w:ascii="Times New Roman" w:hAnsi="Times New Roman" w:cs="Times New Roman"/>
                  <w:color w:val="000000"/>
                </w:rPr>
                <w:t>Prone. When stretching, stabilize pelvis to avoid lumbar extension substitution</w:t>
              </w:r>
            </w:ins>
          </w:p>
        </w:tc>
      </w:tr>
      <w:tr w:rsidR="00205594" w:rsidRPr="00D04444" w14:paraId="472FF63D" w14:textId="77777777" w:rsidTr="00205594">
        <w:trPr>
          <w:trHeight w:val="432"/>
          <w:ins w:id="912" w:author="Anna Seaman" w:date="2026-08-11T18:18:00Z" w16du:dateUtc="2026-08-11T23:18:00Z"/>
        </w:trPr>
        <w:tc>
          <w:tcPr>
            <w:tcW w:w="3192" w:type="dxa"/>
          </w:tcPr>
          <w:p w14:paraId="0D90E8A2" w14:textId="220A66B9" w:rsidR="00205594" w:rsidRPr="00D04444" w:rsidRDefault="00205594" w:rsidP="00205594">
            <w:pPr>
              <w:pStyle w:val="ListParagraph"/>
              <w:spacing w:line="480" w:lineRule="auto"/>
              <w:ind w:left="144" w:hanging="144"/>
              <w:rPr>
                <w:ins w:id="913" w:author="Anna Seaman" w:date="2026-08-11T18:18:00Z" w16du:dateUtc="2026-08-11T23:18:00Z"/>
                <w:rFonts w:ascii="Times New Roman" w:hAnsi="Times New Roman" w:cs="Times New Roman"/>
              </w:rPr>
              <w:pPrChange w:id="914" w:author="Anna Seaman" w:date="2026-08-11T18:19:00Z" w16du:dateUtc="2026-08-11T23:19:00Z">
                <w:pPr>
                  <w:pStyle w:val="ListParagraph"/>
                  <w:spacing w:line="480" w:lineRule="auto"/>
                  <w:ind w:left="0"/>
                </w:pPr>
              </w:pPrChange>
            </w:pPr>
            <w:ins w:id="915" w:author="Anna Seaman" w:date="2026-08-11T18:19:00Z" w16du:dateUtc="2026-08-11T23:19:00Z">
              <w:r>
                <w:rPr>
                  <w:rFonts w:ascii="Times New Roman" w:hAnsi="Times New Roman" w:cs="Times New Roman"/>
                  <w:color w:val="000000"/>
                </w:rPr>
                <w:t xml:space="preserve">3. </w:t>
              </w:r>
              <w:r w:rsidRPr="00E12F34">
                <w:rPr>
                  <w:rFonts w:ascii="Times New Roman" w:hAnsi="Times New Roman" w:cs="Times New Roman"/>
                  <w:color w:val="000000"/>
                </w:rPr>
                <w:t>Foam rolling</w:t>
              </w:r>
            </w:ins>
          </w:p>
        </w:tc>
        <w:tc>
          <w:tcPr>
            <w:tcW w:w="3071" w:type="dxa"/>
          </w:tcPr>
          <w:p w14:paraId="0B394F12" w14:textId="72407BCB" w:rsidR="00205594" w:rsidRPr="00D04444" w:rsidRDefault="00205594" w:rsidP="00205594">
            <w:pPr>
              <w:spacing w:line="480" w:lineRule="auto"/>
              <w:ind w:left="144" w:hanging="144"/>
              <w:rPr>
                <w:ins w:id="916" w:author="Anna Seaman" w:date="2026-08-11T18:18:00Z" w16du:dateUtc="2026-08-11T23:18:00Z"/>
                <w:rFonts w:ascii="Times New Roman" w:hAnsi="Times New Roman" w:cs="Times New Roman"/>
              </w:rPr>
              <w:pPrChange w:id="917" w:author="Anna Seaman" w:date="2026-08-11T18:19:00Z" w16du:dateUtc="2026-08-11T23:19:00Z">
                <w:pPr>
                  <w:spacing w:line="480" w:lineRule="auto"/>
                </w:pPr>
              </w:pPrChange>
            </w:pPr>
            <w:ins w:id="918" w:author="Anna Seaman" w:date="2026-08-11T18:19:00Z" w16du:dateUtc="2026-08-11T23:19:00Z">
              <w:r w:rsidRPr="00C275A9">
                <w:rPr>
                  <w:rFonts w:ascii="Times New Roman" w:hAnsi="Times New Roman" w:cs="Times New Roman"/>
                  <w:color w:val="000000"/>
                </w:rPr>
                <w:t>1-2 min</w:t>
              </w:r>
              <w:r>
                <w:rPr>
                  <w:rFonts w:ascii="Times New Roman" w:hAnsi="Times New Roman" w:cs="Times New Roman"/>
                  <w:color w:val="000000"/>
                </w:rPr>
                <w:t xml:space="preserve">; </w:t>
              </w:r>
              <w:r w:rsidRPr="00C275A9">
                <w:rPr>
                  <w:rFonts w:ascii="Times New Roman" w:hAnsi="Times New Roman" w:cs="Times New Roman"/>
                  <w:color w:val="000000"/>
                </w:rPr>
                <w:t>2-3</w:t>
              </w:r>
              <w:r>
                <w:rPr>
                  <w:rFonts w:ascii="Times New Roman" w:hAnsi="Times New Roman" w:cs="Times New Roman"/>
                  <w:color w:val="000000"/>
                </w:rPr>
                <w:t xml:space="preserve"> sets</w:t>
              </w:r>
            </w:ins>
          </w:p>
        </w:tc>
        <w:tc>
          <w:tcPr>
            <w:tcW w:w="3313" w:type="dxa"/>
          </w:tcPr>
          <w:p w14:paraId="309B0C34" w14:textId="2EDA1DA6" w:rsidR="00205594" w:rsidRPr="00D04444" w:rsidRDefault="00205594" w:rsidP="00205594">
            <w:pPr>
              <w:spacing w:line="480" w:lineRule="auto"/>
              <w:ind w:left="144" w:hanging="144"/>
              <w:rPr>
                <w:ins w:id="919" w:author="Anna Seaman" w:date="2026-08-11T18:18:00Z" w16du:dateUtc="2026-08-11T23:18:00Z"/>
                <w:rFonts w:ascii="Times New Roman" w:hAnsi="Times New Roman" w:cs="Times New Roman"/>
              </w:rPr>
              <w:pPrChange w:id="920" w:author="Anna Seaman" w:date="2026-08-11T18:19:00Z" w16du:dateUtc="2026-08-11T23:19:00Z">
                <w:pPr>
                  <w:spacing w:line="480" w:lineRule="auto"/>
                </w:pPr>
              </w:pPrChange>
            </w:pPr>
            <w:ins w:id="921" w:author="Anna Seaman" w:date="2026-08-11T18:19:00Z" w16du:dateUtc="2026-08-11T23:19:00Z">
              <w:r w:rsidRPr="00E12F34">
                <w:rPr>
                  <w:rFonts w:ascii="Times New Roman" w:hAnsi="Times New Roman" w:cs="Times New Roman"/>
                  <w:color w:val="000000"/>
                </w:rPr>
                <w:t>Prone or quadruped; slow controlled rolling over anterior thigh</w:t>
              </w:r>
            </w:ins>
          </w:p>
        </w:tc>
      </w:tr>
    </w:tbl>
    <w:p w14:paraId="31E7EE81" w14:textId="67DBABAB" w:rsidR="00205594" w:rsidRPr="00E12F34" w:rsidDel="00205594" w:rsidRDefault="00205594" w:rsidP="00127078">
      <w:pPr>
        <w:spacing w:line="480" w:lineRule="auto"/>
        <w:rPr>
          <w:del w:id="922" w:author="Anna Seaman" w:date="2026-08-11T18:17:00Z" w16du:dateUtc="2026-08-11T23:17:00Z"/>
          <w:rFonts w:ascii="Times New Roman" w:hAnsi="Times New Roman" w:cs="Times New Roman"/>
          <w:color w:val="000000"/>
        </w:rPr>
      </w:pPr>
    </w:p>
    <w:tbl>
      <w:tblPr>
        <w:tblStyle w:val="TableGrid"/>
        <w:tblW w:w="0" w:type="auto"/>
        <w:tblLook w:val="04A0" w:firstRow="1" w:lastRow="0" w:firstColumn="1" w:lastColumn="0" w:noHBand="0" w:noVBand="1"/>
      </w:tblPr>
      <w:tblGrid>
        <w:gridCol w:w="3116"/>
        <w:gridCol w:w="2999"/>
        <w:gridCol w:w="3235"/>
      </w:tblGrid>
      <w:tr w:rsidR="00127078" w:rsidRPr="00E12F34" w:rsidDel="00205594" w14:paraId="42AAB6FD" w14:textId="0178A7CB" w:rsidTr="342813DE">
        <w:trPr>
          <w:del w:id="923" w:author="Anna Seaman" w:date="2026-08-11T18:17:00Z" w16du:dateUtc="2026-08-11T23:17:00Z"/>
        </w:trPr>
        <w:tc>
          <w:tcPr>
            <w:tcW w:w="3116" w:type="dxa"/>
          </w:tcPr>
          <w:p w14:paraId="194867DA" w14:textId="21A08709" w:rsidR="000563C1" w:rsidRPr="00E12F34" w:rsidDel="00205594" w:rsidRDefault="000563C1" w:rsidP="00127078">
            <w:pPr>
              <w:spacing w:line="480" w:lineRule="auto"/>
              <w:rPr>
                <w:del w:id="924" w:author="Anna Seaman" w:date="2026-08-11T18:17:00Z" w16du:dateUtc="2026-08-11T23:17:00Z"/>
                <w:rFonts w:ascii="Times New Roman" w:hAnsi="Times New Roman" w:cs="Times New Roman"/>
                <w:b/>
                <w:bCs/>
                <w:color w:val="000000"/>
              </w:rPr>
            </w:pPr>
            <w:del w:id="925" w:author="Anna Seaman" w:date="2026-08-11T18:17:00Z" w16du:dateUtc="2026-08-11T23:17:00Z">
              <w:r w:rsidRPr="00E12F34" w:rsidDel="00205594">
                <w:rPr>
                  <w:rFonts w:ascii="Times New Roman" w:hAnsi="Times New Roman" w:cs="Times New Roman"/>
                  <w:b/>
                  <w:bCs/>
                  <w:color w:val="000000"/>
                </w:rPr>
                <w:delText xml:space="preserve">Modality for </w:delText>
              </w:r>
              <w:r w:rsidR="00E3702D" w:rsidDel="00205594">
                <w:rPr>
                  <w:rFonts w:ascii="Times New Roman" w:hAnsi="Times New Roman" w:cs="Times New Roman"/>
                  <w:b/>
                  <w:bCs/>
                  <w:color w:val="000000"/>
                </w:rPr>
                <w:delText>a</w:delText>
              </w:r>
              <w:r w:rsidRPr="00E12F34" w:rsidDel="00205594">
                <w:rPr>
                  <w:rFonts w:ascii="Times New Roman" w:hAnsi="Times New Roman" w:cs="Times New Roman"/>
                  <w:b/>
                  <w:bCs/>
                  <w:color w:val="000000"/>
                </w:rPr>
                <w:delText xml:space="preserve">cute </w:delText>
              </w:r>
              <w:r w:rsidR="00E3702D" w:rsidDel="00205594">
                <w:rPr>
                  <w:rFonts w:ascii="Times New Roman" w:hAnsi="Times New Roman" w:cs="Times New Roman"/>
                  <w:b/>
                  <w:bCs/>
                  <w:color w:val="000000"/>
                </w:rPr>
                <w:delText>l</w:delText>
              </w:r>
              <w:r w:rsidRPr="00E12F34" w:rsidDel="00205594">
                <w:rPr>
                  <w:rFonts w:ascii="Times New Roman" w:hAnsi="Times New Roman" w:cs="Times New Roman"/>
                  <w:b/>
                  <w:bCs/>
                  <w:color w:val="000000"/>
                </w:rPr>
                <w:delText xml:space="preserve">ow </w:delText>
              </w:r>
              <w:r w:rsidR="00E3702D" w:rsidDel="00205594">
                <w:rPr>
                  <w:rFonts w:ascii="Times New Roman" w:hAnsi="Times New Roman" w:cs="Times New Roman"/>
                  <w:b/>
                  <w:bCs/>
                  <w:color w:val="000000"/>
                </w:rPr>
                <w:delText>b</w:delText>
              </w:r>
              <w:r w:rsidRPr="00E12F34" w:rsidDel="00205594">
                <w:rPr>
                  <w:rFonts w:ascii="Times New Roman" w:hAnsi="Times New Roman" w:cs="Times New Roman"/>
                  <w:b/>
                  <w:bCs/>
                  <w:color w:val="000000"/>
                </w:rPr>
                <w:delText xml:space="preserve">ack </w:delText>
              </w:r>
              <w:r w:rsidR="00E3702D" w:rsidDel="00205594">
                <w:rPr>
                  <w:rFonts w:ascii="Times New Roman" w:hAnsi="Times New Roman" w:cs="Times New Roman"/>
                  <w:b/>
                  <w:bCs/>
                  <w:color w:val="000000"/>
                </w:rPr>
                <w:delText>p</w:delText>
              </w:r>
              <w:r w:rsidRPr="00E12F34" w:rsidDel="00205594">
                <w:rPr>
                  <w:rFonts w:ascii="Times New Roman" w:hAnsi="Times New Roman" w:cs="Times New Roman"/>
                  <w:b/>
                  <w:bCs/>
                  <w:color w:val="000000"/>
                </w:rPr>
                <w:delText>ain</w:delText>
              </w:r>
            </w:del>
          </w:p>
        </w:tc>
        <w:tc>
          <w:tcPr>
            <w:tcW w:w="2999" w:type="dxa"/>
          </w:tcPr>
          <w:p w14:paraId="09C4D5F7" w14:textId="2BA0AAF4" w:rsidR="000563C1" w:rsidRPr="00E12F34" w:rsidDel="00205594" w:rsidRDefault="000563C1" w:rsidP="00127078">
            <w:pPr>
              <w:spacing w:line="480" w:lineRule="auto"/>
              <w:rPr>
                <w:del w:id="926" w:author="Anna Seaman" w:date="2026-08-11T18:17:00Z" w16du:dateUtc="2026-08-11T23:17:00Z"/>
                <w:rFonts w:ascii="Times New Roman" w:hAnsi="Times New Roman" w:cs="Times New Roman"/>
                <w:b/>
                <w:bCs/>
                <w:color w:val="000000"/>
              </w:rPr>
            </w:pPr>
            <w:del w:id="927" w:author="Anna Seaman" w:date="2026-08-11T18:17:00Z" w16du:dateUtc="2026-08-11T23:17:00Z">
              <w:r w:rsidRPr="00E12F34" w:rsidDel="00205594">
                <w:rPr>
                  <w:rFonts w:ascii="Times New Roman" w:hAnsi="Times New Roman" w:cs="Times New Roman"/>
                  <w:b/>
                  <w:bCs/>
                  <w:color w:val="000000"/>
                </w:rPr>
                <w:delText>Parameters</w:delText>
              </w:r>
            </w:del>
          </w:p>
        </w:tc>
        <w:tc>
          <w:tcPr>
            <w:tcW w:w="3235" w:type="dxa"/>
          </w:tcPr>
          <w:p w14:paraId="5F5107F2" w14:textId="750FFD63" w:rsidR="000563C1" w:rsidRPr="00E12F34" w:rsidDel="00205594" w:rsidRDefault="000563C1" w:rsidP="00127078">
            <w:pPr>
              <w:spacing w:line="480" w:lineRule="auto"/>
              <w:rPr>
                <w:del w:id="928" w:author="Anna Seaman" w:date="2026-08-11T18:17:00Z" w16du:dateUtc="2026-08-11T23:17:00Z"/>
                <w:rFonts w:ascii="Times New Roman" w:hAnsi="Times New Roman" w:cs="Times New Roman"/>
                <w:b/>
                <w:bCs/>
                <w:color w:val="000000"/>
              </w:rPr>
            </w:pPr>
            <w:del w:id="929" w:author="Anna Seaman" w:date="2026-08-11T18:17:00Z" w16du:dateUtc="2026-08-11T23:17:00Z">
              <w:r w:rsidRPr="00E12F34" w:rsidDel="00205594">
                <w:rPr>
                  <w:rFonts w:ascii="Times New Roman" w:hAnsi="Times New Roman" w:cs="Times New Roman"/>
                  <w:b/>
                  <w:bCs/>
                  <w:color w:val="000000"/>
                </w:rPr>
                <w:delText xml:space="preserve">Patient </w:delText>
              </w:r>
              <w:r w:rsidR="00E3702D" w:rsidDel="00205594">
                <w:rPr>
                  <w:rFonts w:ascii="Times New Roman" w:hAnsi="Times New Roman" w:cs="Times New Roman"/>
                  <w:b/>
                  <w:bCs/>
                  <w:color w:val="000000"/>
                </w:rPr>
                <w:delText>p</w:delText>
              </w:r>
              <w:r w:rsidRPr="00E12F34" w:rsidDel="00205594">
                <w:rPr>
                  <w:rFonts w:ascii="Times New Roman" w:hAnsi="Times New Roman" w:cs="Times New Roman"/>
                  <w:b/>
                  <w:bCs/>
                  <w:color w:val="000000"/>
                </w:rPr>
                <w:delText xml:space="preserve">osition </w:delText>
              </w:r>
              <w:r w:rsidR="00E3702D" w:rsidDel="00205594">
                <w:rPr>
                  <w:rFonts w:ascii="Times New Roman" w:hAnsi="Times New Roman" w:cs="Times New Roman"/>
                  <w:b/>
                  <w:bCs/>
                  <w:color w:val="000000"/>
                </w:rPr>
                <w:delText>i</w:delText>
              </w:r>
              <w:r w:rsidRPr="00E12F34" w:rsidDel="00205594">
                <w:rPr>
                  <w:rFonts w:ascii="Times New Roman" w:hAnsi="Times New Roman" w:cs="Times New Roman"/>
                  <w:b/>
                  <w:bCs/>
                  <w:color w:val="000000"/>
                </w:rPr>
                <w:delText>nstructions</w:delText>
              </w:r>
            </w:del>
          </w:p>
        </w:tc>
      </w:tr>
      <w:tr w:rsidR="00127078" w:rsidRPr="00E12F34" w:rsidDel="00205594" w14:paraId="338D9360" w14:textId="34C15CF5" w:rsidTr="342813DE">
        <w:trPr>
          <w:del w:id="930" w:author="Anna Seaman" w:date="2026-08-11T18:17:00Z" w16du:dateUtc="2026-08-11T23:17:00Z"/>
        </w:trPr>
        <w:tc>
          <w:tcPr>
            <w:tcW w:w="3116" w:type="dxa"/>
          </w:tcPr>
          <w:p w14:paraId="2A3AED37" w14:textId="5CB1BF07" w:rsidR="000563C1" w:rsidRPr="00E12F34" w:rsidDel="00205594" w:rsidRDefault="342813DE" w:rsidP="00127078">
            <w:pPr>
              <w:pStyle w:val="ListParagraph"/>
              <w:numPr>
                <w:ilvl w:val="0"/>
                <w:numId w:val="9"/>
              </w:numPr>
              <w:spacing w:line="480" w:lineRule="auto"/>
              <w:ind w:left="0" w:firstLine="0"/>
              <w:rPr>
                <w:del w:id="931" w:author="Anna Seaman" w:date="2026-08-11T18:17:00Z" w16du:dateUtc="2026-08-11T23:17:00Z"/>
                <w:rFonts w:ascii="Times New Roman" w:hAnsi="Times New Roman" w:cs="Times New Roman"/>
                <w:color w:val="000000"/>
              </w:rPr>
            </w:pPr>
            <w:del w:id="932" w:author="Anna Seaman" w:date="2026-08-11T18:17:00Z" w16du:dateUtc="2026-08-11T23:17:00Z">
              <w:r w:rsidRPr="00E12F34" w:rsidDel="00205594">
                <w:rPr>
                  <w:rFonts w:ascii="Times New Roman" w:hAnsi="Times New Roman" w:cs="Times New Roman"/>
                  <w:color w:val="000000"/>
                </w:rPr>
                <w:delText xml:space="preserve">Ice </w:delText>
              </w:r>
              <w:r w:rsidR="00165A9F" w:rsidDel="00205594">
                <w:rPr>
                  <w:rFonts w:ascii="Times New Roman" w:hAnsi="Times New Roman" w:cs="Times New Roman"/>
                  <w:color w:val="000000"/>
                </w:rPr>
                <w:delText>p</w:delText>
              </w:r>
              <w:r w:rsidRPr="00E12F34" w:rsidDel="00205594">
                <w:rPr>
                  <w:rFonts w:ascii="Times New Roman" w:hAnsi="Times New Roman" w:cs="Times New Roman"/>
                  <w:color w:val="000000"/>
                </w:rPr>
                <w:delText>ack</w:delText>
              </w:r>
            </w:del>
          </w:p>
        </w:tc>
        <w:tc>
          <w:tcPr>
            <w:tcW w:w="2999" w:type="dxa"/>
          </w:tcPr>
          <w:p w14:paraId="31AB20A3" w14:textId="02A5CD54" w:rsidR="000563C1" w:rsidRPr="00E12F34" w:rsidDel="00205594" w:rsidRDefault="342813DE" w:rsidP="00E3702D">
            <w:pPr>
              <w:spacing w:line="480" w:lineRule="auto"/>
              <w:rPr>
                <w:del w:id="933" w:author="Anna Seaman" w:date="2026-08-11T18:17:00Z" w16du:dateUtc="2026-08-11T23:17:00Z"/>
                <w:rFonts w:ascii="Times New Roman" w:hAnsi="Times New Roman" w:cs="Times New Roman"/>
                <w:color w:val="000000"/>
              </w:rPr>
            </w:pPr>
            <w:del w:id="934" w:author="Anna Seaman" w:date="2026-08-11T18:17:00Z" w16du:dateUtc="2026-08-11T23:17:00Z">
              <w:r w:rsidRPr="00C275A9" w:rsidDel="00205594">
                <w:rPr>
                  <w:rFonts w:ascii="Times New Roman" w:hAnsi="Times New Roman" w:cs="Times New Roman"/>
                  <w:color w:val="000000"/>
                </w:rPr>
                <w:delText>15-20 min</w:delText>
              </w:r>
            </w:del>
          </w:p>
        </w:tc>
        <w:tc>
          <w:tcPr>
            <w:tcW w:w="3235" w:type="dxa"/>
          </w:tcPr>
          <w:p w14:paraId="0D0FD5E6" w14:textId="2186358E" w:rsidR="000563C1" w:rsidRPr="00E12F34" w:rsidDel="00205594" w:rsidRDefault="342813DE" w:rsidP="00127078">
            <w:pPr>
              <w:spacing w:line="480" w:lineRule="auto"/>
              <w:rPr>
                <w:del w:id="935" w:author="Anna Seaman" w:date="2026-08-11T18:17:00Z" w16du:dateUtc="2026-08-11T23:17:00Z"/>
                <w:rFonts w:ascii="Times New Roman" w:hAnsi="Times New Roman" w:cs="Times New Roman"/>
                <w:color w:val="000000"/>
              </w:rPr>
            </w:pPr>
            <w:del w:id="936" w:author="Anna Seaman" w:date="2026-08-11T18:17:00Z" w16du:dateUtc="2026-08-11T23:17:00Z">
              <w:r w:rsidRPr="00E12F34" w:rsidDel="00205594">
                <w:rPr>
                  <w:rFonts w:ascii="Times New Roman" w:hAnsi="Times New Roman" w:cs="Times New Roman"/>
                  <w:color w:val="000000"/>
                </w:rPr>
                <w:delText xml:space="preserve">Prone </w:delText>
              </w:r>
            </w:del>
          </w:p>
        </w:tc>
      </w:tr>
      <w:tr w:rsidR="00127078" w:rsidRPr="00E12F34" w:rsidDel="00205594" w14:paraId="78CD4B63" w14:textId="55573828" w:rsidTr="342813DE">
        <w:trPr>
          <w:del w:id="937" w:author="Anna Seaman" w:date="2026-08-11T18:17:00Z" w16du:dateUtc="2026-08-11T23:17:00Z"/>
        </w:trPr>
        <w:tc>
          <w:tcPr>
            <w:tcW w:w="3116" w:type="dxa"/>
          </w:tcPr>
          <w:p w14:paraId="595B93E7" w14:textId="25941B70" w:rsidR="000563C1" w:rsidRPr="00E12F34" w:rsidDel="00205594" w:rsidRDefault="342813DE" w:rsidP="00127078">
            <w:pPr>
              <w:pStyle w:val="ListParagraph"/>
              <w:numPr>
                <w:ilvl w:val="0"/>
                <w:numId w:val="9"/>
              </w:numPr>
              <w:spacing w:line="480" w:lineRule="auto"/>
              <w:ind w:left="0" w:firstLine="0"/>
              <w:rPr>
                <w:del w:id="938" w:author="Anna Seaman" w:date="2026-08-11T18:17:00Z" w16du:dateUtc="2026-08-11T23:17:00Z"/>
                <w:rFonts w:ascii="Times New Roman" w:hAnsi="Times New Roman" w:cs="Times New Roman"/>
                <w:color w:val="000000"/>
              </w:rPr>
            </w:pPr>
            <w:del w:id="939" w:author="Anna Seaman" w:date="2026-08-11T18:17:00Z" w16du:dateUtc="2026-08-11T23:17:00Z">
              <w:r w:rsidRPr="00C275A9" w:rsidDel="00205594">
                <w:rPr>
                  <w:rFonts w:ascii="Times New Roman" w:hAnsi="Times New Roman" w:cs="Times New Roman"/>
                  <w:color w:val="000000"/>
                </w:rPr>
                <w:delText>TENS</w:delText>
              </w:r>
            </w:del>
          </w:p>
        </w:tc>
        <w:tc>
          <w:tcPr>
            <w:tcW w:w="2999" w:type="dxa"/>
          </w:tcPr>
          <w:p w14:paraId="2945F071" w14:textId="3E75BF18" w:rsidR="000563C1" w:rsidRPr="00E12F34" w:rsidDel="00205594" w:rsidRDefault="342813DE" w:rsidP="00E3702D">
            <w:pPr>
              <w:spacing w:line="480" w:lineRule="auto"/>
              <w:rPr>
                <w:del w:id="940" w:author="Anna Seaman" w:date="2026-08-11T18:17:00Z" w16du:dateUtc="2026-08-11T23:17:00Z"/>
                <w:rFonts w:ascii="Times New Roman" w:hAnsi="Times New Roman" w:cs="Times New Roman"/>
                <w:color w:val="000000"/>
              </w:rPr>
            </w:pPr>
            <w:del w:id="941" w:author="Anna Seaman" w:date="2026-08-11T18:17:00Z" w16du:dateUtc="2026-08-11T23:17:00Z">
              <w:r w:rsidRPr="00C275A9" w:rsidDel="00205594">
                <w:rPr>
                  <w:rFonts w:ascii="Times New Roman" w:hAnsi="Times New Roman" w:cs="Times New Roman"/>
                  <w:color w:val="000000"/>
                </w:rPr>
                <w:delText>80-120</w:delText>
              </w:r>
              <w:r w:rsidDel="00205594">
                <w:rPr>
                  <w:rFonts w:ascii="Times New Roman" w:hAnsi="Times New Roman" w:cs="Times New Roman"/>
                  <w:color w:val="000000"/>
                </w:rPr>
                <w:delText xml:space="preserve"> Hz, </w:delText>
              </w:r>
              <w:r w:rsidRPr="00C275A9" w:rsidDel="00205594">
                <w:rPr>
                  <w:rFonts w:ascii="Times New Roman" w:hAnsi="Times New Roman" w:cs="Times New Roman"/>
                  <w:color w:val="000000"/>
                </w:rPr>
                <w:delText>20-30 min</w:delText>
              </w:r>
              <w:r w:rsidDel="00205594">
                <w:rPr>
                  <w:rFonts w:ascii="Times New Roman" w:hAnsi="Times New Roman" w:cs="Times New Roman"/>
                  <w:color w:val="000000"/>
                </w:rPr>
                <w:delText>, low</w:delText>
              </w:r>
              <w:r w:rsidR="0097575B" w:rsidDel="00205594">
                <w:rPr>
                  <w:rFonts w:ascii="Times New Roman" w:hAnsi="Times New Roman" w:cs="Times New Roman"/>
                  <w:color w:val="000000"/>
                </w:rPr>
                <w:delText xml:space="preserve"> or </w:delText>
              </w:r>
              <w:r w:rsidR="005D2109" w:rsidDel="00205594">
                <w:rPr>
                  <w:rFonts w:ascii="Times New Roman" w:hAnsi="Times New Roman" w:cs="Times New Roman"/>
                  <w:color w:val="000000"/>
                </w:rPr>
                <w:delText>sensory level</w:delText>
              </w:r>
              <w:r w:rsidDel="00205594">
                <w:rPr>
                  <w:rFonts w:ascii="Times New Roman" w:hAnsi="Times New Roman" w:cs="Times New Roman"/>
                  <w:color w:val="000000"/>
                </w:rPr>
                <w:delText xml:space="preserve"> intensity</w:delText>
              </w:r>
            </w:del>
          </w:p>
        </w:tc>
        <w:tc>
          <w:tcPr>
            <w:tcW w:w="3235" w:type="dxa"/>
          </w:tcPr>
          <w:p w14:paraId="7B25EBA0" w14:textId="5CA587CA" w:rsidR="000563C1" w:rsidRPr="00E12F34" w:rsidDel="00205594" w:rsidRDefault="342813DE" w:rsidP="00127078">
            <w:pPr>
              <w:spacing w:line="480" w:lineRule="auto"/>
              <w:rPr>
                <w:del w:id="942" w:author="Anna Seaman" w:date="2026-08-11T18:17:00Z" w16du:dateUtc="2026-08-11T23:17:00Z"/>
                <w:rFonts w:ascii="Times New Roman" w:hAnsi="Times New Roman" w:cs="Times New Roman"/>
                <w:color w:val="000000"/>
              </w:rPr>
            </w:pPr>
            <w:del w:id="943" w:author="Anna Seaman" w:date="2026-08-11T18:17:00Z" w16du:dateUtc="2026-08-11T23:17:00Z">
              <w:r w:rsidRPr="00E12F34" w:rsidDel="00205594">
                <w:rPr>
                  <w:rFonts w:ascii="Times New Roman" w:hAnsi="Times New Roman" w:cs="Times New Roman"/>
                  <w:color w:val="000000"/>
                </w:rPr>
                <w:delText>Prone in a comfortable position; electrodes around painful area</w:delText>
              </w:r>
            </w:del>
          </w:p>
        </w:tc>
      </w:tr>
      <w:tr w:rsidR="00127078" w:rsidRPr="00E12F34" w:rsidDel="00205594" w14:paraId="342427AF" w14:textId="6F64C822" w:rsidTr="342813DE">
        <w:trPr>
          <w:del w:id="944" w:author="Anna Seaman" w:date="2026-08-11T18:17:00Z" w16du:dateUtc="2026-08-11T23:17:00Z"/>
        </w:trPr>
        <w:tc>
          <w:tcPr>
            <w:tcW w:w="3116" w:type="dxa"/>
          </w:tcPr>
          <w:p w14:paraId="76D21550" w14:textId="6E20B84A" w:rsidR="000563C1" w:rsidRPr="00E12F34" w:rsidDel="00205594" w:rsidRDefault="342813DE" w:rsidP="00127078">
            <w:pPr>
              <w:pStyle w:val="ListParagraph"/>
              <w:numPr>
                <w:ilvl w:val="0"/>
                <w:numId w:val="9"/>
              </w:numPr>
              <w:spacing w:line="480" w:lineRule="auto"/>
              <w:ind w:left="0" w:firstLine="0"/>
              <w:rPr>
                <w:del w:id="945" w:author="Anna Seaman" w:date="2026-08-11T18:17:00Z" w16du:dateUtc="2026-08-11T23:17:00Z"/>
                <w:rFonts w:ascii="Times New Roman" w:hAnsi="Times New Roman" w:cs="Times New Roman"/>
                <w:color w:val="000000"/>
              </w:rPr>
            </w:pPr>
            <w:del w:id="946" w:author="Anna Seaman" w:date="2026-08-11T18:17:00Z" w16du:dateUtc="2026-08-11T23:17:00Z">
              <w:r w:rsidRPr="00E12F34" w:rsidDel="00205594">
                <w:rPr>
                  <w:rFonts w:ascii="Times New Roman" w:hAnsi="Times New Roman" w:cs="Times New Roman"/>
                  <w:color w:val="000000"/>
                </w:rPr>
                <w:delText>Interferential current (IFC)</w:delText>
              </w:r>
            </w:del>
          </w:p>
        </w:tc>
        <w:tc>
          <w:tcPr>
            <w:tcW w:w="2999" w:type="dxa"/>
          </w:tcPr>
          <w:p w14:paraId="7488A41B" w14:textId="78E4C844" w:rsidR="000563C1" w:rsidRPr="00E12F34" w:rsidDel="00205594" w:rsidRDefault="342813DE" w:rsidP="00E3702D">
            <w:pPr>
              <w:spacing w:line="480" w:lineRule="auto"/>
              <w:rPr>
                <w:del w:id="947" w:author="Anna Seaman" w:date="2026-08-11T18:17:00Z" w16du:dateUtc="2026-08-11T23:17:00Z"/>
                <w:rFonts w:ascii="Times New Roman" w:hAnsi="Times New Roman" w:cs="Times New Roman"/>
                <w:color w:val="000000"/>
              </w:rPr>
            </w:pPr>
            <w:del w:id="948" w:author="Anna Seaman" w:date="2026-08-11T18:17:00Z" w16du:dateUtc="2026-08-11T23:17:00Z">
              <w:r w:rsidRPr="00C275A9" w:rsidDel="00205594">
                <w:rPr>
                  <w:rFonts w:ascii="Times New Roman" w:hAnsi="Times New Roman" w:cs="Times New Roman"/>
                  <w:color w:val="000000"/>
                </w:rPr>
                <w:delText>80-150</w:delText>
              </w:r>
              <w:r w:rsidDel="00205594">
                <w:rPr>
                  <w:rFonts w:ascii="Times New Roman" w:hAnsi="Times New Roman" w:cs="Times New Roman"/>
                  <w:color w:val="000000"/>
                </w:rPr>
                <w:delText xml:space="preserve"> Hz; sensory level intensity; </w:delText>
              </w:r>
              <w:r w:rsidRPr="00C275A9" w:rsidDel="00205594">
                <w:rPr>
                  <w:rFonts w:ascii="Times New Roman" w:hAnsi="Times New Roman" w:cs="Times New Roman"/>
                  <w:color w:val="000000"/>
                </w:rPr>
                <w:delText>15-20 min</w:delText>
              </w:r>
            </w:del>
          </w:p>
        </w:tc>
        <w:tc>
          <w:tcPr>
            <w:tcW w:w="3235" w:type="dxa"/>
          </w:tcPr>
          <w:p w14:paraId="390C9E5D" w14:textId="6CA0C9A6" w:rsidR="000563C1" w:rsidRPr="00E12F34" w:rsidDel="00205594" w:rsidRDefault="342813DE" w:rsidP="00127078">
            <w:pPr>
              <w:spacing w:line="480" w:lineRule="auto"/>
              <w:rPr>
                <w:del w:id="949" w:author="Anna Seaman" w:date="2026-08-11T18:17:00Z" w16du:dateUtc="2026-08-11T23:17:00Z"/>
                <w:rFonts w:ascii="Times New Roman" w:hAnsi="Times New Roman" w:cs="Times New Roman"/>
                <w:color w:val="000000"/>
              </w:rPr>
            </w:pPr>
            <w:del w:id="950" w:author="Anna Seaman" w:date="2026-08-11T18:17:00Z" w16du:dateUtc="2026-08-11T23:17:00Z">
              <w:r w:rsidRPr="00E12F34" w:rsidDel="00205594">
                <w:rPr>
                  <w:rFonts w:ascii="Times New Roman" w:hAnsi="Times New Roman" w:cs="Times New Roman"/>
                  <w:color w:val="000000"/>
                </w:rPr>
                <w:delText>Prone with pad channels crossing the painful area</w:delText>
              </w:r>
            </w:del>
          </w:p>
        </w:tc>
      </w:tr>
    </w:tbl>
    <w:p w14:paraId="3C3F31F2" w14:textId="747AB52C" w:rsidR="000563C1" w:rsidRPr="00E12F34" w:rsidDel="00205594" w:rsidRDefault="000563C1" w:rsidP="00127078">
      <w:pPr>
        <w:spacing w:line="480" w:lineRule="auto"/>
        <w:rPr>
          <w:del w:id="951" w:author="Anna Seaman" w:date="2026-08-11T18:17:00Z" w16du:dateUtc="2026-08-11T23:17:00Z"/>
          <w:rFonts w:ascii="Times New Roman" w:hAnsi="Times New Roman" w:cs="Times New Roman"/>
          <w:color w:val="000000"/>
        </w:rPr>
      </w:pPr>
    </w:p>
    <w:tbl>
      <w:tblPr>
        <w:tblStyle w:val="TableGrid"/>
        <w:tblW w:w="0" w:type="auto"/>
        <w:tblLook w:val="04A0" w:firstRow="1" w:lastRow="0" w:firstColumn="1" w:lastColumn="0" w:noHBand="0" w:noVBand="1"/>
      </w:tblPr>
      <w:tblGrid>
        <w:gridCol w:w="3116"/>
        <w:gridCol w:w="2999"/>
        <w:gridCol w:w="3235"/>
      </w:tblGrid>
      <w:tr w:rsidR="00127078" w:rsidRPr="00E12F34" w:rsidDel="00205594" w14:paraId="00ABF0F9" w14:textId="6A039FDB" w:rsidTr="15C5134D">
        <w:trPr>
          <w:del w:id="952" w:author="Anna Seaman" w:date="2026-08-11T18:17:00Z" w16du:dateUtc="2026-08-11T23:17:00Z"/>
        </w:trPr>
        <w:tc>
          <w:tcPr>
            <w:tcW w:w="3116" w:type="dxa"/>
          </w:tcPr>
          <w:p w14:paraId="4EBBE373" w14:textId="59479A8B" w:rsidR="000563C1" w:rsidRPr="00E12F34" w:rsidDel="00205594" w:rsidRDefault="000563C1" w:rsidP="00127078">
            <w:pPr>
              <w:spacing w:line="480" w:lineRule="auto"/>
              <w:rPr>
                <w:del w:id="953" w:author="Anna Seaman" w:date="2026-08-11T18:17:00Z" w16du:dateUtc="2026-08-11T23:17:00Z"/>
                <w:rFonts w:ascii="Times New Roman" w:hAnsi="Times New Roman" w:cs="Times New Roman"/>
                <w:b/>
                <w:bCs/>
                <w:color w:val="000000"/>
              </w:rPr>
            </w:pPr>
            <w:del w:id="954" w:author="Anna Seaman" w:date="2026-08-11T18:17:00Z" w16du:dateUtc="2026-08-11T23:17:00Z">
              <w:r w:rsidRPr="00E12F34" w:rsidDel="00205594">
                <w:rPr>
                  <w:rFonts w:ascii="Times New Roman" w:hAnsi="Times New Roman" w:cs="Times New Roman"/>
                  <w:b/>
                  <w:bCs/>
                  <w:color w:val="000000"/>
                </w:rPr>
                <w:delText xml:space="preserve">Modality for </w:delText>
              </w:r>
              <w:r w:rsidR="00165A9F" w:rsidDel="00205594">
                <w:rPr>
                  <w:rFonts w:ascii="Times New Roman" w:hAnsi="Times New Roman" w:cs="Times New Roman"/>
                  <w:b/>
                  <w:bCs/>
                  <w:color w:val="000000"/>
                </w:rPr>
                <w:delText>s</w:delText>
              </w:r>
              <w:r w:rsidRPr="00E12F34" w:rsidDel="00205594">
                <w:rPr>
                  <w:rFonts w:ascii="Times New Roman" w:hAnsi="Times New Roman" w:cs="Times New Roman"/>
                  <w:b/>
                  <w:bCs/>
                  <w:color w:val="000000"/>
                </w:rPr>
                <w:delText>acroiliac dysfunction</w:delText>
              </w:r>
            </w:del>
          </w:p>
        </w:tc>
        <w:tc>
          <w:tcPr>
            <w:tcW w:w="2999" w:type="dxa"/>
          </w:tcPr>
          <w:p w14:paraId="1911A126" w14:textId="531C4904" w:rsidR="000563C1" w:rsidRPr="00E12F34" w:rsidDel="00205594" w:rsidRDefault="000563C1" w:rsidP="00127078">
            <w:pPr>
              <w:spacing w:line="480" w:lineRule="auto"/>
              <w:rPr>
                <w:del w:id="955" w:author="Anna Seaman" w:date="2026-08-11T18:17:00Z" w16du:dateUtc="2026-08-11T23:17:00Z"/>
                <w:rFonts w:ascii="Times New Roman" w:hAnsi="Times New Roman" w:cs="Times New Roman"/>
                <w:b/>
                <w:bCs/>
                <w:color w:val="000000"/>
              </w:rPr>
            </w:pPr>
            <w:del w:id="956" w:author="Anna Seaman" w:date="2026-08-11T18:17:00Z" w16du:dateUtc="2026-08-11T23:17:00Z">
              <w:r w:rsidRPr="00E12F34" w:rsidDel="00205594">
                <w:rPr>
                  <w:rFonts w:ascii="Times New Roman" w:hAnsi="Times New Roman" w:cs="Times New Roman"/>
                  <w:b/>
                  <w:bCs/>
                  <w:color w:val="000000"/>
                </w:rPr>
                <w:delText>Parameters</w:delText>
              </w:r>
            </w:del>
          </w:p>
        </w:tc>
        <w:tc>
          <w:tcPr>
            <w:tcW w:w="3235" w:type="dxa"/>
          </w:tcPr>
          <w:p w14:paraId="545FF7A2" w14:textId="7D1A0375" w:rsidR="000563C1" w:rsidRPr="00E12F34" w:rsidDel="00205594" w:rsidRDefault="000563C1" w:rsidP="00127078">
            <w:pPr>
              <w:spacing w:line="480" w:lineRule="auto"/>
              <w:rPr>
                <w:del w:id="957" w:author="Anna Seaman" w:date="2026-08-11T18:17:00Z" w16du:dateUtc="2026-08-11T23:17:00Z"/>
                <w:rFonts w:ascii="Times New Roman" w:hAnsi="Times New Roman" w:cs="Times New Roman"/>
                <w:b/>
                <w:bCs/>
                <w:color w:val="000000"/>
              </w:rPr>
            </w:pPr>
            <w:del w:id="958" w:author="Anna Seaman" w:date="2026-08-11T18:17:00Z" w16du:dateUtc="2026-08-11T23:17:00Z">
              <w:r w:rsidRPr="00E12F34" w:rsidDel="00205594">
                <w:rPr>
                  <w:rFonts w:ascii="Times New Roman" w:hAnsi="Times New Roman" w:cs="Times New Roman"/>
                  <w:b/>
                  <w:bCs/>
                  <w:color w:val="000000"/>
                </w:rPr>
                <w:delText xml:space="preserve">Patient </w:delText>
              </w:r>
              <w:r w:rsidR="00E3702D" w:rsidDel="00205594">
                <w:rPr>
                  <w:rFonts w:ascii="Times New Roman" w:hAnsi="Times New Roman" w:cs="Times New Roman"/>
                  <w:b/>
                  <w:bCs/>
                  <w:color w:val="000000"/>
                </w:rPr>
                <w:delText>p</w:delText>
              </w:r>
              <w:r w:rsidRPr="00E12F34" w:rsidDel="00205594">
                <w:rPr>
                  <w:rFonts w:ascii="Times New Roman" w:hAnsi="Times New Roman" w:cs="Times New Roman"/>
                  <w:b/>
                  <w:bCs/>
                  <w:color w:val="000000"/>
                </w:rPr>
                <w:delText xml:space="preserve">osition </w:delText>
              </w:r>
              <w:r w:rsidR="00E3702D" w:rsidDel="00205594">
                <w:rPr>
                  <w:rFonts w:ascii="Times New Roman" w:hAnsi="Times New Roman" w:cs="Times New Roman"/>
                  <w:b/>
                  <w:bCs/>
                  <w:color w:val="000000"/>
                </w:rPr>
                <w:delText>i</w:delText>
              </w:r>
              <w:r w:rsidRPr="00E12F34" w:rsidDel="00205594">
                <w:rPr>
                  <w:rFonts w:ascii="Times New Roman" w:hAnsi="Times New Roman" w:cs="Times New Roman"/>
                  <w:b/>
                  <w:bCs/>
                  <w:color w:val="000000"/>
                </w:rPr>
                <w:delText>nstructions</w:delText>
              </w:r>
            </w:del>
          </w:p>
        </w:tc>
      </w:tr>
      <w:tr w:rsidR="00127078" w:rsidRPr="00E12F34" w:rsidDel="00205594" w14:paraId="14CD9A4A" w14:textId="133C1C21" w:rsidTr="15C5134D">
        <w:trPr>
          <w:del w:id="959" w:author="Anna Seaman" w:date="2026-08-11T18:17:00Z" w16du:dateUtc="2026-08-11T23:17:00Z"/>
        </w:trPr>
        <w:tc>
          <w:tcPr>
            <w:tcW w:w="3116" w:type="dxa"/>
          </w:tcPr>
          <w:p w14:paraId="5F48423E" w14:textId="4D3046A3" w:rsidR="000563C1" w:rsidRPr="00E12F34" w:rsidDel="00205594" w:rsidRDefault="15C5134D" w:rsidP="00127078">
            <w:pPr>
              <w:pStyle w:val="ListParagraph"/>
              <w:numPr>
                <w:ilvl w:val="0"/>
                <w:numId w:val="10"/>
              </w:numPr>
              <w:spacing w:line="480" w:lineRule="auto"/>
              <w:ind w:left="0" w:firstLine="0"/>
              <w:rPr>
                <w:del w:id="960" w:author="Anna Seaman" w:date="2026-08-11T18:17:00Z" w16du:dateUtc="2026-08-11T23:17:00Z"/>
                <w:rFonts w:ascii="Times New Roman" w:hAnsi="Times New Roman" w:cs="Times New Roman"/>
                <w:color w:val="000000"/>
              </w:rPr>
            </w:pPr>
            <w:del w:id="961" w:author="Anna Seaman" w:date="2026-08-11T18:17:00Z" w16du:dateUtc="2026-08-11T23:17:00Z">
              <w:r w:rsidRPr="00E12F34" w:rsidDel="00205594">
                <w:rPr>
                  <w:rFonts w:ascii="Times New Roman" w:hAnsi="Times New Roman" w:cs="Times New Roman"/>
                  <w:color w:val="000000"/>
                </w:rPr>
                <w:delText>Moist heat pack</w:delText>
              </w:r>
            </w:del>
          </w:p>
        </w:tc>
        <w:tc>
          <w:tcPr>
            <w:tcW w:w="2999" w:type="dxa"/>
          </w:tcPr>
          <w:p w14:paraId="722230CB" w14:textId="7C398368" w:rsidR="000563C1" w:rsidRPr="00E12F34" w:rsidDel="00205594" w:rsidRDefault="15C5134D" w:rsidP="00E3702D">
            <w:pPr>
              <w:spacing w:line="480" w:lineRule="auto"/>
              <w:rPr>
                <w:del w:id="962" w:author="Anna Seaman" w:date="2026-08-11T18:17:00Z" w16du:dateUtc="2026-08-11T23:17:00Z"/>
                <w:rFonts w:ascii="Times New Roman" w:hAnsi="Times New Roman" w:cs="Times New Roman"/>
                <w:color w:val="000000"/>
              </w:rPr>
            </w:pPr>
            <w:del w:id="963" w:author="Anna Seaman" w:date="2026-08-11T18:17:00Z" w16du:dateUtc="2026-08-11T23:17:00Z">
              <w:r w:rsidRPr="00C275A9" w:rsidDel="00205594">
                <w:rPr>
                  <w:rFonts w:ascii="Times New Roman" w:hAnsi="Times New Roman" w:cs="Times New Roman"/>
                  <w:color w:val="000000"/>
                </w:rPr>
                <w:delText>10-15 min</w:delText>
              </w:r>
            </w:del>
          </w:p>
        </w:tc>
        <w:tc>
          <w:tcPr>
            <w:tcW w:w="3235" w:type="dxa"/>
          </w:tcPr>
          <w:p w14:paraId="24B6D31C" w14:textId="6B897436" w:rsidR="000563C1" w:rsidRPr="00E12F34" w:rsidDel="00205594" w:rsidRDefault="15C5134D" w:rsidP="00127078">
            <w:pPr>
              <w:spacing w:line="480" w:lineRule="auto"/>
              <w:rPr>
                <w:del w:id="964" w:author="Anna Seaman" w:date="2026-08-11T18:17:00Z" w16du:dateUtc="2026-08-11T23:17:00Z"/>
                <w:rFonts w:ascii="Times New Roman" w:hAnsi="Times New Roman" w:cs="Times New Roman"/>
                <w:color w:val="000000"/>
              </w:rPr>
            </w:pPr>
            <w:del w:id="965" w:author="Anna Seaman" w:date="2026-08-11T18:17:00Z" w16du:dateUtc="2026-08-11T23:17:00Z">
              <w:r w:rsidRPr="00E12F34" w:rsidDel="00205594">
                <w:rPr>
                  <w:rFonts w:ascii="Times New Roman" w:hAnsi="Times New Roman" w:cs="Times New Roman"/>
                  <w:color w:val="000000"/>
                </w:rPr>
                <w:delText>Prone</w:delText>
              </w:r>
            </w:del>
          </w:p>
        </w:tc>
      </w:tr>
      <w:tr w:rsidR="00127078" w:rsidRPr="00E12F34" w:rsidDel="00205594" w14:paraId="7DD40960" w14:textId="166D5757" w:rsidTr="15C5134D">
        <w:trPr>
          <w:del w:id="966" w:author="Anna Seaman" w:date="2026-08-11T18:17:00Z" w16du:dateUtc="2026-08-11T23:17:00Z"/>
        </w:trPr>
        <w:tc>
          <w:tcPr>
            <w:tcW w:w="3116" w:type="dxa"/>
          </w:tcPr>
          <w:p w14:paraId="2EA4B671" w14:textId="300EC622" w:rsidR="000563C1" w:rsidRPr="00E12F34" w:rsidDel="00205594" w:rsidRDefault="15C5134D" w:rsidP="00127078">
            <w:pPr>
              <w:pStyle w:val="ListParagraph"/>
              <w:numPr>
                <w:ilvl w:val="0"/>
                <w:numId w:val="10"/>
              </w:numPr>
              <w:spacing w:line="480" w:lineRule="auto"/>
              <w:ind w:left="0" w:firstLine="0"/>
              <w:rPr>
                <w:del w:id="967" w:author="Anna Seaman" w:date="2026-08-11T18:17:00Z" w16du:dateUtc="2026-08-11T23:17:00Z"/>
                <w:rFonts w:ascii="Times New Roman" w:hAnsi="Times New Roman" w:cs="Times New Roman"/>
                <w:color w:val="000000"/>
              </w:rPr>
            </w:pPr>
            <w:del w:id="968" w:author="Anna Seaman" w:date="2026-08-11T18:17:00Z" w16du:dateUtc="2026-08-11T23:17:00Z">
              <w:r w:rsidRPr="00E12F34" w:rsidDel="00205594">
                <w:rPr>
                  <w:rFonts w:ascii="Times New Roman" w:hAnsi="Times New Roman" w:cs="Times New Roman"/>
                  <w:color w:val="000000"/>
                </w:rPr>
                <w:delText xml:space="preserve">Ice </w:delText>
              </w:r>
              <w:r w:rsidR="00165A9F" w:rsidDel="00205594">
                <w:rPr>
                  <w:rFonts w:ascii="Times New Roman" w:hAnsi="Times New Roman" w:cs="Times New Roman"/>
                  <w:color w:val="000000"/>
                </w:rPr>
                <w:delText>and</w:delText>
              </w:r>
              <w:r w:rsidRPr="00E12F34" w:rsidDel="00205594">
                <w:rPr>
                  <w:rFonts w:ascii="Times New Roman" w:hAnsi="Times New Roman" w:cs="Times New Roman"/>
                  <w:color w:val="000000"/>
                </w:rPr>
                <w:delText xml:space="preserve"> compression with SI belt</w:delText>
              </w:r>
            </w:del>
          </w:p>
        </w:tc>
        <w:tc>
          <w:tcPr>
            <w:tcW w:w="2999" w:type="dxa"/>
          </w:tcPr>
          <w:p w14:paraId="7FF7D14F" w14:textId="7869482D" w:rsidR="000563C1" w:rsidRPr="00E12F34" w:rsidDel="00205594" w:rsidRDefault="15C5134D" w:rsidP="00E3702D">
            <w:pPr>
              <w:spacing w:line="480" w:lineRule="auto"/>
              <w:rPr>
                <w:del w:id="969" w:author="Anna Seaman" w:date="2026-08-11T18:17:00Z" w16du:dateUtc="2026-08-11T23:17:00Z"/>
                <w:rFonts w:ascii="Times New Roman" w:hAnsi="Times New Roman" w:cs="Times New Roman"/>
                <w:color w:val="000000"/>
              </w:rPr>
            </w:pPr>
            <w:del w:id="970" w:author="Anna Seaman" w:date="2026-08-11T18:17:00Z" w16du:dateUtc="2026-08-11T23:17:00Z">
              <w:r w:rsidRPr="00C275A9" w:rsidDel="00205594">
                <w:rPr>
                  <w:rFonts w:ascii="Times New Roman" w:hAnsi="Times New Roman" w:cs="Times New Roman"/>
                  <w:color w:val="000000"/>
                </w:rPr>
                <w:delText>15-20 min</w:delText>
              </w:r>
            </w:del>
          </w:p>
        </w:tc>
        <w:tc>
          <w:tcPr>
            <w:tcW w:w="3235" w:type="dxa"/>
          </w:tcPr>
          <w:p w14:paraId="6125AFBE" w14:textId="5BD506A9" w:rsidR="000563C1" w:rsidRPr="00E12F34" w:rsidDel="00205594" w:rsidRDefault="15C5134D" w:rsidP="00127078">
            <w:pPr>
              <w:spacing w:line="480" w:lineRule="auto"/>
              <w:rPr>
                <w:del w:id="971" w:author="Anna Seaman" w:date="2026-08-11T18:17:00Z" w16du:dateUtc="2026-08-11T23:17:00Z"/>
                <w:rFonts w:ascii="Times New Roman" w:hAnsi="Times New Roman" w:cs="Times New Roman"/>
                <w:color w:val="000000"/>
              </w:rPr>
            </w:pPr>
            <w:del w:id="972" w:author="Anna Seaman" w:date="2026-08-11T18:17:00Z" w16du:dateUtc="2026-08-11T23:17:00Z">
              <w:r w:rsidRPr="00E12F34" w:rsidDel="00205594">
                <w:rPr>
                  <w:rFonts w:ascii="Times New Roman" w:hAnsi="Times New Roman" w:cs="Times New Roman"/>
                  <w:color w:val="000000"/>
                </w:rPr>
                <w:delText>Prone with SI belt applied snug but not restrictive</w:delText>
              </w:r>
            </w:del>
          </w:p>
        </w:tc>
      </w:tr>
      <w:tr w:rsidR="00127078" w:rsidRPr="00E12F34" w:rsidDel="00205594" w14:paraId="43BDA807" w14:textId="5C9517F4" w:rsidTr="15C5134D">
        <w:trPr>
          <w:del w:id="973" w:author="Anna Seaman" w:date="2026-08-11T18:17:00Z" w16du:dateUtc="2026-08-11T23:17:00Z"/>
        </w:trPr>
        <w:tc>
          <w:tcPr>
            <w:tcW w:w="3116" w:type="dxa"/>
          </w:tcPr>
          <w:p w14:paraId="4A78A3A8" w14:textId="0582F8AC" w:rsidR="000563C1" w:rsidRPr="00E12F34" w:rsidDel="00205594" w:rsidRDefault="15C5134D" w:rsidP="00127078">
            <w:pPr>
              <w:pStyle w:val="ListParagraph"/>
              <w:numPr>
                <w:ilvl w:val="0"/>
                <w:numId w:val="10"/>
              </w:numPr>
              <w:spacing w:line="480" w:lineRule="auto"/>
              <w:ind w:left="0" w:firstLine="0"/>
              <w:rPr>
                <w:del w:id="974" w:author="Anna Seaman" w:date="2026-08-11T18:17:00Z" w16du:dateUtc="2026-08-11T23:17:00Z"/>
                <w:rFonts w:ascii="Times New Roman" w:hAnsi="Times New Roman" w:cs="Times New Roman"/>
                <w:color w:val="000000"/>
              </w:rPr>
            </w:pPr>
            <w:del w:id="975" w:author="Anna Seaman" w:date="2026-08-11T18:17:00Z" w16du:dateUtc="2026-08-11T23:17:00Z">
              <w:r w:rsidRPr="00E12F34" w:rsidDel="00205594">
                <w:rPr>
                  <w:rFonts w:ascii="Times New Roman" w:hAnsi="Times New Roman" w:cs="Times New Roman"/>
                  <w:color w:val="000000"/>
                </w:rPr>
                <w:delText>Traction</w:delText>
              </w:r>
            </w:del>
          </w:p>
        </w:tc>
        <w:tc>
          <w:tcPr>
            <w:tcW w:w="2999" w:type="dxa"/>
          </w:tcPr>
          <w:p w14:paraId="112B4092" w14:textId="7181E4B1" w:rsidR="000563C1" w:rsidRPr="00E12F34" w:rsidDel="00205594" w:rsidRDefault="15C5134D" w:rsidP="00E3702D">
            <w:pPr>
              <w:spacing w:line="480" w:lineRule="auto"/>
              <w:rPr>
                <w:del w:id="976" w:author="Anna Seaman" w:date="2026-08-11T18:17:00Z" w16du:dateUtc="2026-08-11T23:17:00Z"/>
                <w:rFonts w:ascii="Times New Roman" w:hAnsi="Times New Roman" w:cs="Times New Roman"/>
                <w:color w:val="000000"/>
              </w:rPr>
            </w:pPr>
            <w:del w:id="977" w:author="Anna Seaman" w:date="2026-08-11T18:17:00Z" w16du:dateUtc="2026-08-11T23:17:00Z">
              <w:r w:rsidDel="00205594">
                <w:rPr>
                  <w:rFonts w:ascii="Times New Roman" w:hAnsi="Times New Roman" w:cs="Times New Roman"/>
                  <w:color w:val="000000"/>
                </w:rPr>
                <w:delText>Low load</w:delText>
              </w:r>
              <w:r w:rsidR="00BC49B1" w:rsidDel="00205594">
                <w:rPr>
                  <w:rFonts w:ascii="Times New Roman" w:hAnsi="Times New Roman" w:cs="Times New Roman"/>
                  <w:color w:val="000000"/>
                </w:rPr>
                <w:delText xml:space="preserve"> (15-20% of body weight)</w:delText>
              </w:r>
              <w:r w:rsidDel="00205594">
                <w:rPr>
                  <w:rFonts w:ascii="Times New Roman" w:hAnsi="Times New Roman" w:cs="Times New Roman"/>
                  <w:color w:val="000000"/>
                </w:rPr>
                <w:delText xml:space="preserve">; intermittent; </w:delText>
              </w:r>
              <w:r w:rsidRPr="00C275A9" w:rsidDel="00205594">
                <w:rPr>
                  <w:rFonts w:ascii="Times New Roman" w:hAnsi="Times New Roman" w:cs="Times New Roman"/>
                  <w:color w:val="000000"/>
                </w:rPr>
                <w:delText>10-15 min</w:delText>
              </w:r>
            </w:del>
          </w:p>
        </w:tc>
        <w:tc>
          <w:tcPr>
            <w:tcW w:w="3235" w:type="dxa"/>
          </w:tcPr>
          <w:p w14:paraId="4358E107" w14:textId="0A00D26B" w:rsidR="000563C1" w:rsidRPr="00E12F34" w:rsidDel="00205594" w:rsidRDefault="15C5134D" w:rsidP="00127078">
            <w:pPr>
              <w:spacing w:line="480" w:lineRule="auto"/>
              <w:rPr>
                <w:del w:id="978" w:author="Anna Seaman" w:date="2026-08-11T18:17:00Z" w16du:dateUtc="2026-08-11T23:17:00Z"/>
                <w:rFonts w:ascii="Times New Roman" w:hAnsi="Times New Roman" w:cs="Times New Roman"/>
                <w:color w:val="000000"/>
              </w:rPr>
            </w:pPr>
            <w:del w:id="979" w:author="Anna Seaman" w:date="2026-08-11T18:17:00Z" w16du:dateUtc="2026-08-11T23:17:00Z">
              <w:r w:rsidRPr="00E12F34" w:rsidDel="00205594">
                <w:rPr>
                  <w:rFonts w:ascii="Times New Roman" w:hAnsi="Times New Roman" w:cs="Times New Roman"/>
                  <w:color w:val="000000"/>
                </w:rPr>
                <w:delText>Supine with hips</w:delText>
              </w:r>
              <w:r w:rsidR="00165A9F" w:rsidDel="00205594">
                <w:rPr>
                  <w:rFonts w:ascii="Times New Roman" w:hAnsi="Times New Roman" w:cs="Times New Roman"/>
                  <w:color w:val="000000"/>
                </w:rPr>
                <w:delText xml:space="preserve"> or </w:delText>
              </w:r>
              <w:r w:rsidRPr="00E12F34" w:rsidDel="00205594">
                <w:rPr>
                  <w:rFonts w:ascii="Times New Roman" w:hAnsi="Times New Roman" w:cs="Times New Roman"/>
                  <w:color w:val="000000"/>
                </w:rPr>
                <w:delText>knees flexed</w:delText>
              </w:r>
            </w:del>
          </w:p>
        </w:tc>
      </w:tr>
    </w:tbl>
    <w:p w14:paraId="51941803" w14:textId="39C54F52" w:rsidR="000563C1" w:rsidRPr="00E12F34" w:rsidDel="00205594" w:rsidRDefault="000563C1" w:rsidP="00127078">
      <w:pPr>
        <w:spacing w:line="480" w:lineRule="auto"/>
        <w:rPr>
          <w:del w:id="980" w:author="Anna Seaman" w:date="2026-08-11T18:19:00Z" w16du:dateUtc="2026-08-11T23:19:00Z"/>
          <w:rFonts w:ascii="Times New Roman" w:hAnsi="Times New Roman" w:cs="Times New Roman"/>
          <w:color w:val="000000"/>
        </w:rPr>
      </w:pPr>
    </w:p>
    <w:tbl>
      <w:tblPr>
        <w:tblStyle w:val="TableGrid"/>
        <w:tblW w:w="0" w:type="auto"/>
        <w:tblLook w:val="04A0" w:firstRow="1" w:lastRow="0" w:firstColumn="1" w:lastColumn="0" w:noHBand="0" w:noVBand="1"/>
      </w:tblPr>
      <w:tblGrid>
        <w:gridCol w:w="3116"/>
        <w:gridCol w:w="2999"/>
        <w:gridCol w:w="3235"/>
      </w:tblGrid>
      <w:tr w:rsidR="00127078" w:rsidRPr="00E12F34" w:rsidDel="00205594" w14:paraId="1A33FAD1" w14:textId="11432C1C" w:rsidTr="15C5134D">
        <w:trPr>
          <w:del w:id="981" w:author="Anna Seaman" w:date="2026-08-11T18:19:00Z" w16du:dateUtc="2026-08-11T23:19:00Z"/>
        </w:trPr>
        <w:tc>
          <w:tcPr>
            <w:tcW w:w="3116" w:type="dxa"/>
          </w:tcPr>
          <w:p w14:paraId="00C3AA0B" w14:textId="4C1363E2" w:rsidR="000563C1" w:rsidRPr="00E12F34" w:rsidDel="00205594" w:rsidRDefault="000563C1" w:rsidP="00127078">
            <w:pPr>
              <w:spacing w:line="480" w:lineRule="auto"/>
              <w:rPr>
                <w:del w:id="982" w:author="Anna Seaman" w:date="2026-08-11T18:19:00Z" w16du:dateUtc="2026-08-11T23:19:00Z"/>
                <w:rFonts w:ascii="Times New Roman" w:hAnsi="Times New Roman" w:cs="Times New Roman"/>
                <w:b/>
                <w:bCs/>
                <w:color w:val="000000"/>
              </w:rPr>
            </w:pPr>
            <w:del w:id="983" w:author="Anna Seaman" w:date="2026-08-11T18:19:00Z" w16du:dateUtc="2026-08-11T23:19:00Z">
              <w:r w:rsidRPr="00E12F34" w:rsidDel="00205594">
                <w:rPr>
                  <w:rFonts w:ascii="Times New Roman" w:hAnsi="Times New Roman" w:cs="Times New Roman"/>
                  <w:b/>
                  <w:bCs/>
                  <w:color w:val="000000"/>
                </w:rPr>
                <w:delText xml:space="preserve">Modality for </w:delText>
              </w:r>
              <w:r w:rsidR="00E3702D" w:rsidRPr="00E12F34" w:rsidDel="00205594">
                <w:rPr>
                  <w:rFonts w:ascii="Times New Roman" w:hAnsi="Times New Roman" w:cs="Times New Roman"/>
                  <w:b/>
                  <w:bCs/>
                  <w:color w:val="000000"/>
                </w:rPr>
                <w:delText>rectus femoris tightness</w:delText>
              </w:r>
            </w:del>
          </w:p>
        </w:tc>
        <w:tc>
          <w:tcPr>
            <w:tcW w:w="2999" w:type="dxa"/>
          </w:tcPr>
          <w:p w14:paraId="6D5F0B6F" w14:textId="51EB2D80" w:rsidR="000563C1" w:rsidRPr="00E12F34" w:rsidDel="00205594" w:rsidRDefault="000563C1" w:rsidP="00127078">
            <w:pPr>
              <w:spacing w:line="480" w:lineRule="auto"/>
              <w:rPr>
                <w:del w:id="984" w:author="Anna Seaman" w:date="2026-08-11T18:19:00Z" w16du:dateUtc="2026-08-11T23:19:00Z"/>
                <w:rFonts w:ascii="Times New Roman" w:hAnsi="Times New Roman" w:cs="Times New Roman"/>
                <w:b/>
                <w:bCs/>
                <w:color w:val="000000"/>
              </w:rPr>
            </w:pPr>
            <w:del w:id="985" w:author="Anna Seaman" w:date="2026-08-11T18:19:00Z" w16du:dateUtc="2026-08-11T23:19:00Z">
              <w:r w:rsidRPr="00E12F34" w:rsidDel="00205594">
                <w:rPr>
                  <w:rFonts w:ascii="Times New Roman" w:hAnsi="Times New Roman" w:cs="Times New Roman"/>
                  <w:b/>
                  <w:bCs/>
                  <w:color w:val="000000"/>
                </w:rPr>
                <w:delText>Parameters</w:delText>
              </w:r>
            </w:del>
          </w:p>
        </w:tc>
        <w:tc>
          <w:tcPr>
            <w:tcW w:w="3235" w:type="dxa"/>
          </w:tcPr>
          <w:p w14:paraId="72469E4E" w14:textId="788B40D5" w:rsidR="000563C1" w:rsidRPr="00E12F34" w:rsidDel="00205594" w:rsidRDefault="000563C1" w:rsidP="00127078">
            <w:pPr>
              <w:spacing w:line="480" w:lineRule="auto"/>
              <w:rPr>
                <w:del w:id="986" w:author="Anna Seaman" w:date="2026-08-11T18:19:00Z" w16du:dateUtc="2026-08-11T23:19:00Z"/>
                <w:rFonts w:ascii="Times New Roman" w:hAnsi="Times New Roman" w:cs="Times New Roman"/>
                <w:b/>
                <w:bCs/>
                <w:color w:val="000000"/>
              </w:rPr>
            </w:pPr>
            <w:del w:id="987" w:author="Anna Seaman" w:date="2026-08-11T18:19:00Z" w16du:dateUtc="2026-08-11T23:19:00Z">
              <w:r w:rsidRPr="00E12F34" w:rsidDel="00205594">
                <w:rPr>
                  <w:rFonts w:ascii="Times New Roman" w:hAnsi="Times New Roman" w:cs="Times New Roman"/>
                  <w:b/>
                  <w:bCs/>
                  <w:color w:val="000000"/>
                </w:rPr>
                <w:delText xml:space="preserve">Patient </w:delText>
              </w:r>
              <w:r w:rsidR="00E3702D" w:rsidRPr="00E12F34" w:rsidDel="00205594">
                <w:rPr>
                  <w:rFonts w:ascii="Times New Roman" w:hAnsi="Times New Roman" w:cs="Times New Roman"/>
                  <w:b/>
                  <w:bCs/>
                  <w:color w:val="000000"/>
                </w:rPr>
                <w:delText>position instructions</w:delText>
              </w:r>
            </w:del>
          </w:p>
        </w:tc>
      </w:tr>
      <w:tr w:rsidR="00127078" w:rsidRPr="00E12F34" w:rsidDel="00205594" w14:paraId="6F01451C" w14:textId="7561694B" w:rsidTr="15C5134D">
        <w:trPr>
          <w:del w:id="988" w:author="Anna Seaman" w:date="2026-08-11T18:19:00Z" w16du:dateUtc="2026-08-11T23:19:00Z"/>
        </w:trPr>
        <w:tc>
          <w:tcPr>
            <w:tcW w:w="3116" w:type="dxa"/>
          </w:tcPr>
          <w:p w14:paraId="5729EDBB" w14:textId="6BDC6AD6" w:rsidR="000563C1" w:rsidRPr="00E12F34" w:rsidDel="00205594" w:rsidRDefault="15C5134D" w:rsidP="00127078">
            <w:pPr>
              <w:pStyle w:val="ListParagraph"/>
              <w:numPr>
                <w:ilvl w:val="0"/>
                <w:numId w:val="11"/>
              </w:numPr>
              <w:spacing w:line="480" w:lineRule="auto"/>
              <w:ind w:left="0" w:firstLine="0"/>
              <w:rPr>
                <w:del w:id="989" w:author="Anna Seaman" w:date="2026-08-11T18:19:00Z" w16du:dateUtc="2026-08-11T23:19:00Z"/>
                <w:rFonts w:ascii="Times New Roman" w:hAnsi="Times New Roman" w:cs="Times New Roman"/>
                <w:color w:val="000000"/>
              </w:rPr>
            </w:pPr>
            <w:del w:id="990" w:author="Anna Seaman" w:date="2026-08-11T18:19:00Z" w16du:dateUtc="2026-08-11T23:19:00Z">
              <w:r w:rsidRPr="00E12F34" w:rsidDel="00205594">
                <w:rPr>
                  <w:rFonts w:ascii="Times New Roman" w:hAnsi="Times New Roman" w:cs="Times New Roman"/>
                  <w:color w:val="000000"/>
                </w:rPr>
                <w:delText>Therapeutic ultrasound</w:delText>
              </w:r>
            </w:del>
          </w:p>
        </w:tc>
        <w:tc>
          <w:tcPr>
            <w:tcW w:w="2999" w:type="dxa"/>
          </w:tcPr>
          <w:p w14:paraId="7E91F58C" w14:textId="69747351" w:rsidR="000563C1" w:rsidRPr="00E12F34" w:rsidDel="00205594" w:rsidRDefault="15C5134D" w:rsidP="00E3702D">
            <w:pPr>
              <w:spacing w:line="480" w:lineRule="auto"/>
              <w:rPr>
                <w:del w:id="991" w:author="Anna Seaman" w:date="2026-08-11T18:19:00Z" w16du:dateUtc="2026-08-11T23:19:00Z"/>
                <w:rFonts w:ascii="Times New Roman" w:hAnsi="Times New Roman" w:cs="Times New Roman"/>
                <w:color w:val="000000"/>
              </w:rPr>
            </w:pPr>
            <w:del w:id="992" w:author="Anna Seaman" w:date="2026-08-11T18:19:00Z" w16du:dateUtc="2026-08-11T23:19:00Z">
              <w:r w:rsidDel="00205594">
                <w:rPr>
                  <w:rFonts w:ascii="Times New Roman" w:hAnsi="Times New Roman" w:cs="Times New Roman"/>
                  <w:color w:val="000000"/>
                </w:rPr>
                <w:delText>100</w:delText>
              </w:r>
              <w:r w:rsidRPr="00C275A9" w:rsidDel="00205594">
                <w:rPr>
                  <w:rFonts w:ascii="Times New Roman" w:hAnsi="Times New Roman" w:cs="Times New Roman"/>
                  <w:color w:val="000000"/>
                </w:rPr>
                <w:delText>%</w:delText>
              </w:r>
              <w:r w:rsidDel="00205594">
                <w:rPr>
                  <w:rFonts w:ascii="Times New Roman" w:hAnsi="Times New Roman" w:cs="Times New Roman"/>
                  <w:color w:val="000000"/>
                </w:rPr>
                <w:delText xml:space="preserve"> duty cycle; </w:delText>
              </w:r>
              <w:r w:rsidRPr="00C275A9" w:rsidDel="00205594">
                <w:rPr>
                  <w:rFonts w:ascii="Times New Roman" w:hAnsi="Times New Roman" w:cs="Times New Roman"/>
                  <w:color w:val="000000"/>
                </w:rPr>
                <w:delText>1.0-1.5</w:delText>
              </w:r>
              <w:r w:rsidDel="00205594">
                <w:rPr>
                  <w:rFonts w:ascii="Times New Roman" w:hAnsi="Times New Roman" w:cs="Times New Roman"/>
                  <w:color w:val="000000"/>
                </w:rPr>
                <w:delText xml:space="preserve"> W/cm</w:delText>
              </w:r>
              <w:r w:rsidRPr="00E12F34" w:rsidDel="00205594">
                <w:rPr>
                  <w:rFonts w:ascii="Times New Roman" w:hAnsi="Times New Roman" w:cs="Times New Roman"/>
                  <w:color w:val="000000"/>
                  <w:vertAlign w:val="superscript"/>
                </w:rPr>
                <w:delText>2</w:delText>
              </w:r>
              <w:r w:rsidDel="00205594">
                <w:rPr>
                  <w:rFonts w:ascii="Times New Roman" w:hAnsi="Times New Roman" w:cs="Times New Roman"/>
                  <w:color w:val="000000"/>
                </w:rPr>
                <w:delText xml:space="preserve">; </w:delText>
              </w:r>
              <w:r w:rsidRPr="00C275A9" w:rsidDel="00205594">
                <w:rPr>
                  <w:rFonts w:ascii="Times New Roman" w:hAnsi="Times New Roman" w:cs="Times New Roman"/>
                  <w:color w:val="000000"/>
                </w:rPr>
                <w:delText>5-8 min</w:delText>
              </w:r>
            </w:del>
          </w:p>
        </w:tc>
        <w:tc>
          <w:tcPr>
            <w:tcW w:w="3235" w:type="dxa"/>
          </w:tcPr>
          <w:p w14:paraId="4085FB2A" w14:textId="3F77E38D" w:rsidR="000563C1" w:rsidRPr="00E12F34" w:rsidDel="00205594" w:rsidRDefault="15C5134D" w:rsidP="00127078">
            <w:pPr>
              <w:spacing w:line="480" w:lineRule="auto"/>
              <w:rPr>
                <w:del w:id="993" w:author="Anna Seaman" w:date="2026-08-11T18:19:00Z" w16du:dateUtc="2026-08-11T23:19:00Z"/>
                <w:rFonts w:ascii="Times New Roman" w:hAnsi="Times New Roman" w:cs="Times New Roman"/>
                <w:color w:val="000000"/>
              </w:rPr>
            </w:pPr>
            <w:del w:id="994" w:author="Anna Seaman" w:date="2026-08-11T18:19:00Z" w16du:dateUtc="2026-08-11T23:19:00Z">
              <w:r w:rsidRPr="00E12F34" w:rsidDel="00205594">
                <w:rPr>
                  <w:rFonts w:ascii="Times New Roman" w:hAnsi="Times New Roman" w:cs="Times New Roman"/>
                  <w:color w:val="000000"/>
                </w:rPr>
                <w:delText>Prone</w:delText>
              </w:r>
            </w:del>
          </w:p>
        </w:tc>
      </w:tr>
      <w:tr w:rsidR="00127078" w:rsidRPr="00E12F34" w:rsidDel="00205594" w14:paraId="0337C450" w14:textId="6EBDCF92" w:rsidTr="15C5134D">
        <w:trPr>
          <w:del w:id="995" w:author="Anna Seaman" w:date="2026-08-11T18:19:00Z" w16du:dateUtc="2026-08-11T23:19:00Z"/>
        </w:trPr>
        <w:tc>
          <w:tcPr>
            <w:tcW w:w="3116" w:type="dxa"/>
          </w:tcPr>
          <w:p w14:paraId="1EC52E9F" w14:textId="1779311C" w:rsidR="000563C1" w:rsidRPr="00E12F34" w:rsidDel="00205594" w:rsidRDefault="15C5134D" w:rsidP="00127078">
            <w:pPr>
              <w:pStyle w:val="ListParagraph"/>
              <w:numPr>
                <w:ilvl w:val="0"/>
                <w:numId w:val="11"/>
              </w:numPr>
              <w:spacing w:line="480" w:lineRule="auto"/>
              <w:ind w:left="0" w:firstLine="0"/>
              <w:rPr>
                <w:del w:id="996" w:author="Anna Seaman" w:date="2026-08-11T18:19:00Z" w16du:dateUtc="2026-08-11T23:19:00Z"/>
                <w:rFonts w:ascii="Times New Roman" w:hAnsi="Times New Roman" w:cs="Times New Roman"/>
                <w:color w:val="000000"/>
              </w:rPr>
            </w:pPr>
            <w:del w:id="997" w:author="Anna Seaman" w:date="2026-08-11T18:19:00Z" w16du:dateUtc="2026-08-11T23:19:00Z">
              <w:r w:rsidRPr="00E12F34" w:rsidDel="00205594">
                <w:rPr>
                  <w:rFonts w:ascii="Times New Roman" w:hAnsi="Times New Roman" w:cs="Times New Roman"/>
                  <w:color w:val="000000"/>
                </w:rPr>
                <w:delText xml:space="preserve">Heat </w:delText>
              </w:r>
              <w:r w:rsidR="00165A9F" w:rsidDel="00205594">
                <w:rPr>
                  <w:rFonts w:ascii="Times New Roman" w:hAnsi="Times New Roman" w:cs="Times New Roman"/>
                  <w:color w:val="000000"/>
                </w:rPr>
                <w:delText>and</w:delText>
              </w:r>
              <w:r w:rsidRPr="00E12F34" w:rsidDel="00205594">
                <w:rPr>
                  <w:rFonts w:ascii="Times New Roman" w:hAnsi="Times New Roman" w:cs="Times New Roman"/>
                  <w:color w:val="000000"/>
                </w:rPr>
                <w:delText xml:space="preserve"> </w:delText>
              </w:r>
              <w:r w:rsidR="00165A9F" w:rsidDel="00205594">
                <w:rPr>
                  <w:rFonts w:ascii="Times New Roman" w:hAnsi="Times New Roman" w:cs="Times New Roman"/>
                  <w:color w:val="000000"/>
                </w:rPr>
                <w:delText>s</w:delText>
              </w:r>
              <w:r w:rsidRPr="00E12F34" w:rsidDel="00205594">
                <w:rPr>
                  <w:rFonts w:ascii="Times New Roman" w:hAnsi="Times New Roman" w:cs="Times New Roman"/>
                  <w:color w:val="000000"/>
                </w:rPr>
                <w:delText>tretch</w:delText>
              </w:r>
            </w:del>
          </w:p>
        </w:tc>
        <w:tc>
          <w:tcPr>
            <w:tcW w:w="2999" w:type="dxa"/>
          </w:tcPr>
          <w:p w14:paraId="0D9A4F60" w14:textId="0F8FB6F9" w:rsidR="000563C1" w:rsidRPr="00E12F34" w:rsidDel="00205594" w:rsidRDefault="15C5134D" w:rsidP="00E3702D">
            <w:pPr>
              <w:spacing w:line="480" w:lineRule="auto"/>
              <w:rPr>
                <w:del w:id="998" w:author="Anna Seaman" w:date="2026-08-11T18:19:00Z" w16du:dateUtc="2026-08-11T23:19:00Z"/>
                <w:rFonts w:ascii="Times New Roman" w:hAnsi="Times New Roman" w:cs="Times New Roman"/>
                <w:color w:val="000000"/>
              </w:rPr>
            </w:pPr>
            <w:del w:id="999" w:author="Anna Seaman" w:date="2026-08-11T18:19:00Z" w16du:dateUtc="2026-08-11T23:19:00Z">
              <w:r w:rsidDel="00205594">
                <w:rPr>
                  <w:rFonts w:ascii="Times New Roman" w:hAnsi="Times New Roman" w:cs="Times New Roman"/>
                  <w:color w:val="000000"/>
                </w:rPr>
                <w:delText xml:space="preserve">Heat </w:delText>
              </w:r>
              <w:r w:rsidRPr="00C275A9" w:rsidDel="00205594">
                <w:rPr>
                  <w:rFonts w:ascii="Times New Roman" w:hAnsi="Times New Roman" w:cs="Times New Roman"/>
                  <w:color w:val="000000"/>
                </w:rPr>
                <w:delText>10 min</w:delText>
              </w:r>
              <w:r w:rsidDel="00205594">
                <w:rPr>
                  <w:rFonts w:ascii="Times New Roman" w:hAnsi="Times New Roman" w:cs="Times New Roman"/>
                  <w:color w:val="000000"/>
                </w:rPr>
                <w:delText xml:space="preserve">, stretch </w:delText>
              </w:r>
              <w:r w:rsidRPr="00C275A9" w:rsidDel="00205594">
                <w:rPr>
                  <w:rFonts w:ascii="Times New Roman" w:hAnsi="Times New Roman" w:cs="Times New Roman"/>
                  <w:color w:val="000000"/>
                </w:rPr>
                <w:delText>3-5</w:delText>
              </w:r>
              <w:r w:rsidDel="00205594">
                <w:rPr>
                  <w:rFonts w:ascii="Times New Roman" w:hAnsi="Times New Roman" w:cs="Times New Roman"/>
                  <w:color w:val="000000"/>
                </w:rPr>
                <w:delText xml:space="preserve"> reps for </w:delText>
              </w:r>
              <w:r w:rsidRPr="00C275A9" w:rsidDel="00205594">
                <w:rPr>
                  <w:rFonts w:ascii="Times New Roman" w:hAnsi="Times New Roman" w:cs="Times New Roman"/>
                  <w:color w:val="000000"/>
                </w:rPr>
                <w:delText>30 sec</w:delText>
              </w:r>
              <w:r w:rsidDel="00205594">
                <w:rPr>
                  <w:rFonts w:ascii="Times New Roman" w:hAnsi="Times New Roman" w:cs="Times New Roman"/>
                  <w:color w:val="000000"/>
                </w:rPr>
                <w:delText xml:space="preserve"> each</w:delText>
              </w:r>
            </w:del>
          </w:p>
        </w:tc>
        <w:tc>
          <w:tcPr>
            <w:tcW w:w="3235" w:type="dxa"/>
          </w:tcPr>
          <w:p w14:paraId="73E3BF88" w14:textId="044F3C02" w:rsidR="000563C1" w:rsidRPr="00E12F34" w:rsidDel="00205594" w:rsidRDefault="15C5134D" w:rsidP="00127078">
            <w:pPr>
              <w:spacing w:line="480" w:lineRule="auto"/>
              <w:rPr>
                <w:del w:id="1000" w:author="Anna Seaman" w:date="2026-08-11T18:19:00Z" w16du:dateUtc="2026-08-11T23:19:00Z"/>
                <w:rFonts w:ascii="Times New Roman" w:hAnsi="Times New Roman" w:cs="Times New Roman"/>
                <w:color w:val="000000"/>
              </w:rPr>
            </w:pPr>
            <w:del w:id="1001" w:author="Anna Seaman" w:date="2026-08-11T18:19:00Z" w16du:dateUtc="2026-08-11T23:19:00Z">
              <w:r w:rsidRPr="00E12F34" w:rsidDel="00205594">
                <w:rPr>
                  <w:rFonts w:ascii="Times New Roman" w:hAnsi="Times New Roman" w:cs="Times New Roman"/>
                  <w:color w:val="000000"/>
                </w:rPr>
                <w:delText>Prone. When stretching, stabilize pelvis to avoid lumbar extension substitution</w:delText>
              </w:r>
            </w:del>
          </w:p>
        </w:tc>
      </w:tr>
      <w:tr w:rsidR="00127078" w:rsidRPr="00E12F34" w:rsidDel="00205594" w14:paraId="1EB20115" w14:textId="79183A06" w:rsidTr="15C5134D">
        <w:trPr>
          <w:del w:id="1002" w:author="Anna Seaman" w:date="2026-08-11T18:19:00Z" w16du:dateUtc="2026-08-11T23:19:00Z"/>
        </w:trPr>
        <w:tc>
          <w:tcPr>
            <w:tcW w:w="3116" w:type="dxa"/>
          </w:tcPr>
          <w:p w14:paraId="0D72E6F0" w14:textId="29C8E2DC" w:rsidR="000563C1" w:rsidRPr="00E12F34" w:rsidDel="00205594" w:rsidRDefault="15C5134D" w:rsidP="00127078">
            <w:pPr>
              <w:pStyle w:val="ListParagraph"/>
              <w:numPr>
                <w:ilvl w:val="0"/>
                <w:numId w:val="11"/>
              </w:numPr>
              <w:spacing w:line="480" w:lineRule="auto"/>
              <w:ind w:left="0" w:firstLine="0"/>
              <w:rPr>
                <w:del w:id="1003" w:author="Anna Seaman" w:date="2026-08-11T18:19:00Z" w16du:dateUtc="2026-08-11T23:19:00Z"/>
                <w:rFonts w:ascii="Times New Roman" w:hAnsi="Times New Roman" w:cs="Times New Roman"/>
                <w:color w:val="000000"/>
              </w:rPr>
            </w:pPr>
            <w:del w:id="1004" w:author="Anna Seaman" w:date="2026-08-11T18:19:00Z" w16du:dateUtc="2026-08-11T23:19:00Z">
              <w:r w:rsidRPr="00E12F34" w:rsidDel="00205594">
                <w:rPr>
                  <w:rFonts w:ascii="Times New Roman" w:hAnsi="Times New Roman" w:cs="Times New Roman"/>
                  <w:color w:val="000000"/>
                </w:rPr>
                <w:delText>Foam rolling</w:delText>
              </w:r>
            </w:del>
          </w:p>
        </w:tc>
        <w:tc>
          <w:tcPr>
            <w:tcW w:w="2999" w:type="dxa"/>
          </w:tcPr>
          <w:p w14:paraId="0C124FAC" w14:textId="5E34B03C" w:rsidR="000563C1" w:rsidRPr="00E12F34" w:rsidDel="00205594" w:rsidRDefault="15C5134D" w:rsidP="00E3702D">
            <w:pPr>
              <w:spacing w:line="480" w:lineRule="auto"/>
              <w:rPr>
                <w:del w:id="1005" w:author="Anna Seaman" w:date="2026-08-11T18:19:00Z" w16du:dateUtc="2026-08-11T23:19:00Z"/>
                <w:rFonts w:ascii="Times New Roman" w:hAnsi="Times New Roman" w:cs="Times New Roman"/>
                <w:color w:val="000000"/>
              </w:rPr>
            </w:pPr>
            <w:del w:id="1006" w:author="Anna Seaman" w:date="2026-08-11T18:19:00Z" w16du:dateUtc="2026-08-11T23:19:00Z">
              <w:r w:rsidRPr="00C275A9" w:rsidDel="00205594">
                <w:rPr>
                  <w:rFonts w:ascii="Times New Roman" w:hAnsi="Times New Roman" w:cs="Times New Roman"/>
                  <w:color w:val="000000"/>
                </w:rPr>
                <w:delText>1-2 min</w:delText>
              </w:r>
              <w:r w:rsidDel="00205594">
                <w:rPr>
                  <w:rFonts w:ascii="Times New Roman" w:hAnsi="Times New Roman" w:cs="Times New Roman"/>
                  <w:color w:val="000000"/>
                </w:rPr>
                <w:delText xml:space="preserve">; </w:delText>
              </w:r>
              <w:r w:rsidRPr="00C275A9" w:rsidDel="00205594">
                <w:rPr>
                  <w:rFonts w:ascii="Times New Roman" w:hAnsi="Times New Roman" w:cs="Times New Roman"/>
                  <w:color w:val="000000"/>
                </w:rPr>
                <w:delText>2-3</w:delText>
              </w:r>
              <w:r w:rsidDel="00205594">
                <w:rPr>
                  <w:rFonts w:ascii="Times New Roman" w:hAnsi="Times New Roman" w:cs="Times New Roman"/>
                  <w:color w:val="000000"/>
                </w:rPr>
                <w:delText xml:space="preserve"> sets</w:delText>
              </w:r>
            </w:del>
          </w:p>
        </w:tc>
        <w:tc>
          <w:tcPr>
            <w:tcW w:w="3235" w:type="dxa"/>
          </w:tcPr>
          <w:p w14:paraId="358732BB" w14:textId="61E714DD" w:rsidR="000563C1" w:rsidRPr="00E12F34" w:rsidDel="00205594" w:rsidRDefault="15C5134D" w:rsidP="00127078">
            <w:pPr>
              <w:spacing w:line="480" w:lineRule="auto"/>
              <w:rPr>
                <w:del w:id="1007" w:author="Anna Seaman" w:date="2026-08-11T18:19:00Z" w16du:dateUtc="2026-08-11T23:19:00Z"/>
                <w:rFonts w:ascii="Times New Roman" w:hAnsi="Times New Roman" w:cs="Times New Roman"/>
                <w:color w:val="000000"/>
              </w:rPr>
            </w:pPr>
            <w:del w:id="1008" w:author="Anna Seaman" w:date="2026-08-11T18:19:00Z" w16du:dateUtc="2026-08-11T23:19:00Z">
              <w:r w:rsidRPr="00E12F34" w:rsidDel="00205594">
                <w:rPr>
                  <w:rFonts w:ascii="Times New Roman" w:hAnsi="Times New Roman" w:cs="Times New Roman"/>
                  <w:color w:val="000000"/>
                </w:rPr>
                <w:delText>Prone or quadruped; slow controlled rolling over anterior thigh</w:delText>
              </w:r>
            </w:del>
          </w:p>
        </w:tc>
      </w:tr>
    </w:tbl>
    <w:p w14:paraId="20D88ECE" w14:textId="77777777" w:rsidR="000563C1" w:rsidRPr="00E12F34" w:rsidRDefault="000563C1" w:rsidP="00127078">
      <w:pPr>
        <w:spacing w:line="480" w:lineRule="auto"/>
        <w:rPr>
          <w:rFonts w:ascii="Times New Roman" w:hAnsi="Times New Roman" w:cs="Times New Roman"/>
          <w:color w:val="000000"/>
        </w:rPr>
      </w:pPr>
    </w:p>
    <w:p w14:paraId="3FD970D6" w14:textId="490195F7" w:rsidR="000563C1" w:rsidRPr="00E12F34" w:rsidRDefault="00882393" w:rsidP="00127078">
      <w:pPr>
        <w:spacing w:line="480" w:lineRule="auto"/>
        <w:rPr>
          <w:rFonts w:ascii="Times New Roman" w:hAnsi="Times New Roman" w:cs="Times New Roman"/>
          <w:color w:val="000000"/>
        </w:rPr>
      </w:pPr>
      <w:r w:rsidRPr="00E12F34">
        <w:rPr>
          <w:rFonts w:ascii="Times New Roman" w:hAnsi="Times New Roman" w:cs="Times New Roman"/>
          <w:color w:val="000000"/>
        </w:rPr>
        <w:t>&lt;b&gt;</w:t>
      </w:r>
      <w:proofErr w:type="spellStart"/>
      <w:r w:rsidRPr="00E12F34">
        <w:rPr>
          <w:rFonts w:ascii="Times New Roman" w:hAnsi="Times New Roman" w:cs="Times New Roman"/>
          <w:color w:val="000000"/>
        </w:rPr>
        <w:t>Presimulation</w:t>
      </w:r>
      <w:proofErr w:type="spellEnd"/>
      <w:r w:rsidRPr="00E12F34">
        <w:rPr>
          <w:rFonts w:ascii="Times New Roman" w:hAnsi="Times New Roman" w:cs="Times New Roman"/>
          <w:color w:val="000000"/>
        </w:rPr>
        <w:t xml:space="preserve"> Activity</w:t>
      </w:r>
      <w:r>
        <w:rPr>
          <w:rFonts w:ascii="Times New Roman" w:hAnsi="Times New Roman" w:cs="Times New Roman"/>
          <w:color w:val="000000"/>
        </w:rPr>
        <w:t xml:space="preserve"> </w:t>
      </w:r>
      <w:r w:rsidRPr="00C275A9">
        <w:rPr>
          <w:rFonts w:ascii="Times New Roman" w:hAnsi="Times New Roman" w:cs="Times New Roman"/>
          <w:color w:val="000000"/>
        </w:rPr>
        <w:t>5</w:t>
      </w:r>
      <w:r>
        <w:rPr>
          <w:rFonts w:ascii="Times New Roman" w:hAnsi="Times New Roman" w:cs="Times New Roman"/>
          <w:color w:val="000000"/>
        </w:rPr>
        <w:t xml:space="preserve">: Therapeutic </w:t>
      </w:r>
      <w:r w:rsidR="00385F2A">
        <w:rPr>
          <w:rFonts w:ascii="Times New Roman" w:hAnsi="Times New Roman" w:cs="Times New Roman"/>
          <w:color w:val="000000"/>
        </w:rPr>
        <w:t>Intervention</w:t>
      </w:r>
    </w:p>
    <w:p w14:paraId="43A7E4FB" w14:textId="0C5BF4CB" w:rsidR="15C5134D" w:rsidRDefault="15C5134D" w:rsidP="00127078">
      <w:pPr>
        <w:spacing w:line="480" w:lineRule="auto"/>
        <w:rPr>
          <w:ins w:id="1009" w:author="Anna Seaman" w:date="2026-08-11T18:20:00Z" w16du:dateUtc="2026-08-11T23:20:00Z"/>
          <w:rFonts w:ascii="Times New Roman" w:hAnsi="Times New Roman" w:cs="Times New Roman"/>
          <w:color w:val="000000"/>
        </w:rPr>
      </w:pPr>
      <w:r w:rsidRPr="00E12F34">
        <w:rPr>
          <w:rFonts w:ascii="Times New Roman" w:hAnsi="Times New Roman" w:cs="Times New Roman"/>
          <w:color w:val="000000"/>
        </w:rPr>
        <w:t>Students may submit other equally appropriate exercise interventions, but here is an example:</w:t>
      </w:r>
    </w:p>
    <w:tbl>
      <w:tblPr>
        <w:tblStyle w:val="TableGrid"/>
        <w:tblW w:w="5000" w:type="pct"/>
        <w:tblLayout w:type="fixed"/>
        <w:tblLook w:val="04A0" w:firstRow="1" w:lastRow="0" w:firstColumn="1" w:lastColumn="0" w:noHBand="0" w:noVBand="1"/>
        <w:tblPrChange w:id="1010" w:author="Anna Seaman" w:date="2026-08-11T18:22:00Z" w16du:dateUtc="2026-08-11T23:22:00Z">
          <w:tblPr>
            <w:tblStyle w:val="TableGrid"/>
            <w:tblW w:w="5000" w:type="pct"/>
            <w:tblLayout w:type="fixed"/>
            <w:tblLook w:val="04A0" w:firstRow="1" w:lastRow="0" w:firstColumn="1" w:lastColumn="0" w:noHBand="0" w:noVBand="1"/>
          </w:tblPr>
        </w:tblPrChange>
      </w:tblPr>
      <w:tblGrid>
        <w:gridCol w:w="2268"/>
        <w:gridCol w:w="2250"/>
        <w:gridCol w:w="810"/>
        <w:gridCol w:w="900"/>
        <w:gridCol w:w="1510"/>
        <w:gridCol w:w="1838"/>
        <w:tblGridChange w:id="1011">
          <w:tblGrid>
            <w:gridCol w:w="2268"/>
            <w:gridCol w:w="216"/>
            <w:gridCol w:w="2034"/>
            <w:gridCol w:w="178"/>
            <w:gridCol w:w="632"/>
            <w:gridCol w:w="382"/>
            <w:gridCol w:w="518"/>
            <w:gridCol w:w="496"/>
            <w:gridCol w:w="1014"/>
            <w:gridCol w:w="1838"/>
          </w:tblGrid>
        </w:tblGridChange>
      </w:tblGrid>
      <w:tr w:rsidR="00205594" w:rsidRPr="00F5471C" w14:paraId="3F318DC0" w14:textId="77777777" w:rsidTr="00205594">
        <w:trPr>
          <w:ins w:id="1012" w:author="Anna Seaman" w:date="2026-08-11T18:20:00Z" w16du:dateUtc="2026-08-11T23:20:00Z"/>
        </w:trPr>
        <w:tc>
          <w:tcPr>
            <w:tcW w:w="2268" w:type="dxa"/>
            <w:shd w:val="clear" w:color="auto" w:fill="A73023"/>
            <w:tcPrChange w:id="1013" w:author="Anna Seaman" w:date="2026-08-11T18:22:00Z" w16du:dateUtc="2026-08-11T23:22:00Z">
              <w:tcPr>
                <w:tcW w:w="2484" w:type="dxa"/>
                <w:gridSpan w:val="2"/>
                <w:shd w:val="clear" w:color="auto" w:fill="A73023"/>
              </w:tcPr>
            </w:tcPrChange>
          </w:tcPr>
          <w:p w14:paraId="2D66ECC0" w14:textId="77777777" w:rsidR="00205594" w:rsidRPr="00A5440F" w:rsidRDefault="00205594" w:rsidP="00F60FE8">
            <w:pPr>
              <w:spacing w:line="480" w:lineRule="auto"/>
              <w:jc w:val="center"/>
              <w:rPr>
                <w:ins w:id="1014" w:author="Anna Seaman" w:date="2026-08-11T18:20:00Z" w16du:dateUtc="2026-08-11T23:20:00Z"/>
                <w:rFonts w:ascii="Times New Roman" w:hAnsi="Times New Roman" w:cs="Times New Roman"/>
                <w:b/>
                <w:bCs/>
                <w:color w:val="FFFFFF" w:themeColor="background1"/>
              </w:rPr>
            </w:pPr>
            <w:ins w:id="1015" w:author="Anna Seaman" w:date="2026-08-11T18:20:00Z" w16du:dateUtc="2026-08-11T23:20:00Z">
              <w:r w:rsidRPr="000D52A6">
                <w:rPr>
                  <w:rFonts w:ascii="Times New Roman" w:hAnsi="Times New Roman" w:cs="Times New Roman"/>
                  <w:b/>
                  <w:bCs/>
                  <w:color w:val="FFFFFF" w:themeColor="background1"/>
                </w:rPr>
                <w:t>CONDITION</w:t>
              </w:r>
            </w:ins>
          </w:p>
        </w:tc>
        <w:tc>
          <w:tcPr>
            <w:tcW w:w="2250" w:type="dxa"/>
            <w:shd w:val="clear" w:color="auto" w:fill="A73023"/>
            <w:tcPrChange w:id="1016" w:author="Anna Seaman" w:date="2026-08-11T18:22:00Z" w16du:dateUtc="2026-08-11T23:22:00Z">
              <w:tcPr>
                <w:tcW w:w="2212" w:type="dxa"/>
                <w:gridSpan w:val="2"/>
                <w:shd w:val="clear" w:color="auto" w:fill="A73023"/>
              </w:tcPr>
            </w:tcPrChange>
          </w:tcPr>
          <w:p w14:paraId="60955140" w14:textId="77777777" w:rsidR="00205594" w:rsidRPr="00A5440F" w:rsidRDefault="00205594" w:rsidP="00F60FE8">
            <w:pPr>
              <w:spacing w:line="480" w:lineRule="auto"/>
              <w:jc w:val="center"/>
              <w:rPr>
                <w:ins w:id="1017" w:author="Anna Seaman" w:date="2026-08-11T18:20:00Z" w16du:dateUtc="2026-08-11T23:20:00Z"/>
                <w:rFonts w:ascii="Times New Roman" w:hAnsi="Times New Roman" w:cs="Times New Roman"/>
                <w:b/>
                <w:bCs/>
                <w:color w:val="FFFFFF" w:themeColor="background1"/>
              </w:rPr>
            </w:pPr>
            <w:ins w:id="1018" w:author="Anna Seaman" w:date="2026-08-11T18:20:00Z" w16du:dateUtc="2026-08-11T23:20:00Z">
              <w:r w:rsidRPr="000D52A6">
                <w:rPr>
                  <w:rFonts w:ascii="Times New Roman" w:hAnsi="Times New Roman" w:cs="Times New Roman"/>
                  <w:b/>
                  <w:bCs/>
                  <w:color w:val="FFFFFF" w:themeColor="background1"/>
                </w:rPr>
                <w:t>EXERCISE INTERVENTION</w:t>
              </w:r>
            </w:ins>
          </w:p>
        </w:tc>
        <w:tc>
          <w:tcPr>
            <w:tcW w:w="810" w:type="dxa"/>
            <w:shd w:val="clear" w:color="auto" w:fill="A73023"/>
            <w:tcPrChange w:id="1019" w:author="Anna Seaman" w:date="2026-08-11T18:22:00Z" w16du:dateUtc="2026-08-11T23:22:00Z">
              <w:tcPr>
                <w:tcW w:w="1014" w:type="dxa"/>
                <w:gridSpan w:val="2"/>
                <w:shd w:val="clear" w:color="auto" w:fill="A73023"/>
              </w:tcPr>
            </w:tcPrChange>
          </w:tcPr>
          <w:p w14:paraId="5B5ADEE0" w14:textId="77777777" w:rsidR="00205594" w:rsidRPr="00A5440F" w:rsidRDefault="00205594" w:rsidP="00F60FE8">
            <w:pPr>
              <w:spacing w:line="480" w:lineRule="auto"/>
              <w:jc w:val="center"/>
              <w:rPr>
                <w:ins w:id="1020" w:author="Anna Seaman" w:date="2026-08-11T18:20:00Z" w16du:dateUtc="2026-08-11T23:20:00Z"/>
                <w:rFonts w:ascii="Times New Roman" w:hAnsi="Times New Roman" w:cs="Times New Roman"/>
                <w:b/>
                <w:bCs/>
                <w:color w:val="FFFFFF" w:themeColor="background1"/>
              </w:rPr>
            </w:pPr>
            <w:ins w:id="1021" w:author="Anna Seaman" w:date="2026-08-11T18:20:00Z" w16du:dateUtc="2026-08-11T23:20:00Z">
              <w:r w:rsidRPr="000D52A6">
                <w:rPr>
                  <w:rFonts w:ascii="Times New Roman" w:hAnsi="Times New Roman" w:cs="Times New Roman"/>
                  <w:b/>
                  <w:bCs/>
                  <w:color w:val="FFFFFF" w:themeColor="background1"/>
                </w:rPr>
                <w:t>SETS</w:t>
              </w:r>
            </w:ins>
          </w:p>
        </w:tc>
        <w:tc>
          <w:tcPr>
            <w:tcW w:w="900" w:type="dxa"/>
            <w:shd w:val="clear" w:color="auto" w:fill="A73023"/>
            <w:tcPrChange w:id="1022" w:author="Anna Seaman" w:date="2026-08-11T18:22:00Z" w16du:dateUtc="2026-08-11T23:22:00Z">
              <w:tcPr>
                <w:tcW w:w="1014" w:type="dxa"/>
                <w:gridSpan w:val="2"/>
                <w:shd w:val="clear" w:color="auto" w:fill="A73023"/>
              </w:tcPr>
            </w:tcPrChange>
          </w:tcPr>
          <w:p w14:paraId="482518A2" w14:textId="77777777" w:rsidR="00205594" w:rsidRPr="00A5440F" w:rsidRDefault="00205594" w:rsidP="00F60FE8">
            <w:pPr>
              <w:spacing w:line="480" w:lineRule="auto"/>
              <w:jc w:val="center"/>
              <w:rPr>
                <w:ins w:id="1023" w:author="Anna Seaman" w:date="2026-08-11T18:20:00Z" w16du:dateUtc="2026-08-11T23:20:00Z"/>
                <w:rFonts w:ascii="Times New Roman" w:hAnsi="Times New Roman" w:cs="Times New Roman"/>
                <w:b/>
                <w:bCs/>
                <w:color w:val="FFFFFF" w:themeColor="background1"/>
              </w:rPr>
            </w:pPr>
            <w:ins w:id="1024" w:author="Anna Seaman" w:date="2026-08-11T18:20:00Z" w16du:dateUtc="2026-08-11T23:20:00Z">
              <w:r w:rsidRPr="000D52A6">
                <w:rPr>
                  <w:rFonts w:ascii="Times New Roman" w:hAnsi="Times New Roman" w:cs="Times New Roman"/>
                  <w:b/>
                  <w:bCs/>
                  <w:color w:val="FFFFFF" w:themeColor="background1"/>
                </w:rPr>
                <w:t>REPS</w:t>
              </w:r>
            </w:ins>
          </w:p>
        </w:tc>
        <w:tc>
          <w:tcPr>
            <w:tcW w:w="1510" w:type="dxa"/>
            <w:shd w:val="clear" w:color="auto" w:fill="A73023"/>
            <w:tcPrChange w:id="1025" w:author="Anna Seaman" w:date="2026-08-11T18:22:00Z" w16du:dateUtc="2026-08-11T23:22:00Z">
              <w:tcPr>
                <w:tcW w:w="1014" w:type="dxa"/>
                <w:shd w:val="clear" w:color="auto" w:fill="A73023"/>
              </w:tcPr>
            </w:tcPrChange>
          </w:tcPr>
          <w:p w14:paraId="522ECFD9" w14:textId="77777777" w:rsidR="00205594" w:rsidRPr="00A5440F" w:rsidRDefault="00205594" w:rsidP="00F60FE8">
            <w:pPr>
              <w:spacing w:line="480" w:lineRule="auto"/>
              <w:jc w:val="center"/>
              <w:rPr>
                <w:ins w:id="1026" w:author="Anna Seaman" w:date="2026-08-11T18:20:00Z" w16du:dateUtc="2026-08-11T23:20:00Z"/>
                <w:rFonts w:ascii="Times New Roman" w:hAnsi="Times New Roman" w:cs="Times New Roman"/>
                <w:b/>
                <w:bCs/>
                <w:color w:val="FFFFFF" w:themeColor="background1"/>
              </w:rPr>
            </w:pPr>
            <w:ins w:id="1027" w:author="Anna Seaman" w:date="2026-08-11T18:20:00Z" w16du:dateUtc="2026-08-11T23:20:00Z">
              <w:r w:rsidRPr="000D52A6">
                <w:rPr>
                  <w:rFonts w:ascii="Times New Roman" w:hAnsi="Times New Roman" w:cs="Times New Roman"/>
                  <w:b/>
                  <w:bCs/>
                  <w:color w:val="FFFFFF" w:themeColor="background1"/>
                </w:rPr>
                <w:t>LOAD</w:t>
              </w:r>
            </w:ins>
          </w:p>
        </w:tc>
        <w:tc>
          <w:tcPr>
            <w:tcW w:w="1838" w:type="dxa"/>
            <w:shd w:val="clear" w:color="auto" w:fill="A73023"/>
            <w:tcPrChange w:id="1028" w:author="Anna Seaman" w:date="2026-08-11T18:22:00Z" w16du:dateUtc="2026-08-11T23:22:00Z">
              <w:tcPr>
                <w:tcW w:w="1838" w:type="dxa"/>
                <w:shd w:val="clear" w:color="auto" w:fill="A73023"/>
              </w:tcPr>
            </w:tcPrChange>
          </w:tcPr>
          <w:p w14:paraId="68E89F3B" w14:textId="77777777" w:rsidR="00205594" w:rsidRPr="00A5440F" w:rsidRDefault="00205594" w:rsidP="00F60FE8">
            <w:pPr>
              <w:spacing w:line="480" w:lineRule="auto"/>
              <w:jc w:val="center"/>
              <w:rPr>
                <w:ins w:id="1029" w:author="Anna Seaman" w:date="2026-08-11T18:20:00Z" w16du:dateUtc="2026-08-11T23:20:00Z"/>
                <w:rFonts w:ascii="Times New Roman" w:hAnsi="Times New Roman" w:cs="Times New Roman"/>
                <w:b/>
                <w:bCs/>
                <w:color w:val="FFFFFF" w:themeColor="background1"/>
              </w:rPr>
            </w:pPr>
            <w:ins w:id="1030" w:author="Anna Seaman" w:date="2026-08-11T18:20:00Z" w16du:dateUtc="2026-08-11T23:20:00Z">
              <w:r w:rsidRPr="000D52A6">
                <w:rPr>
                  <w:rFonts w:ascii="Times New Roman" w:hAnsi="Times New Roman" w:cs="Times New Roman"/>
                  <w:b/>
                  <w:bCs/>
                  <w:color w:val="FFFFFF" w:themeColor="background1"/>
                </w:rPr>
                <w:t>FREQUENCY</w:t>
              </w:r>
            </w:ins>
          </w:p>
        </w:tc>
      </w:tr>
      <w:tr w:rsidR="00205594" w:rsidRPr="00F5471C" w14:paraId="5C52D25F" w14:textId="77777777" w:rsidTr="00205594">
        <w:trPr>
          <w:ins w:id="1031" w:author="Anna Seaman" w:date="2026-08-11T18:20:00Z" w16du:dateUtc="2026-08-11T23:20:00Z"/>
        </w:trPr>
        <w:tc>
          <w:tcPr>
            <w:tcW w:w="2268" w:type="dxa"/>
            <w:shd w:val="clear" w:color="auto" w:fill="EDD2C4"/>
            <w:tcPrChange w:id="1032" w:author="Anna Seaman" w:date="2026-08-11T18:22:00Z" w16du:dateUtc="2026-08-11T23:22:00Z">
              <w:tcPr>
                <w:tcW w:w="2484" w:type="dxa"/>
                <w:gridSpan w:val="2"/>
                <w:shd w:val="clear" w:color="auto" w:fill="EDD2C4"/>
              </w:tcPr>
            </w:tcPrChange>
          </w:tcPr>
          <w:p w14:paraId="6B17C721" w14:textId="6C16C09C" w:rsidR="00205594" w:rsidRPr="000D52A6" w:rsidRDefault="00205594" w:rsidP="00205594">
            <w:pPr>
              <w:spacing w:line="480" w:lineRule="auto"/>
              <w:ind w:left="144" w:hanging="144"/>
              <w:rPr>
                <w:ins w:id="1033" w:author="Anna Seaman" w:date="2026-08-11T18:20:00Z" w16du:dateUtc="2026-08-11T23:20:00Z"/>
                <w:rFonts w:ascii="Times New Roman" w:hAnsi="Times New Roman" w:cs="Times New Roman"/>
                <w:color w:val="000000"/>
              </w:rPr>
              <w:pPrChange w:id="1034" w:author="Anna Seaman" w:date="2026-08-11T18:21:00Z" w16du:dateUtc="2026-08-11T23:21:00Z">
                <w:pPr>
                  <w:spacing w:line="480" w:lineRule="auto"/>
                  <w:ind w:left="360" w:hanging="360"/>
                </w:pPr>
              </w:pPrChange>
            </w:pPr>
            <w:ins w:id="1035" w:author="Anna Seaman" w:date="2026-08-11T18:20:00Z" w16du:dateUtc="2026-08-11T23:20:00Z">
              <w:r w:rsidRPr="00E12F34">
                <w:rPr>
                  <w:rFonts w:ascii="Times New Roman" w:hAnsi="Times New Roman" w:cs="Times New Roman"/>
                  <w:color w:val="000000"/>
                </w:rPr>
                <w:t>Acute sacroiliac dysfunction</w:t>
              </w:r>
            </w:ins>
          </w:p>
        </w:tc>
        <w:tc>
          <w:tcPr>
            <w:tcW w:w="2250" w:type="dxa"/>
            <w:tcPrChange w:id="1036" w:author="Anna Seaman" w:date="2026-08-11T18:22:00Z" w16du:dateUtc="2026-08-11T23:22:00Z">
              <w:tcPr>
                <w:tcW w:w="2212" w:type="dxa"/>
                <w:gridSpan w:val="2"/>
              </w:tcPr>
            </w:tcPrChange>
          </w:tcPr>
          <w:p w14:paraId="0A3F28AA" w14:textId="3FE80048" w:rsidR="00205594" w:rsidRPr="00F5471C" w:rsidRDefault="00205594" w:rsidP="00205594">
            <w:pPr>
              <w:pStyle w:val="ListParagraph"/>
              <w:spacing w:line="480" w:lineRule="auto"/>
              <w:ind w:left="144" w:hanging="144"/>
              <w:rPr>
                <w:ins w:id="1037" w:author="Anna Seaman" w:date="2026-08-11T18:20:00Z" w16du:dateUtc="2026-08-11T23:20:00Z"/>
                <w:rFonts w:ascii="Times New Roman" w:hAnsi="Times New Roman" w:cs="Times New Roman"/>
                <w:color w:val="000000"/>
              </w:rPr>
              <w:pPrChange w:id="1038" w:author="Anna Seaman" w:date="2026-08-11T18:21:00Z" w16du:dateUtc="2026-08-11T23:21:00Z">
                <w:pPr>
                  <w:pStyle w:val="ListParagraph"/>
                  <w:spacing w:line="480" w:lineRule="auto"/>
                  <w:ind w:left="0"/>
                </w:pPr>
              </w:pPrChange>
            </w:pPr>
            <w:ins w:id="1039" w:author="Anna Seaman" w:date="2026-08-11T18:20:00Z" w16du:dateUtc="2026-08-11T23:20:00Z">
              <w:r w:rsidRPr="00E12F34">
                <w:rPr>
                  <w:rFonts w:ascii="Times New Roman" w:hAnsi="Times New Roman" w:cs="Times New Roman"/>
                  <w:color w:val="000000"/>
                </w:rPr>
                <w:t>Dead bugs</w:t>
              </w:r>
            </w:ins>
          </w:p>
        </w:tc>
        <w:tc>
          <w:tcPr>
            <w:tcW w:w="810" w:type="dxa"/>
            <w:tcPrChange w:id="1040" w:author="Anna Seaman" w:date="2026-08-11T18:22:00Z" w16du:dateUtc="2026-08-11T23:22:00Z">
              <w:tcPr>
                <w:tcW w:w="1014" w:type="dxa"/>
                <w:gridSpan w:val="2"/>
              </w:tcPr>
            </w:tcPrChange>
          </w:tcPr>
          <w:p w14:paraId="3407B5FC" w14:textId="425F9B4E" w:rsidR="00205594" w:rsidRPr="00F5471C" w:rsidRDefault="00205594" w:rsidP="00205594">
            <w:pPr>
              <w:spacing w:line="480" w:lineRule="auto"/>
              <w:ind w:left="144" w:hanging="144"/>
              <w:rPr>
                <w:ins w:id="1041" w:author="Anna Seaman" w:date="2026-08-11T18:20:00Z" w16du:dateUtc="2026-08-11T23:20:00Z"/>
                <w:rFonts w:ascii="Times New Roman" w:hAnsi="Times New Roman" w:cs="Times New Roman"/>
                <w:color w:val="000000"/>
              </w:rPr>
              <w:pPrChange w:id="1042" w:author="Anna Seaman" w:date="2026-08-11T18:21:00Z" w16du:dateUtc="2026-08-11T23:21:00Z">
                <w:pPr>
                  <w:spacing w:line="480" w:lineRule="auto"/>
                </w:pPr>
              </w:pPrChange>
            </w:pPr>
            <w:ins w:id="1043" w:author="Anna Seaman" w:date="2026-08-11T18:20:00Z" w16du:dateUtc="2026-08-11T23:20:00Z">
              <w:r w:rsidRPr="00C275A9">
                <w:rPr>
                  <w:rFonts w:ascii="Times New Roman" w:hAnsi="Times New Roman" w:cs="Times New Roman"/>
                  <w:color w:val="000000"/>
                </w:rPr>
                <w:t>2</w:t>
              </w:r>
            </w:ins>
          </w:p>
        </w:tc>
        <w:tc>
          <w:tcPr>
            <w:tcW w:w="900" w:type="dxa"/>
            <w:tcPrChange w:id="1044" w:author="Anna Seaman" w:date="2026-08-11T18:22:00Z" w16du:dateUtc="2026-08-11T23:22:00Z">
              <w:tcPr>
                <w:tcW w:w="1014" w:type="dxa"/>
                <w:gridSpan w:val="2"/>
              </w:tcPr>
            </w:tcPrChange>
          </w:tcPr>
          <w:p w14:paraId="26DD4F2D" w14:textId="68D5CE4F" w:rsidR="00205594" w:rsidRPr="00F5471C" w:rsidRDefault="00205594" w:rsidP="00205594">
            <w:pPr>
              <w:spacing w:line="480" w:lineRule="auto"/>
              <w:ind w:left="144" w:hanging="144"/>
              <w:rPr>
                <w:ins w:id="1045" w:author="Anna Seaman" w:date="2026-08-11T18:20:00Z" w16du:dateUtc="2026-08-11T23:20:00Z"/>
                <w:rFonts w:ascii="Times New Roman" w:hAnsi="Times New Roman" w:cs="Times New Roman"/>
                <w:color w:val="000000"/>
              </w:rPr>
              <w:pPrChange w:id="1046" w:author="Anna Seaman" w:date="2026-08-11T18:21:00Z" w16du:dateUtc="2026-08-11T23:21:00Z">
                <w:pPr>
                  <w:spacing w:line="480" w:lineRule="auto"/>
                </w:pPr>
              </w:pPrChange>
            </w:pPr>
            <w:ins w:id="1047" w:author="Anna Seaman" w:date="2026-08-11T18:20:00Z" w16du:dateUtc="2026-08-11T23:20:00Z">
              <w:r w:rsidRPr="00C275A9">
                <w:rPr>
                  <w:rFonts w:ascii="Times New Roman" w:hAnsi="Times New Roman" w:cs="Times New Roman"/>
                  <w:color w:val="000000"/>
                </w:rPr>
                <w:t>5</w:t>
              </w:r>
            </w:ins>
          </w:p>
        </w:tc>
        <w:tc>
          <w:tcPr>
            <w:tcW w:w="1510" w:type="dxa"/>
            <w:tcPrChange w:id="1048" w:author="Anna Seaman" w:date="2026-08-11T18:22:00Z" w16du:dateUtc="2026-08-11T23:22:00Z">
              <w:tcPr>
                <w:tcW w:w="1014" w:type="dxa"/>
              </w:tcPr>
            </w:tcPrChange>
          </w:tcPr>
          <w:p w14:paraId="133347E5" w14:textId="6D5897C5" w:rsidR="00205594" w:rsidRPr="00F5471C" w:rsidRDefault="00205594" w:rsidP="00205594">
            <w:pPr>
              <w:spacing w:line="480" w:lineRule="auto"/>
              <w:ind w:left="144" w:hanging="144"/>
              <w:rPr>
                <w:ins w:id="1049" w:author="Anna Seaman" w:date="2026-08-11T18:20:00Z" w16du:dateUtc="2026-08-11T23:20:00Z"/>
                <w:rFonts w:ascii="Times New Roman" w:hAnsi="Times New Roman" w:cs="Times New Roman"/>
                <w:color w:val="000000"/>
              </w:rPr>
              <w:pPrChange w:id="1050" w:author="Anna Seaman" w:date="2026-08-11T18:21:00Z" w16du:dateUtc="2026-08-11T23:21:00Z">
                <w:pPr>
                  <w:spacing w:line="480" w:lineRule="auto"/>
                </w:pPr>
              </w:pPrChange>
            </w:pPr>
            <w:ins w:id="1051" w:author="Anna Seaman" w:date="2026-08-11T18:20:00Z" w16du:dateUtc="2026-08-11T23:20:00Z">
              <w:r w:rsidRPr="00E12F34">
                <w:rPr>
                  <w:rFonts w:ascii="Times New Roman" w:hAnsi="Times New Roman" w:cs="Times New Roman"/>
                  <w:color w:val="000000"/>
                </w:rPr>
                <w:t>Body weight</w:t>
              </w:r>
            </w:ins>
          </w:p>
        </w:tc>
        <w:tc>
          <w:tcPr>
            <w:tcW w:w="1838" w:type="dxa"/>
            <w:tcPrChange w:id="1052" w:author="Anna Seaman" w:date="2026-08-11T18:22:00Z" w16du:dateUtc="2026-08-11T23:22:00Z">
              <w:tcPr>
                <w:tcW w:w="1838" w:type="dxa"/>
              </w:tcPr>
            </w:tcPrChange>
          </w:tcPr>
          <w:p w14:paraId="3159C7CD" w14:textId="5CAD04B0" w:rsidR="00205594" w:rsidRPr="00F5471C" w:rsidRDefault="00205594" w:rsidP="00205594">
            <w:pPr>
              <w:spacing w:line="480" w:lineRule="auto"/>
              <w:ind w:left="144" w:hanging="144"/>
              <w:rPr>
                <w:ins w:id="1053" w:author="Anna Seaman" w:date="2026-08-11T18:20:00Z" w16du:dateUtc="2026-08-11T23:20:00Z"/>
                <w:rFonts w:ascii="Times New Roman" w:hAnsi="Times New Roman" w:cs="Times New Roman"/>
                <w:color w:val="000000"/>
              </w:rPr>
              <w:pPrChange w:id="1054" w:author="Anna Seaman" w:date="2026-08-11T18:21:00Z" w16du:dateUtc="2026-08-11T23:21:00Z">
                <w:pPr>
                  <w:spacing w:line="480" w:lineRule="auto"/>
                </w:pPr>
              </w:pPrChange>
            </w:pPr>
            <w:ins w:id="1055" w:author="Anna Seaman" w:date="2026-08-11T18:20:00Z" w16du:dateUtc="2026-08-11T23:20:00Z">
              <w:r w:rsidRPr="002618FD">
                <w:rPr>
                  <w:rFonts w:ascii="Times New Roman" w:hAnsi="Times New Roman" w:cs="Times New Roman"/>
                  <w:color w:val="000000"/>
                </w:rPr>
                <w:t>3</w:t>
              </w:r>
            </w:ins>
            <w:ins w:id="1056" w:author="Anna Seaman" w:date="2026-08-11T18:22:00Z" w16du:dateUtc="2026-08-11T23:22:00Z">
              <w:r>
                <w:rPr>
                  <w:rFonts w:ascii="Times New Roman" w:hAnsi="Times New Roman" w:cs="Times New Roman"/>
                  <w:color w:val="000000"/>
                </w:rPr>
                <w:t xml:space="preserve"> </w:t>
              </w:r>
            </w:ins>
            <w:ins w:id="1057" w:author="Anna Seaman" w:date="2026-08-11T18:23:00Z" w16du:dateUtc="2026-08-11T23:23:00Z">
              <w:r>
                <w:rPr>
                  <w:rFonts w:ascii="Times New Roman" w:hAnsi="Times New Roman" w:cs="Times New Roman"/>
                  <w:color w:val="000000"/>
                </w:rPr>
                <w:t>×</w:t>
              </w:r>
            </w:ins>
            <w:ins w:id="1058" w:author="Anna Seaman" w:date="2026-08-11T18:20:00Z" w16du:dateUtc="2026-08-11T23:20:00Z">
              <w:r w:rsidRPr="002618FD">
                <w:rPr>
                  <w:rFonts w:ascii="Times New Roman" w:hAnsi="Times New Roman" w:cs="Times New Roman"/>
                  <w:color w:val="000000"/>
                </w:rPr>
                <w:t xml:space="preserve"> a day</w:t>
              </w:r>
            </w:ins>
          </w:p>
        </w:tc>
      </w:tr>
      <w:tr w:rsidR="00205594" w:rsidRPr="00F5471C" w14:paraId="2EB83D91" w14:textId="77777777" w:rsidTr="00205594">
        <w:trPr>
          <w:ins w:id="1059" w:author="Anna Seaman" w:date="2026-08-11T18:20:00Z" w16du:dateUtc="2026-08-11T23:20:00Z"/>
        </w:trPr>
        <w:tc>
          <w:tcPr>
            <w:tcW w:w="2268" w:type="dxa"/>
            <w:shd w:val="clear" w:color="auto" w:fill="EDD2C4"/>
            <w:tcPrChange w:id="1060" w:author="Anna Seaman" w:date="2026-08-11T18:22:00Z" w16du:dateUtc="2026-08-11T23:22:00Z">
              <w:tcPr>
                <w:tcW w:w="2484" w:type="dxa"/>
                <w:gridSpan w:val="2"/>
                <w:shd w:val="clear" w:color="auto" w:fill="EDD2C4"/>
              </w:tcPr>
            </w:tcPrChange>
          </w:tcPr>
          <w:p w14:paraId="705D6A9D" w14:textId="7451BB01" w:rsidR="00205594" w:rsidRPr="000D52A6" w:rsidRDefault="00205594" w:rsidP="00205594">
            <w:pPr>
              <w:spacing w:line="480" w:lineRule="auto"/>
              <w:ind w:left="144" w:hanging="144"/>
              <w:rPr>
                <w:ins w:id="1061" w:author="Anna Seaman" w:date="2026-08-11T18:20:00Z" w16du:dateUtc="2026-08-11T23:20:00Z"/>
                <w:rFonts w:ascii="Times New Roman" w:hAnsi="Times New Roman" w:cs="Times New Roman"/>
                <w:color w:val="000000"/>
              </w:rPr>
              <w:pPrChange w:id="1062" w:author="Anna Seaman" w:date="2026-08-11T18:21:00Z" w16du:dateUtc="2026-08-11T23:21:00Z">
                <w:pPr>
                  <w:spacing w:line="480" w:lineRule="auto"/>
                  <w:ind w:left="360" w:hanging="360"/>
                </w:pPr>
              </w:pPrChange>
            </w:pPr>
            <w:ins w:id="1063" w:author="Anna Seaman" w:date="2026-08-11T18:20:00Z" w16du:dateUtc="2026-08-11T23:20:00Z">
              <w:r>
                <w:rPr>
                  <w:rFonts w:ascii="Times New Roman" w:hAnsi="Times New Roman" w:cs="Times New Roman"/>
                  <w:color w:val="000000"/>
                </w:rPr>
                <w:lastRenderedPageBreak/>
                <w:t xml:space="preserve">Grade </w:t>
              </w:r>
              <w:r w:rsidRPr="00C275A9">
                <w:rPr>
                  <w:rFonts w:ascii="Times New Roman" w:hAnsi="Times New Roman" w:cs="Times New Roman"/>
                  <w:color w:val="000000"/>
                </w:rPr>
                <w:t>1</w:t>
              </w:r>
              <w:r>
                <w:rPr>
                  <w:rFonts w:ascii="Times New Roman" w:hAnsi="Times New Roman" w:cs="Times New Roman"/>
                  <w:color w:val="000000"/>
                </w:rPr>
                <w:t xml:space="preserve"> hamstring strain</w:t>
              </w:r>
            </w:ins>
          </w:p>
        </w:tc>
        <w:tc>
          <w:tcPr>
            <w:tcW w:w="2250" w:type="dxa"/>
            <w:tcPrChange w:id="1064" w:author="Anna Seaman" w:date="2026-08-11T18:22:00Z" w16du:dateUtc="2026-08-11T23:22:00Z">
              <w:tcPr>
                <w:tcW w:w="2212" w:type="dxa"/>
                <w:gridSpan w:val="2"/>
              </w:tcPr>
            </w:tcPrChange>
          </w:tcPr>
          <w:p w14:paraId="4ACFFCA6" w14:textId="7E800A19" w:rsidR="00205594" w:rsidRPr="00F5471C" w:rsidRDefault="00205594" w:rsidP="00205594">
            <w:pPr>
              <w:pStyle w:val="ListParagraph"/>
              <w:spacing w:line="480" w:lineRule="auto"/>
              <w:ind w:left="144" w:hanging="144"/>
              <w:rPr>
                <w:ins w:id="1065" w:author="Anna Seaman" w:date="2026-08-11T18:20:00Z" w16du:dateUtc="2026-08-11T23:20:00Z"/>
                <w:rFonts w:ascii="Times New Roman" w:hAnsi="Times New Roman" w:cs="Times New Roman"/>
                <w:color w:val="000000"/>
              </w:rPr>
              <w:pPrChange w:id="1066" w:author="Anna Seaman" w:date="2026-08-11T18:21:00Z" w16du:dateUtc="2026-08-11T23:21:00Z">
                <w:pPr>
                  <w:pStyle w:val="ListParagraph"/>
                  <w:spacing w:line="480" w:lineRule="auto"/>
                  <w:ind w:left="0"/>
                </w:pPr>
              </w:pPrChange>
            </w:pPr>
            <w:ins w:id="1067" w:author="Anna Seaman" w:date="2026-08-11T18:20:00Z" w16du:dateUtc="2026-08-11T23:20:00Z">
              <w:r w:rsidRPr="00E12F34">
                <w:rPr>
                  <w:rFonts w:ascii="Times New Roman" w:hAnsi="Times New Roman" w:cs="Times New Roman"/>
                  <w:color w:val="000000"/>
                </w:rPr>
                <w:t xml:space="preserve">Prone </w:t>
              </w:r>
              <w:proofErr w:type="spellStart"/>
              <w:r w:rsidRPr="00E12F34">
                <w:rPr>
                  <w:rFonts w:ascii="Times New Roman" w:hAnsi="Times New Roman" w:cs="Times New Roman"/>
                  <w:color w:val="000000"/>
                </w:rPr>
                <w:t>physioball</w:t>
              </w:r>
              <w:proofErr w:type="spellEnd"/>
              <w:r w:rsidRPr="00E12F34">
                <w:rPr>
                  <w:rFonts w:ascii="Times New Roman" w:hAnsi="Times New Roman" w:cs="Times New Roman"/>
                  <w:color w:val="000000"/>
                </w:rPr>
                <w:t xml:space="preserve"> hamstring curls</w:t>
              </w:r>
            </w:ins>
          </w:p>
        </w:tc>
        <w:tc>
          <w:tcPr>
            <w:tcW w:w="810" w:type="dxa"/>
            <w:tcPrChange w:id="1068" w:author="Anna Seaman" w:date="2026-08-11T18:22:00Z" w16du:dateUtc="2026-08-11T23:22:00Z">
              <w:tcPr>
                <w:tcW w:w="1014" w:type="dxa"/>
                <w:gridSpan w:val="2"/>
              </w:tcPr>
            </w:tcPrChange>
          </w:tcPr>
          <w:p w14:paraId="281C50A3" w14:textId="1110614A" w:rsidR="00205594" w:rsidRPr="00F5471C" w:rsidRDefault="00205594" w:rsidP="00205594">
            <w:pPr>
              <w:spacing w:line="480" w:lineRule="auto"/>
              <w:ind w:left="144" w:hanging="144"/>
              <w:rPr>
                <w:ins w:id="1069" w:author="Anna Seaman" w:date="2026-08-11T18:20:00Z" w16du:dateUtc="2026-08-11T23:20:00Z"/>
                <w:rFonts w:ascii="Times New Roman" w:hAnsi="Times New Roman" w:cs="Times New Roman"/>
                <w:color w:val="000000"/>
              </w:rPr>
              <w:pPrChange w:id="1070" w:author="Anna Seaman" w:date="2026-08-11T18:21:00Z" w16du:dateUtc="2026-08-11T23:21:00Z">
                <w:pPr>
                  <w:spacing w:line="480" w:lineRule="auto"/>
                </w:pPr>
              </w:pPrChange>
            </w:pPr>
            <w:ins w:id="1071" w:author="Anna Seaman" w:date="2026-08-11T18:20:00Z" w16du:dateUtc="2026-08-11T23:20:00Z">
              <w:r w:rsidRPr="00C275A9">
                <w:rPr>
                  <w:rFonts w:ascii="Times New Roman" w:hAnsi="Times New Roman" w:cs="Times New Roman"/>
                  <w:color w:val="000000"/>
                </w:rPr>
                <w:t>2</w:t>
              </w:r>
            </w:ins>
          </w:p>
        </w:tc>
        <w:tc>
          <w:tcPr>
            <w:tcW w:w="900" w:type="dxa"/>
            <w:tcPrChange w:id="1072" w:author="Anna Seaman" w:date="2026-08-11T18:22:00Z" w16du:dateUtc="2026-08-11T23:22:00Z">
              <w:tcPr>
                <w:tcW w:w="1014" w:type="dxa"/>
                <w:gridSpan w:val="2"/>
              </w:tcPr>
            </w:tcPrChange>
          </w:tcPr>
          <w:p w14:paraId="614E3902" w14:textId="3C70FF44" w:rsidR="00205594" w:rsidRPr="00F5471C" w:rsidRDefault="00205594" w:rsidP="00205594">
            <w:pPr>
              <w:spacing w:line="480" w:lineRule="auto"/>
              <w:ind w:left="144" w:hanging="144"/>
              <w:rPr>
                <w:ins w:id="1073" w:author="Anna Seaman" w:date="2026-08-11T18:20:00Z" w16du:dateUtc="2026-08-11T23:20:00Z"/>
                <w:rFonts w:ascii="Times New Roman" w:hAnsi="Times New Roman" w:cs="Times New Roman"/>
                <w:color w:val="000000"/>
              </w:rPr>
              <w:pPrChange w:id="1074" w:author="Anna Seaman" w:date="2026-08-11T18:21:00Z" w16du:dateUtc="2026-08-11T23:21:00Z">
                <w:pPr>
                  <w:spacing w:line="480" w:lineRule="auto"/>
                </w:pPr>
              </w:pPrChange>
            </w:pPr>
            <w:ins w:id="1075" w:author="Anna Seaman" w:date="2026-08-11T18:20:00Z" w16du:dateUtc="2026-08-11T23:20:00Z">
              <w:r w:rsidRPr="00C275A9">
                <w:rPr>
                  <w:rFonts w:ascii="Times New Roman" w:hAnsi="Times New Roman" w:cs="Times New Roman"/>
                  <w:color w:val="000000"/>
                </w:rPr>
                <w:t>15</w:t>
              </w:r>
            </w:ins>
          </w:p>
        </w:tc>
        <w:tc>
          <w:tcPr>
            <w:tcW w:w="1510" w:type="dxa"/>
            <w:tcPrChange w:id="1076" w:author="Anna Seaman" w:date="2026-08-11T18:22:00Z" w16du:dateUtc="2026-08-11T23:22:00Z">
              <w:tcPr>
                <w:tcW w:w="1014" w:type="dxa"/>
              </w:tcPr>
            </w:tcPrChange>
          </w:tcPr>
          <w:p w14:paraId="10EDD99F" w14:textId="55FDB40F" w:rsidR="00205594" w:rsidRPr="00F5471C" w:rsidRDefault="00205594" w:rsidP="00205594">
            <w:pPr>
              <w:spacing w:line="480" w:lineRule="auto"/>
              <w:ind w:left="144" w:hanging="144"/>
              <w:rPr>
                <w:ins w:id="1077" w:author="Anna Seaman" w:date="2026-08-11T18:20:00Z" w16du:dateUtc="2026-08-11T23:20:00Z"/>
                <w:rFonts w:ascii="Times New Roman" w:hAnsi="Times New Roman" w:cs="Times New Roman"/>
                <w:color w:val="000000"/>
              </w:rPr>
              <w:pPrChange w:id="1078" w:author="Anna Seaman" w:date="2026-08-11T18:21:00Z" w16du:dateUtc="2026-08-11T23:21:00Z">
                <w:pPr>
                  <w:spacing w:line="480" w:lineRule="auto"/>
                </w:pPr>
              </w:pPrChange>
            </w:pPr>
            <w:ins w:id="1079" w:author="Anna Seaman" w:date="2026-08-11T18:20:00Z" w16du:dateUtc="2026-08-11T23:20:00Z">
              <w:r w:rsidRPr="00E12F34">
                <w:rPr>
                  <w:rFonts w:ascii="Times New Roman" w:hAnsi="Times New Roman" w:cs="Times New Roman"/>
                  <w:color w:val="000000"/>
                </w:rPr>
                <w:t>Body weight</w:t>
              </w:r>
            </w:ins>
          </w:p>
        </w:tc>
        <w:tc>
          <w:tcPr>
            <w:tcW w:w="1838" w:type="dxa"/>
            <w:tcPrChange w:id="1080" w:author="Anna Seaman" w:date="2026-08-11T18:22:00Z" w16du:dateUtc="2026-08-11T23:22:00Z">
              <w:tcPr>
                <w:tcW w:w="1838" w:type="dxa"/>
              </w:tcPr>
            </w:tcPrChange>
          </w:tcPr>
          <w:p w14:paraId="0FC25EB7" w14:textId="00F193EC" w:rsidR="00205594" w:rsidRPr="00F5471C" w:rsidRDefault="00205594" w:rsidP="00205594">
            <w:pPr>
              <w:spacing w:line="480" w:lineRule="auto"/>
              <w:ind w:left="144" w:hanging="144"/>
              <w:rPr>
                <w:ins w:id="1081" w:author="Anna Seaman" w:date="2026-08-11T18:20:00Z" w16du:dateUtc="2026-08-11T23:20:00Z"/>
                <w:rFonts w:ascii="Times New Roman" w:hAnsi="Times New Roman" w:cs="Times New Roman"/>
                <w:color w:val="000000"/>
              </w:rPr>
              <w:pPrChange w:id="1082" w:author="Anna Seaman" w:date="2026-08-11T18:21:00Z" w16du:dateUtc="2026-08-11T23:21:00Z">
                <w:pPr>
                  <w:spacing w:line="480" w:lineRule="auto"/>
                </w:pPr>
              </w:pPrChange>
            </w:pPr>
            <w:ins w:id="1083" w:author="Anna Seaman" w:date="2026-08-11T18:20:00Z" w16du:dateUtc="2026-08-11T23:20:00Z">
              <w:r w:rsidRPr="00E12F34">
                <w:rPr>
                  <w:rFonts w:ascii="Times New Roman" w:hAnsi="Times New Roman" w:cs="Times New Roman"/>
                  <w:color w:val="000000"/>
                </w:rPr>
                <w:t>Once daily</w:t>
              </w:r>
            </w:ins>
          </w:p>
        </w:tc>
      </w:tr>
      <w:tr w:rsidR="00205594" w:rsidRPr="00F5471C" w14:paraId="73E9B5A2" w14:textId="77777777" w:rsidTr="00205594">
        <w:trPr>
          <w:trHeight w:val="432"/>
          <w:ins w:id="1084" w:author="Anna Seaman" w:date="2026-08-11T18:20:00Z" w16du:dateUtc="2026-08-11T23:20:00Z"/>
          <w:trPrChange w:id="1085" w:author="Anna Seaman" w:date="2026-08-11T18:22:00Z" w16du:dateUtc="2026-08-11T23:22:00Z">
            <w:trPr>
              <w:trHeight w:val="432"/>
            </w:trPr>
          </w:trPrChange>
        </w:trPr>
        <w:tc>
          <w:tcPr>
            <w:tcW w:w="2268" w:type="dxa"/>
            <w:shd w:val="clear" w:color="auto" w:fill="EDD2C4"/>
            <w:tcPrChange w:id="1086" w:author="Anna Seaman" w:date="2026-08-11T18:22:00Z" w16du:dateUtc="2026-08-11T23:22:00Z">
              <w:tcPr>
                <w:tcW w:w="2484" w:type="dxa"/>
                <w:gridSpan w:val="2"/>
                <w:shd w:val="clear" w:color="auto" w:fill="EDD2C4"/>
              </w:tcPr>
            </w:tcPrChange>
          </w:tcPr>
          <w:p w14:paraId="6D1EA828" w14:textId="603678F5" w:rsidR="00205594" w:rsidRPr="000D52A6" w:rsidRDefault="00205594" w:rsidP="00205594">
            <w:pPr>
              <w:spacing w:line="480" w:lineRule="auto"/>
              <w:ind w:left="144" w:hanging="144"/>
              <w:rPr>
                <w:ins w:id="1087" w:author="Anna Seaman" w:date="2026-08-11T18:20:00Z" w16du:dateUtc="2026-08-11T23:20:00Z"/>
                <w:rFonts w:ascii="Times New Roman" w:hAnsi="Times New Roman" w:cs="Times New Roman"/>
                <w:color w:val="000000"/>
              </w:rPr>
              <w:pPrChange w:id="1088" w:author="Anna Seaman" w:date="2026-08-11T18:21:00Z" w16du:dateUtc="2026-08-11T23:21:00Z">
                <w:pPr>
                  <w:spacing w:line="480" w:lineRule="auto"/>
                  <w:ind w:left="360" w:hanging="360"/>
                </w:pPr>
              </w:pPrChange>
            </w:pPr>
            <w:ins w:id="1089" w:author="Anna Seaman" w:date="2026-08-11T18:20:00Z" w16du:dateUtc="2026-08-11T23:20:00Z">
              <w:r w:rsidRPr="00E12F34">
                <w:rPr>
                  <w:rFonts w:ascii="Times New Roman" w:hAnsi="Times New Roman" w:cs="Times New Roman"/>
                  <w:color w:val="000000"/>
                </w:rPr>
                <w:t>Low back pain</w:t>
              </w:r>
            </w:ins>
          </w:p>
        </w:tc>
        <w:tc>
          <w:tcPr>
            <w:tcW w:w="2250" w:type="dxa"/>
            <w:tcPrChange w:id="1090" w:author="Anna Seaman" w:date="2026-08-11T18:22:00Z" w16du:dateUtc="2026-08-11T23:22:00Z">
              <w:tcPr>
                <w:tcW w:w="2212" w:type="dxa"/>
                <w:gridSpan w:val="2"/>
              </w:tcPr>
            </w:tcPrChange>
          </w:tcPr>
          <w:p w14:paraId="4C26077C" w14:textId="24CB26BF" w:rsidR="00205594" w:rsidRPr="00F5471C" w:rsidRDefault="00205594" w:rsidP="00205594">
            <w:pPr>
              <w:pStyle w:val="ListParagraph"/>
              <w:spacing w:line="480" w:lineRule="auto"/>
              <w:ind w:left="144" w:hanging="144"/>
              <w:rPr>
                <w:ins w:id="1091" w:author="Anna Seaman" w:date="2026-08-11T18:20:00Z" w16du:dateUtc="2026-08-11T23:20:00Z"/>
                <w:rFonts w:ascii="Times New Roman" w:hAnsi="Times New Roman" w:cs="Times New Roman"/>
                <w:color w:val="000000"/>
              </w:rPr>
              <w:pPrChange w:id="1092" w:author="Anna Seaman" w:date="2026-08-11T18:21:00Z" w16du:dateUtc="2026-08-11T23:21:00Z">
                <w:pPr>
                  <w:pStyle w:val="ListParagraph"/>
                  <w:spacing w:line="480" w:lineRule="auto"/>
                  <w:ind w:left="0"/>
                </w:pPr>
              </w:pPrChange>
            </w:pPr>
            <w:ins w:id="1093" w:author="Anna Seaman" w:date="2026-08-11T18:20:00Z" w16du:dateUtc="2026-08-11T23:20:00Z">
              <w:r w:rsidRPr="00E12F34">
                <w:rPr>
                  <w:rFonts w:ascii="Times New Roman" w:hAnsi="Times New Roman" w:cs="Times New Roman"/>
                  <w:color w:val="000000"/>
                </w:rPr>
                <w:t>Pelvic tilts</w:t>
              </w:r>
            </w:ins>
          </w:p>
        </w:tc>
        <w:tc>
          <w:tcPr>
            <w:tcW w:w="810" w:type="dxa"/>
            <w:tcPrChange w:id="1094" w:author="Anna Seaman" w:date="2026-08-11T18:22:00Z" w16du:dateUtc="2026-08-11T23:22:00Z">
              <w:tcPr>
                <w:tcW w:w="1014" w:type="dxa"/>
                <w:gridSpan w:val="2"/>
              </w:tcPr>
            </w:tcPrChange>
          </w:tcPr>
          <w:p w14:paraId="69F9EAC0" w14:textId="209A3BC4" w:rsidR="00205594" w:rsidRPr="00F5471C" w:rsidRDefault="00205594" w:rsidP="00205594">
            <w:pPr>
              <w:spacing w:line="480" w:lineRule="auto"/>
              <w:ind w:left="144" w:hanging="144"/>
              <w:rPr>
                <w:ins w:id="1095" w:author="Anna Seaman" w:date="2026-08-11T18:20:00Z" w16du:dateUtc="2026-08-11T23:20:00Z"/>
                <w:rFonts w:ascii="Times New Roman" w:hAnsi="Times New Roman" w:cs="Times New Roman"/>
                <w:color w:val="000000"/>
              </w:rPr>
              <w:pPrChange w:id="1096" w:author="Anna Seaman" w:date="2026-08-11T18:21:00Z" w16du:dateUtc="2026-08-11T23:21:00Z">
                <w:pPr>
                  <w:spacing w:line="480" w:lineRule="auto"/>
                </w:pPr>
              </w:pPrChange>
            </w:pPr>
            <w:ins w:id="1097" w:author="Anna Seaman" w:date="2026-08-11T18:20:00Z" w16du:dateUtc="2026-08-11T23:20:00Z">
              <w:r w:rsidRPr="00C275A9">
                <w:rPr>
                  <w:rFonts w:ascii="Times New Roman" w:hAnsi="Times New Roman" w:cs="Times New Roman"/>
                  <w:color w:val="000000"/>
                </w:rPr>
                <w:t>2</w:t>
              </w:r>
            </w:ins>
          </w:p>
        </w:tc>
        <w:tc>
          <w:tcPr>
            <w:tcW w:w="900" w:type="dxa"/>
            <w:tcPrChange w:id="1098" w:author="Anna Seaman" w:date="2026-08-11T18:22:00Z" w16du:dateUtc="2026-08-11T23:22:00Z">
              <w:tcPr>
                <w:tcW w:w="1014" w:type="dxa"/>
                <w:gridSpan w:val="2"/>
              </w:tcPr>
            </w:tcPrChange>
          </w:tcPr>
          <w:p w14:paraId="33AFA543" w14:textId="57F38187" w:rsidR="00205594" w:rsidRPr="00F5471C" w:rsidRDefault="00205594" w:rsidP="00205594">
            <w:pPr>
              <w:spacing w:line="480" w:lineRule="auto"/>
              <w:ind w:left="144" w:hanging="144"/>
              <w:rPr>
                <w:ins w:id="1099" w:author="Anna Seaman" w:date="2026-08-11T18:20:00Z" w16du:dateUtc="2026-08-11T23:20:00Z"/>
                <w:rFonts w:ascii="Times New Roman" w:hAnsi="Times New Roman" w:cs="Times New Roman"/>
                <w:color w:val="000000"/>
              </w:rPr>
              <w:pPrChange w:id="1100" w:author="Anna Seaman" w:date="2026-08-11T18:21:00Z" w16du:dateUtc="2026-08-11T23:21:00Z">
                <w:pPr>
                  <w:spacing w:line="480" w:lineRule="auto"/>
                </w:pPr>
              </w:pPrChange>
            </w:pPr>
            <w:ins w:id="1101" w:author="Anna Seaman" w:date="2026-08-11T18:20:00Z" w16du:dateUtc="2026-08-11T23:20:00Z">
              <w:r w:rsidRPr="00C275A9">
                <w:rPr>
                  <w:rFonts w:ascii="Times New Roman" w:hAnsi="Times New Roman" w:cs="Times New Roman"/>
                  <w:color w:val="000000"/>
                </w:rPr>
                <w:t>10</w:t>
              </w:r>
            </w:ins>
          </w:p>
        </w:tc>
        <w:tc>
          <w:tcPr>
            <w:tcW w:w="1510" w:type="dxa"/>
            <w:tcPrChange w:id="1102" w:author="Anna Seaman" w:date="2026-08-11T18:22:00Z" w16du:dateUtc="2026-08-11T23:22:00Z">
              <w:tcPr>
                <w:tcW w:w="1014" w:type="dxa"/>
              </w:tcPr>
            </w:tcPrChange>
          </w:tcPr>
          <w:p w14:paraId="7463C930" w14:textId="33BD0224" w:rsidR="00205594" w:rsidRPr="00F5471C" w:rsidRDefault="00205594" w:rsidP="00205594">
            <w:pPr>
              <w:spacing w:line="480" w:lineRule="auto"/>
              <w:ind w:left="144" w:hanging="144"/>
              <w:rPr>
                <w:ins w:id="1103" w:author="Anna Seaman" w:date="2026-08-11T18:20:00Z" w16du:dateUtc="2026-08-11T23:20:00Z"/>
                <w:rFonts w:ascii="Times New Roman" w:hAnsi="Times New Roman" w:cs="Times New Roman"/>
                <w:color w:val="000000"/>
              </w:rPr>
              <w:pPrChange w:id="1104" w:author="Anna Seaman" w:date="2026-08-11T18:21:00Z" w16du:dateUtc="2026-08-11T23:21:00Z">
                <w:pPr>
                  <w:spacing w:line="480" w:lineRule="auto"/>
                </w:pPr>
              </w:pPrChange>
            </w:pPr>
            <w:ins w:id="1105" w:author="Anna Seaman" w:date="2026-08-11T18:20:00Z" w16du:dateUtc="2026-08-11T23:20:00Z">
              <w:r w:rsidRPr="00E12F34">
                <w:rPr>
                  <w:rFonts w:ascii="Times New Roman" w:hAnsi="Times New Roman" w:cs="Times New Roman"/>
                  <w:color w:val="000000"/>
                </w:rPr>
                <w:t>Body weight</w:t>
              </w:r>
            </w:ins>
          </w:p>
        </w:tc>
        <w:tc>
          <w:tcPr>
            <w:tcW w:w="1838" w:type="dxa"/>
            <w:tcPrChange w:id="1106" w:author="Anna Seaman" w:date="2026-08-11T18:22:00Z" w16du:dateUtc="2026-08-11T23:22:00Z">
              <w:tcPr>
                <w:tcW w:w="1838" w:type="dxa"/>
              </w:tcPr>
            </w:tcPrChange>
          </w:tcPr>
          <w:p w14:paraId="332A2C13" w14:textId="492A5570" w:rsidR="00205594" w:rsidRPr="00F5471C" w:rsidRDefault="00205594" w:rsidP="00205594">
            <w:pPr>
              <w:spacing w:line="480" w:lineRule="auto"/>
              <w:ind w:left="144" w:hanging="144"/>
              <w:rPr>
                <w:ins w:id="1107" w:author="Anna Seaman" w:date="2026-08-11T18:20:00Z" w16du:dateUtc="2026-08-11T23:20:00Z"/>
                <w:rFonts w:ascii="Times New Roman" w:hAnsi="Times New Roman" w:cs="Times New Roman"/>
                <w:color w:val="000000"/>
              </w:rPr>
              <w:pPrChange w:id="1108" w:author="Anna Seaman" w:date="2026-08-11T18:21:00Z" w16du:dateUtc="2026-08-11T23:21:00Z">
                <w:pPr>
                  <w:spacing w:line="480" w:lineRule="auto"/>
                </w:pPr>
              </w:pPrChange>
            </w:pPr>
            <w:ins w:id="1109" w:author="Anna Seaman" w:date="2026-08-11T18:20:00Z" w16du:dateUtc="2026-08-11T23:20:00Z">
              <w:r w:rsidRPr="00E12F34">
                <w:rPr>
                  <w:rFonts w:ascii="Times New Roman" w:hAnsi="Times New Roman" w:cs="Times New Roman"/>
                  <w:color w:val="000000"/>
                </w:rPr>
                <w:t>3</w:t>
              </w:r>
            </w:ins>
            <w:ins w:id="1110" w:author="Anna Seaman" w:date="2026-08-11T18:21:00Z" w16du:dateUtc="2026-08-11T23:21:00Z">
              <w:r>
                <w:rPr>
                  <w:rFonts w:ascii="Times New Roman" w:hAnsi="Times New Roman" w:cs="Times New Roman"/>
                  <w:color w:val="000000"/>
                </w:rPr>
                <w:t xml:space="preserve"> ×</w:t>
              </w:r>
            </w:ins>
            <w:ins w:id="1111" w:author="Anna Seaman" w:date="2026-08-11T18:20:00Z" w16du:dateUtc="2026-08-11T23:20:00Z">
              <w:r w:rsidRPr="00E12F34">
                <w:rPr>
                  <w:rFonts w:ascii="Times New Roman" w:hAnsi="Times New Roman" w:cs="Times New Roman"/>
                  <w:color w:val="000000"/>
                </w:rPr>
                <w:t xml:space="preserve"> a day</w:t>
              </w:r>
            </w:ins>
          </w:p>
        </w:tc>
      </w:tr>
      <w:tr w:rsidR="00205594" w:rsidRPr="00F5471C" w14:paraId="5076CFBB" w14:textId="77777777" w:rsidTr="00205594">
        <w:trPr>
          <w:trHeight w:val="432"/>
          <w:ins w:id="1112" w:author="Anna Seaman" w:date="2026-08-11T18:20:00Z" w16du:dateUtc="2026-08-11T23:20:00Z"/>
          <w:trPrChange w:id="1113" w:author="Anna Seaman" w:date="2026-08-11T18:22:00Z" w16du:dateUtc="2026-08-11T23:22:00Z">
            <w:trPr>
              <w:trHeight w:val="432"/>
            </w:trPr>
          </w:trPrChange>
        </w:trPr>
        <w:tc>
          <w:tcPr>
            <w:tcW w:w="2268" w:type="dxa"/>
            <w:shd w:val="clear" w:color="auto" w:fill="EDD2C4"/>
            <w:tcPrChange w:id="1114" w:author="Anna Seaman" w:date="2026-08-11T18:22:00Z" w16du:dateUtc="2026-08-11T23:22:00Z">
              <w:tcPr>
                <w:tcW w:w="2484" w:type="dxa"/>
                <w:gridSpan w:val="2"/>
                <w:shd w:val="clear" w:color="auto" w:fill="EDD2C4"/>
              </w:tcPr>
            </w:tcPrChange>
          </w:tcPr>
          <w:p w14:paraId="67E9F4CC" w14:textId="36CC812A" w:rsidR="00205594" w:rsidRPr="000D52A6" w:rsidRDefault="00205594" w:rsidP="00205594">
            <w:pPr>
              <w:spacing w:line="480" w:lineRule="auto"/>
              <w:ind w:left="144" w:hanging="144"/>
              <w:rPr>
                <w:ins w:id="1115" w:author="Anna Seaman" w:date="2026-08-11T18:20:00Z" w16du:dateUtc="2026-08-11T23:20:00Z"/>
                <w:rFonts w:ascii="Times New Roman" w:hAnsi="Times New Roman" w:cs="Times New Roman"/>
                <w:color w:val="000000"/>
              </w:rPr>
              <w:pPrChange w:id="1116" w:author="Anna Seaman" w:date="2026-08-11T18:21:00Z" w16du:dateUtc="2026-08-11T23:21:00Z">
                <w:pPr>
                  <w:spacing w:line="480" w:lineRule="auto"/>
                  <w:ind w:left="360" w:hanging="360"/>
                </w:pPr>
              </w:pPrChange>
            </w:pPr>
            <w:ins w:id="1117" w:author="Anna Seaman" w:date="2026-08-11T18:20:00Z" w16du:dateUtc="2026-08-11T23:20:00Z">
              <w:r w:rsidRPr="00E12F34">
                <w:rPr>
                  <w:rFonts w:ascii="Times New Roman" w:hAnsi="Times New Roman" w:cs="Times New Roman"/>
                  <w:color w:val="000000"/>
                </w:rPr>
                <w:t>Piriformis syndrome</w:t>
              </w:r>
            </w:ins>
          </w:p>
        </w:tc>
        <w:tc>
          <w:tcPr>
            <w:tcW w:w="2250" w:type="dxa"/>
            <w:tcPrChange w:id="1118" w:author="Anna Seaman" w:date="2026-08-11T18:22:00Z" w16du:dateUtc="2026-08-11T23:22:00Z">
              <w:tcPr>
                <w:tcW w:w="2212" w:type="dxa"/>
                <w:gridSpan w:val="2"/>
              </w:tcPr>
            </w:tcPrChange>
          </w:tcPr>
          <w:p w14:paraId="15611426" w14:textId="5E840504" w:rsidR="00205594" w:rsidRPr="00F5471C" w:rsidRDefault="00205594" w:rsidP="00205594">
            <w:pPr>
              <w:pStyle w:val="ListParagraph"/>
              <w:spacing w:line="480" w:lineRule="auto"/>
              <w:ind w:left="144" w:hanging="144"/>
              <w:rPr>
                <w:ins w:id="1119" w:author="Anna Seaman" w:date="2026-08-11T18:20:00Z" w16du:dateUtc="2026-08-11T23:20:00Z"/>
                <w:rFonts w:ascii="Times New Roman" w:hAnsi="Times New Roman" w:cs="Times New Roman"/>
                <w:color w:val="000000"/>
              </w:rPr>
              <w:pPrChange w:id="1120" w:author="Anna Seaman" w:date="2026-08-11T18:21:00Z" w16du:dateUtc="2026-08-11T23:21:00Z">
                <w:pPr>
                  <w:pStyle w:val="ListParagraph"/>
                  <w:spacing w:line="480" w:lineRule="auto"/>
                  <w:ind w:left="0"/>
                </w:pPr>
              </w:pPrChange>
            </w:pPr>
            <w:ins w:id="1121" w:author="Anna Seaman" w:date="2026-08-11T18:20:00Z" w16du:dateUtc="2026-08-11T23:20:00Z">
              <w:r w:rsidRPr="00E12F34">
                <w:rPr>
                  <w:rFonts w:ascii="Times New Roman" w:hAnsi="Times New Roman" w:cs="Times New Roman"/>
                  <w:color w:val="000000"/>
                </w:rPr>
                <w:t>Step downs</w:t>
              </w:r>
            </w:ins>
          </w:p>
        </w:tc>
        <w:tc>
          <w:tcPr>
            <w:tcW w:w="810" w:type="dxa"/>
            <w:tcPrChange w:id="1122" w:author="Anna Seaman" w:date="2026-08-11T18:22:00Z" w16du:dateUtc="2026-08-11T23:22:00Z">
              <w:tcPr>
                <w:tcW w:w="1014" w:type="dxa"/>
                <w:gridSpan w:val="2"/>
              </w:tcPr>
            </w:tcPrChange>
          </w:tcPr>
          <w:p w14:paraId="484EA7B5" w14:textId="09C165B7" w:rsidR="00205594" w:rsidRPr="00F5471C" w:rsidRDefault="00205594" w:rsidP="00205594">
            <w:pPr>
              <w:spacing w:line="480" w:lineRule="auto"/>
              <w:ind w:left="144" w:hanging="144"/>
              <w:rPr>
                <w:ins w:id="1123" w:author="Anna Seaman" w:date="2026-08-11T18:20:00Z" w16du:dateUtc="2026-08-11T23:20:00Z"/>
                <w:rFonts w:ascii="Times New Roman" w:hAnsi="Times New Roman" w:cs="Times New Roman"/>
                <w:color w:val="000000"/>
              </w:rPr>
              <w:pPrChange w:id="1124" w:author="Anna Seaman" w:date="2026-08-11T18:21:00Z" w16du:dateUtc="2026-08-11T23:21:00Z">
                <w:pPr>
                  <w:spacing w:line="480" w:lineRule="auto"/>
                </w:pPr>
              </w:pPrChange>
            </w:pPr>
            <w:ins w:id="1125" w:author="Anna Seaman" w:date="2026-08-11T18:20:00Z" w16du:dateUtc="2026-08-11T23:20:00Z">
              <w:r w:rsidRPr="00C275A9">
                <w:rPr>
                  <w:rFonts w:ascii="Times New Roman" w:hAnsi="Times New Roman" w:cs="Times New Roman"/>
                  <w:color w:val="000000"/>
                </w:rPr>
                <w:t>3</w:t>
              </w:r>
            </w:ins>
          </w:p>
        </w:tc>
        <w:tc>
          <w:tcPr>
            <w:tcW w:w="900" w:type="dxa"/>
            <w:tcPrChange w:id="1126" w:author="Anna Seaman" w:date="2026-08-11T18:22:00Z" w16du:dateUtc="2026-08-11T23:22:00Z">
              <w:tcPr>
                <w:tcW w:w="1014" w:type="dxa"/>
                <w:gridSpan w:val="2"/>
              </w:tcPr>
            </w:tcPrChange>
          </w:tcPr>
          <w:p w14:paraId="0C84A38C" w14:textId="5B67C93D" w:rsidR="00205594" w:rsidRPr="00F5471C" w:rsidRDefault="00205594" w:rsidP="00205594">
            <w:pPr>
              <w:spacing w:line="480" w:lineRule="auto"/>
              <w:ind w:left="144" w:hanging="144"/>
              <w:rPr>
                <w:ins w:id="1127" w:author="Anna Seaman" w:date="2026-08-11T18:20:00Z" w16du:dateUtc="2026-08-11T23:20:00Z"/>
                <w:rFonts w:ascii="Times New Roman" w:hAnsi="Times New Roman" w:cs="Times New Roman"/>
                <w:color w:val="000000"/>
              </w:rPr>
              <w:pPrChange w:id="1128" w:author="Anna Seaman" w:date="2026-08-11T18:21:00Z" w16du:dateUtc="2026-08-11T23:21:00Z">
                <w:pPr>
                  <w:spacing w:line="480" w:lineRule="auto"/>
                </w:pPr>
              </w:pPrChange>
            </w:pPr>
            <w:ins w:id="1129" w:author="Anna Seaman" w:date="2026-08-11T18:20:00Z" w16du:dateUtc="2026-08-11T23:20:00Z">
              <w:r w:rsidRPr="00C275A9">
                <w:rPr>
                  <w:rFonts w:ascii="Times New Roman" w:hAnsi="Times New Roman" w:cs="Times New Roman"/>
                  <w:color w:val="000000"/>
                </w:rPr>
                <w:t>10</w:t>
              </w:r>
            </w:ins>
          </w:p>
        </w:tc>
        <w:tc>
          <w:tcPr>
            <w:tcW w:w="1510" w:type="dxa"/>
            <w:tcPrChange w:id="1130" w:author="Anna Seaman" w:date="2026-08-11T18:22:00Z" w16du:dateUtc="2026-08-11T23:22:00Z">
              <w:tcPr>
                <w:tcW w:w="1014" w:type="dxa"/>
              </w:tcPr>
            </w:tcPrChange>
          </w:tcPr>
          <w:p w14:paraId="5782EEB3" w14:textId="37A005FF" w:rsidR="00205594" w:rsidRPr="00F5471C" w:rsidRDefault="00205594" w:rsidP="00205594">
            <w:pPr>
              <w:spacing w:line="480" w:lineRule="auto"/>
              <w:ind w:left="144" w:hanging="144"/>
              <w:rPr>
                <w:ins w:id="1131" w:author="Anna Seaman" w:date="2026-08-11T18:20:00Z" w16du:dateUtc="2026-08-11T23:20:00Z"/>
                <w:rFonts w:ascii="Times New Roman" w:hAnsi="Times New Roman" w:cs="Times New Roman"/>
                <w:color w:val="000000"/>
              </w:rPr>
              <w:pPrChange w:id="1132" w:author="Anna Seaman" w:date="2026-08-11T18:21:00Z" w16du:dateUtc="2026-08-11T23:21:00Z">
                <w:pPr>
                  <w:spacing w:line="480" w:lineRule="auto"/>
                </w:pPr>
              </w:pPrChange>
            </w:pPr>
            <w:ins w:id="1133" w:author="Anna Seaman" w:date="2026-08-11T18:20:00Z" w16du:dateUtc="2026-08-11T23:20:00Z">
              <w:r w:rsidRPr="00E12F34">
                <w:rPr>
                  <w:rFonts w:ascii="Times New Roman" w:hAnsi="Times New Roman" w:cs="Times New Roman"/>
                  <w:color w:val="000000"/>
                </w:rPr>
                <w:t>Body weight or ankle cuff weight</w:t>
              </w:r>
            </w:ins>
          </w:p>
        </w:tc>
        <w:tc>
          <w:tcPr>
            <w:tcW w:w="1838" w:type="dxa"/>
            <w:tcPrChange w:id="1134" w:author="Anna Seaman" w:date="2026-08-11T18:22:00Z" w16du:dateUtc="2026-08-11T23:22:00Z">
              <w:tcPr>
                <w:tcW w:w="1838" w:type="dxa"/>
              </w:tcPr>
            </w:tcPrChange>
          </w:tcPr>
          <w:p w14:paraId="550C35BF" w14:textId="1112E381" w:rsidR="00205594" w:rsidRPr="00F5471C" w:rsidRDefault="00205594" w:rsidP="00205594">
            <w:pPr>
              <w:spacing w:line="480" w:lineRule="auto"/>
              <w:ind w:left="144" w:hanging="144"/>
              <w:rPr>
                <w:ins w:id="1135" w:author="Anna Seaman" w:date="2026-08-11T18:20:00Z" w16du:dateUtc="2026-08-11T23:20:00Z"/>
                <w:rFonts w:ascii="Times New Roman" w:hAnsi="Times New Roman" w:cs="Times New Roman"/>
                <w:color w:val="000000"/>
              </w:rPr>
              <w:pPrChange w:id="1136" w:author="Anna Seaman" w:date="2026-08-11T18:21:00Z" w16du:dateUtc="2026-08-11T23:21:00Z">
                <w:pPr>
                  <w:spacing w:line="480" w:lineRule="auto"/>
                </w:pPr>
              </w:pPrChange>
            </w:pPr>
            <w:ins w:id="1137" w:author="Anna Seaman" w:date="2026-08-11T18:20:00Z" w16du:dateUtc="2026-08-11T23:20:00Z">
              <w:r w:rsidRPr="00E12F34">
                <w:rPr>
                  <w:rFonts w:ascii="Times New Roman" w:hAnsi="Times New Roman" w:cs="Times New Roman"/>
                  <w:color w:val="000000"/>
                </w:rPr>
                <w:t>Once daily</w:t>
              </w:r>
            </w:ins>
          </w:p>
        </w:tc>
      </w:tr>
      <w:tr w:rsidR="00205594" w:rsidRPr="00F5471C" w14:paraId="24B83719" w14:textId="77777777" w:rsidTr="00205594">
        <w:trPr>
          <w:ins w:id="1138" w:author="Anna Seaman" w:date="2026-08-11T18:20:00Z" w16du:dateUtc="2026-08-11T23:20:00Z"/>
        </w:trPr>
        <w:tc>
          <w:tcPr>
            <w:tcW w:w="2268" w:type="dxa"/>
            <w:shd w:val="clear" w:color="auto" w:fill="EDD2C4"/>
            <w:tcPrChange w:id="1139" w:author="Anna Seaman" w:date="2026-08-11T18:22:00Z" w16du:dateUtc="2026-08-11T23:22:00Z">
              <w:tcPr>
                <w:tcW w:w="2484" w:type="dxa"/>
                <w:gridSpan w:val="2"/>
                <w:shd w:val="clear" w:color="auto" w:fill="EDD2C4"/>
              </w:tcPr>
            </w:tcPrChange>
          </w:tcPr>
          <w:p w14:paraId="790C0F9F" w14:textId="6B91D2B5" w:rsidR="00205594" w:rsidRPr="000D52A6" w:rsidRDefault="00205594" w:rsidP="00205594">
            <w:pPr>
              <w:spacing w:line="480" w:lineRule="auto"/>
              <w:ind w:left="144" w:hanging="144"/>
              <w:rPr>
                <w:ins w:id="1140" w:author="Anna Seaman" w:date="2026-08-11T18:20:00Z" w16du:dateUtc="2026-08-11T23:20:00Z"/>
                <w:rFonts w:ascii="Times New Roman" w:hAnsi="Times New Roman" w:cs="Times New Roman"/>
                <w:color w:val="000000"/>
              </w:rPr>
              <w:pPrChange w:id="1141" w:author="Anna Seaman" w:date="2026-08-11T18:21:00Z" w16du:dateUtc="2026-08-11T23:21:00Z">
                <w:pPr>
                  <w:spacing w:line="480" w:lineRule="auto"/>
                  <w:ind w:left="360" w:hanging="360"/>
                </w:pPr>
              </w:pPrChange>
            </w:pPr>
            <w:ins w:id="1142" w:author="Anna Seaman" w:date="2026-08-11T18:20:00Z" w16du:dateUtc="2026-08-11T23:20:00Z">
              <w:r w:rsidRPr="00E12F34">
                <w:rPr>
                  <w:rFonts w:ascii="Times New Roman" w:hAnsi="Times New Roman" w:cs="Times New Roman"/>
                  <w:color w:val="000000"/>
                </w:rPr>
                <w:t>Iliotibial band friction syndrome</w:t>
              </w:r>
            </w:ins>
          </w:p>
        </w:tc>
        <w:tc>
          <w:tcPr>
            <w:tcW w:w="2250" w:type="dxa"/>
            <w:tcPrChange w:id="1143" w:author="Anna Seaman" w:date="2026-08-11T18:22:00Z" w16du:dateUtc="2026-08-11T23:22:00Z">
              <w:tcPr>
                <w:tcW w:w="2212" w:type="dxa"/>
                <w:gridSpan w:val="2"/>
              </w:tcPr>
            </w:tcPrChange>
          </w:tcPr>
          <w:p w14:paraId="5EC04D08" w14:textId="544D6875" w:rsidR="00205594" w:rsidRPr="00F5471C" w:rsidRDefault="00205594" w:rsidP="00205594">
            <w:pPr>
              <w:pStyle w:val="ListParagraph"/>
              <w:spacing w:line="480" w:lineRule="auto"/>
              <w:ind w:left="144" w:hanging="144"/>
              <w:rPr>
                <w:ins w:id="1144" w:author="Anna Seaman" w:date="2026-08-11T18:20:00Z" w16du:dateUtc="2026-08-11T23:20:00Z"/>
                <w:rFonts w:ascii="Times New Roman" w:hAnsi="Times New Roman" w:cs="Times New Roman"/>
                <w:color w:val="000000"/>
              </w:rPr>
              <w:pPrChange w:id="1145" w:author="Anna Seaman" w:date="2026-08-11T18:21:00Z" w16du:dateUtc="2026-08-11T23:21:00Z">
                <w:pPr>
                  <w:pStyle w:val="ListParagraph"/>
                  <w:spacing w:line="480" w:lineRule="auto"/>
                  <w:ind w:left="0"/>
                </w:pPr>
              </w:pPrChange>
            </w:pPr>
            <w:ins w:id="1146" w:author="Anna Seaman" w:date="2026-08-11T18:20:00Z" w16du:dateUtc="2026-08-11T23:20:00Z">
              <w:r w:rsidRPr="00E12F34">
                <w:rPr>
                  <w:rFonts w:ascii="Times New Roman" w:hAnsi="Times New Roman" w:cs="Times New Roman"/>
                  <w:color w:val="000000"/>
                </w:rPr>
                <w:t>Monster walks</w:t>
              </w:r>
            </w:ins>
          </w:p>
        </w:tc>
        <w:tc>
          <w:tcPr>
            <w:tcW w:w="810" w:type="dxa"/>
            <w:tcPrChange w:id="1147" w:author="Anna Seaman" w:date="2026-08-11T18:22:00Z" w16du:dateUtc="2026-08-11T23:22:00Z">
              <w:tcPr>
                <w:tcW w:w="1014" w:type="dxa"/>
                <w:gridSpan w:val="2"/>
              </w:tcPr>
            </w:tcPrChange>
          </w:tcPr>
          <w:p w14:paraId="125818EE" w14:textId="38AD3057" w:rsidR="00205594" w:rsidRPr="00F5471C" w:rsidRDefault="00205594" w:rsidP="00205594">
            <w:pPr>
              <w:spacing w:line="480" w:lineRule="auto"/>
              <w:ind w:left="144" w:hanging="144"/>
              <w:rPr>
                <w:ins w:id="1148" w:author="Anna Seaman" w:date="2026-08-11T18:20:00Z" w16du:dateUtc="2026-08-11T23:20:00Z"/>
                <w:rFonts w:ascii="Times New Roman" w:hAnsi="Times New Roman" w:cs="Times New Roman"/>
                <w:color w:val="000000"/>
              </w:rPr>
              <w:pPrChange w:id="1149" w:author="Anna Seaman" w:date="2026-08-11T18:21:00Z" w16du:dateUtc="2026-08-11T23:21:00Z">
                <w:pPr>
                  <w:spacing w:line="480" w:lineRule="auto"/>
                </w:pPr>
              </w:pPrChange>
            </w:pPr>
            <w:ins w:id="1150" w:author="Anna Seaman" w:date="2026-08-11T18:20:00Z" w16du:dateUtc="2026-08-11T23:20:00Z">
              <w:r w:rsidRPr="00C275A9">
                <w:rPr>
                  <w:rFonts w:ascii="Times New Roman" w:hAnsi="Times New Roman" w:cs="Times New Roman"/>
                  <w:color w:val="000000"/>
                </w:rPr>
                <w:t>2</w:t>
              </w:r>
            </w:ins>
          </w:p>
        </w:tc>
        <w:tc>
          <w:tcPr>
            <w:tcW w:w="900" w:type="dxa"/>
            <w:tcPrChange w:id="1151" w:author="Anna Seaman" w:date="2026-08-11T18:22:00Z" w16du:dateUtc="2026-08-11T23:22:00Z">
              <w:tcPr>
                <w:tcW w:w="1014" w:type="dxa"/>
                <w:gridSpan w:val="2"/>
              </w:tcPr>
            </w:tcPrChange>
          </w:tcPr>
          <w:p w14:paraId="58C120F3" w14:textId="6724394B" w:rsidR="00205594" w:rsidRPr="00F5471C" w:rsidRDefault="00205594" w:rsidP="00205594">
            <w:pPr>
              <w:spacing w:line="480" w:lineRule="auto"/>
              <w:ind w:left="144" w:hanging="144"/>
              <w:rPr>
                <w:ins w:id="1152" w:author="Anna Seaman" w:date="2026-08-11T18:20:00Z" w16du:dateUtc="2026-08-11T23:20:00Z"/>
                <w:rFonts w:ascii="Times New Roman" w:hAnsi="Times New Roman" w:cs="Times New Roman"/>
                <w:color w:val="000000"/>
              </w:rPr>
              <w:pPrChange w:id="1153" w:author="Anna Seaman" w:date="2026-08-11T18:21:00Z" w16du:dateUtc="2026-08-11T23:21:00Z">
                <w:pPr>
                  <w:spacing w:line="480" w:lineRule="auto"/>
                </w:pPr>
              </w:pPrChange>
            </w:pPr>
            <w:ins w:id="1154" w:author="Anna Seaman" w:date="2026-08-11T18:20:00Z" w16du:dateUtc="2026-08-11T23:20:00Z">
              <w:r w:rsidRPr="00C275A9">
                <w:rPr>
                  <w:rFonts w:ascii="Times New Roman" w:hAnsi="Times New Roman" w:cs="Times New Roman"/>
                  <w:color w:val="000000"/>
                </w:rPr>
                <w:t>10</w:t>
              </w:r>
            </w:ins>
          </w:p>
        </w:tc>
        <w:tc>
          <w:tcPr>
            <w:tcW w:w="1510" w:type="dxa"/>
            <w:tcPrChange w:id="1155" w:author="Anna Seaman" w:date="2026-08-11T18:22:00Z" w16du:dateUtc="2026-08-11T23:22:00Z">
              <w:tcPr>
                <w:tcW w:w="1014" w:type="dxa"/>
              </w:tcPr>
            </w:tcPrChange>
          </w:tcPr>
          <w:p w14:paraId="0419F6DA" w14:textId="73B6DB38" w:rsidR="00205594" w:rsidRPr="00F5471C" w:rsidRDefault="00205594" w:rsidP="00205594">
            <w:pPr>
              <w:spacing w:line="480" w:lineRule="auto"/>
              <w:ind w:left="144" w:hanging="144"/>
              <w:rPr>
                <w:ins w:id="1156" w:author="Anna Seaman" w:date="2026-08-11T18:20:00Z" w16du:dateUtc="2026-08-11T23:20:00Z"/>
                <w:rFonts w:ascii="Times New Roman" w:hAnsi="Times New Roman" w:cs="Times New Roman"/>
                <w:color w:val="000000"/>
              </w:rPr>
              <w:pPrChange w:id="1157" w:author="Anna Seaman" w:date="2026-08-11T18:21:00Z" w16du:dateUtc="2026-08-11T23:21:00Z">
                <w:pPr>
                  <w:spacing w:line="480" w:lineRule="auto"/>
                </w:pPr>
              </w:pPrChange>
            </w:pPr>
            <w:ins w:id="1158" w:author="Anna Seaman" w:date="2026-08-11T18:20:00Z" w16du:dateUtc="2026-08-11T23:20:00Z">
              <w:r w:rsidRPr="00E12F34">
                <w:rPr>
                  <w:rFonts w:ascii="Times New Roman" w:hAnsi="Times New Roman" w:cs="Times New Roman"/>
                  <w:color w:val="000000"/>
                </w:rPr>
                <w:t>Thera</w:t>
              </w:r>
              <w:r>
                <w:rPr>
                  <w:rFonts w:ascii="Times New Roman" w:hAnsi="Times New Roman" w:cs="Times New Roman"/>
                  <w:color w:val="000000"/>
                </w:rPr>
                <w:t>B</w:t>
              </w:r>
              <w:r w:rsidRPr="00E12F34">
                <w:rPr>
                  <w:rFonts w:ascii="Times New Roman" w:hAnsi="Times New Roman" w:cs="Times New Roman"/>
                  <w:color w:val="000000"/>
                </w:rPr>
                <w:t>and, medium resistance</w:t>
              </w:r>
            </w:ins>
          </w:p>
        </w:tc>
        <w:tc>
          <w:tcPr>
            <w:tcW w:w="1838" w:type="dxa"/>
            <w:tcPrChange w:id="1159" w:author="Anna Seaman" w:date="2026-08-11T18:22:00Z" w16du:dateUtc="2026-08-11T23:22:00Z">
              <w:tcPr>
                <w:tcW w:w="1838" w:type="dxa"/>
              </w:tcPr>
            </w:tcPrChange>
          </w:tcPr>
          <w:p w14:paraId="731FC43C" w14:textId="4904DF8A" w:rsidR="00205594" w:rsidRPr="00F5471C" w:rsidRDefault="00205594" w:rsidP="00205594">
            <w:pPr>
              <w:spacing w:line="480" w:lineRule="auto"/>
              <w:ind w:left="144" w:hanging="144"/>
              <w:rPr>
                <w:ins w:id="1160" w:author="Anna Seaman" w:date="2026-08-11T18:20:00Z" w16du:dateUtc="2026-08-11T23:20:00Z"/>
                <w:rFonts w:ascii="Times New Roman" w:hAnsi="Times New Roman" w:cs="Times New Roman"/>
                <w:color w:val="000000"/>
              </w:rPr>
              <w:pPrChange w:id="1161" w:author="Anna Seaman" w:date="2026-08-11T18:21:00Z" w16du:dateUtc="2026-08-11T23:21:00Z">
                <w:pPr>
                  <w:spacing w:line="480" w:lineRule="auto"/>
                </w:pPr>
              </w:pPrChange>
            </w:pPr>
            <w:ins w:id="1162" w:author="Anna Seaman" w:date="2026-08-11T18:20:00Z" w16du:dateUtc="2026-08-11T23:20:00Z">
              <w:r w:rsidRPr="00E12F34">
                <w:rPr>
                  <w:rFonts w:ascii="Times New Roman" w:hAnsi="Times New Roman" w:cs="Times New Roman"/>
                  <w:color w:val="000000"/>
                </w:rPr>
                <w:t>Once daily</w:t>
              </w:r>
            </w:ins>
          </w:p>
        </w:tc>
      </w:tr>
    </w:tbl>
    <w:p w14:paraId="0466020B" w14:textId="6301490E" w:rsidR="00205594" w:rsidRPr="00E12F34" w:rsidDel="00205594" w:rsidRDefault="00205594" w:rsidP="00127078">
      <w:pPr>
        <w:spacing w:line="480" w:lineRule="auto"/>
        <w:rPr>
          <w:del w:id="1163" w:author="Anna Seaman" w:date="2026-08-11T18:22:00Z" w16du:dateUtc="2026-08-11T23:22:00Z"/>
          <w:rFonts w:ascii="Times New Roman" w:hAnsi="Times New Roman" w:cs="Times New Roman"/>
          <w:color w:val="000000"/>
        </w:rPr>
      </w:pPr>
    </w:p>
    <w:tbl>
      <w:tblPr>
        <w:tblStyle w:val="TableGrid"/>
        <w:tblW w:w="0" w:type="auto"/>
        <w:tblLook w:val="04A0" w:firstRow="1" w:lastRow="0" w:firstColumn="1" w:lastColumn="0" w:noHBand="0" w:noVBand="1"/>
      </w:tblPr>
      <w:tblGrid>
        <w:gridCol w:w="2155"/>
        <w:gridCol w:w="2520"/>
        <w:gridCol w:w="810"/>
        <w:gridCol w:w="857"/>
        <w:gridCol w:w="1450"/>
        <w:gridCol w:w="1558"/>
      </w:tblGrid>
      <w:tr w:rsidR="00127078" w:rsidRPr="00E12F34" w:rsidDel="00205594" w14:paraId="5950355A" w14:textId="26BA6210" w:rsidTr="15C5134D">
        <w:trPr>
          <w:del w:id="1164" w:author="Anna Seaman" w:date="2026-08-11T18:22:00Z" w16du:dateUtc="2026-08-11T23:22:00Z"/>
        </w:trPr>
        <w:tc>
          <w:tcPr>
            <w:tcW w:w="2155" w:type="dxa"/>
          </w:tcPr>
          <w:p w14:paraId="75A4CFAE" w14:textId="4FDE74D6" w:rsidR="000563C1" w:rsidRPr="00E12F34" w:rsidDel="00205594" w:rsidRDefault="000563C1" w:rsidP="00127078">
            <w:pPr>
              <w:spacing w:line="480" w:lineRule="auto"/>
              <w:rPr>
                <w:del w:id="1165" w:author="Anna Seaman" w:date="2026-08-11T18:22:00Z" w16du:dateUtc="2026-08-11T23:22:00Z"/>
                <w:rFonts w:ascii="Times New Roman" w:hAnsi="Times New Roman" w:cs="Times New Roman"/>
                <w:b/>
                <w:bCs/>
                <w:color w:val="000000"/>
              </w:rPr>
            </w:pPr>
            <w:del w:id="1166" w:author="Anna Seaman" w:date="2026-08-11T18:22:00Z" w16du:dateUtc="2026-08-11T23:22:00Z">
              <w:r w:rsidRPr="00E12F34" w:rsidDel="00205594">
                <w:rPr>
                  <w:rFonts w:ascii="Times New Roman" w:hAnsi="Times New Roman" w:cs="Times New Roman"/>
                  <w:b/>
                  <w:bCs/>
                  <w:color w:val="000000"/>
                </w:rPr>
                <w:delText>Condition</w:delText>
              </w:r>
            </w:del>
          </w:p>
        </w:tc>
        <w:tc>
          <w:tcPr>
            <w:tcW w:w="2520" w:type="dxa"/>
          </w:tcPr>
          <w:p w14:paraId="4EC02BD0" w14:textId="16E849E4" w:rsidR="000563C1" w:rsidRPr="00E12F34" w:rsidDel="00205594" w:rsidRDefault="000563C1" w:rsidP="00127078">
            <w:pPr>
              <w:spacing w:line="480" w:lineRule="auto"/>
              <w:rPr>
                <w:del w:id="1167" w:author="Anna Seaman" w:date="2026-08-11T18:22:00Z" w16du:dateUtc="2026-08-11T23:22:00Z"/>
                <w:rFonts w:ascii="Times New Roman" w:hAnsi="Times New Roman" w:cs="Times New Roman"/>
                <w:b/>
                <w:bCs/>
                <w:color w:val="000000"/>
              </w:rPr>
            </w:pPr>
            <w:del w:id="1168" w:author="Anna Seaman" w:date="2026-08-11T18:22:00Z" w16du:dateUtc="2026-08-11T23:22:00Z">
              <w:r w:rsidRPr="00E12F34" w:rsidDel="00205594">
                <w:rPr>
                  <w:rFonts w:ascii="Times New Roman" w:hAnsi="Times New Roman" w:cs="Times New Roman"/>
                  <w:b/>
                  <w:bCs/>
                  <w:color w:val="000000"/>
                </w:rPr>
                <w:delText xml:space="preserve">Exercise </w:delText>
              </w:r>
              <w:r w:rsidR="005C7D21" w:rsidRPr="00E12F34" w:rsidDel="00205594">
                <w:rPr>
                  <w:rFonts w:ascii="Times New Roman" w:hAnsi="Times New Roman" w:cs="Times New Roman"/>
                  <w:b/>
                  <w:bCs/>
                  <w:color w:val="000000"/>
                </w:rPr>
                <w:delText>intervention</w:delText>
              </w:r>
            </w:del>
          </w:p>
        </w:tc>
        <w:tc>
          <w:tcPr>
            <w:tcW w:w="810" w:type="dxa"/>
          </w:tcPr>
          <w:p w14:paraId="3D5DB017" w14:textId="64EE6FC0" w:rsidR="000563C1" w:rsidRPr="00E12F34" w:rsidDel="00205594" w:rsidRDefault="000563C1" w:rsidP="00127078">
            <w:pPr>
              <w:spacing w:line="480" w:lineRule="auto"/>
              <w:rPr>
                <w:del w:id="1169" w:author="Anna Seaman" w:date="2026-08-11T18:22:00Z" w16du:dateUtc="2026-08-11T23:22:00Z"/>
                <w:rFonts w:ascii="Times New Roman" w:hAnsi="Times New Roman" w:cs="Times New Roman"/>
                <w:b/>
                <w:bCs/>
                <w:color w:val="000000"/>
              </w:rPr>
            </w:pPr>
            <w:del w:id="1170" w:author="Anna Seaman" w:date="2026-08-11T18:22:00Z" w16du:dateUtc="2026-08-11T23:22:00Z">
              <w:r w:rsidRPr="00E12F34" w:rsidDel="00205594">
                <w:rPr>
                  <w:rFonts w:ascii="Times New Roman" w:hAnsi="Times New Roman" w:cs="Times New Roman"/>
                  <w:b/>
                  <w:bCs/>
                  <w:color w:val="000000"/>
                </w:rPr>
                <w:delText>Sets</w:delText>
              </w:r>
            </w:del>
          </w:p>
        </w:tc>
        <w:tc>
          <w:tcPr>
            <w:tcW w:w="857" w:type="dxa"/>
          </w:tcPr>
          <w:p w14:paraId="4E3940EA" w14:textId="43290CCE" w:rsidR="000563C1" w:rsidRPr="00E12F34" w:rsidDel="00205594" w:rsidRDefault="000563C1" w:rsidP="00127078">
            <w:pPr>
              <w:spacing w:line="480" w:lineRule="auto"/>
              <w:rPr>
                <w:del w:id="1171" w:author="Anna Seaman" w:date="2026-08-11T18:22:00Z" w16du:dateUtc="2026-08-11T23:22:00Z"/>
                <w:rFonts w:ascii="Times New Roman" w:hAnsi="Times New Roman" w:cs="Times New Roman"/>
                <w:b/>
                <w:bCs/>
                <w:color w:val="000000"/>
              </w:rPr>
            </w:pPr>
            <w:del w:id="1172" w:author="Anna Seaman" w:date="2026-08-11T18:22:00Z" w16du:dateUtc="2026-08-11T23:22:00Z">
              <w:r w:rsidRPr="00E12F34" w:rsidDel="00205594">
                <w:rPr>
                  <w:rFonts w:ascii="Times New Roman" w:hAnsi="Times New Roman" w:cs="Times New Roman"/>
                  <w:b/>
                  <w:bCs/>
                  <w:color w:val="000000"/>
                </w:rPr>
                <w:delText>Reps</w:delText>
              </w:r>
            </w:del>
          </w:p>
        </w:tc>
        <w:tc>
          <w:tcPr>
            <w:tcW w:w="1450" w:type="dxa"/>
          </w:tcPr>
          <w:p w14:paraId="057C33B1" w14:textId="76718B5E" w:rsidR="000563C1" w:rsidRPr="00E12F34" w:rsidDel="00205594" w:rsidRDefault="000563C1" w:rsidP="00127078">
            <w:pPr>
              <w:spacing w:line="480" w:lineRule="auto"/>
              <w:rPr>
                <w:del w:id="1173" w:author="Anna Seaman" w:date="2026-08-11T18:22:00Z" w16du:dateUtc="2026-08-11T23:22:00Z"/>
                <w:rFonts w:ascii="Times New Roman" w:hAnsi="Times New Roman" w:cs="Times New Roman"/>
                <w:b/>
                <w:bCs/>
                <w:color w:val="000000"/>
              </w:rPr>
            </w:pPr>
            <w:del w:id="1174" w:author="Anna Seaman" w:date="2026-08-11T18:22:00Z" w16du:dateUtc="2026-08-11T23:22:00Z">
              <w:r w:rsidRPr="00E12F34" w:rsidDel="00205594">
                <w:rPr>
                  <w:rFonts w:ascii="Times New Roman" w:hAnsi="Times New Roman" w:cs="Times New Roman"/>
                  <w:b/>
                  <w:bCs/>
                  <w:color w:val="000000"/>
                </w:rPr>
                <w:delText>Load</w:delText>
              </w:r>
            </w:del>
          </w:p>
        </w:tc>
        <w:tc>
          <w:tcPr>
            <w:tcW w:w="1558" w:type="dxa"/>
          </w:tcPr>
          <w:p w14:paraId="08D7C93F" w14:textId="7F98DF45" w:rsidR="000563C1" w:rsidRPr="00E12F34" w:rsidDel="00205594" w:rsidRDefault="000563C1" w:rsidP="00127078">
            <w:pPr>
              <w:spacing w:line="480" w:lineRule="auto"/>
              <w:rPr>
                <w:del w:id="1175" w:author="Anna Seaman" w:date="2026-08-11T18:22:00Z" w16du:dateUtc="2026-08-11T23:22:00Z"/>
                <w:rFonts w:ascii="Times New Roman" w:hAnsi="Times New Roman" w:cs="Times New Roman"/>
                <w:b/>
                <w:bCs/>
                <w:color w:val="000000"/>
              </w:rPr>
            </w:pPr>
            <w:del w:id="1176" w:author="Anna Seaman" w:date="2026-08-11T18:22:00Z" w16du:dateUtc="2026-08-11T23:22:00Z">
              <w:r w:rsidRPr="00E12F34" w:rsidDel="00205594">
                <w:rPr>
                  <w:rFonts w:ascii="Times New Roman" w:hAnsi="Times New Roman" w:cs="Times New Roman"/>
                  <w:b/>
                  <w:bCs/>
                  <w:color w:val="000000"/>
                </w:rPr>
                <w:delText>Frequency</w:delText>
              </w:r>
            </w:del>
          </w:p>
        </w:tc>
      </w:tr>
      <w:tr w:rsidR="00127078" w:rsidRPr="00E12F34" w:rsidDel="00205594" w14:paraId="6E34471A" w14:textId="767036C2" w:rsidTr="15C5134D">
        <w:trPr>
          <w:del w:id="1177" w:author="Anna Seaman" w:date="2026-08-11T18:22:00Z" w16du:dateUtc="2026-08-11T23:22:00Z"/>
        </w:trPr>
        <w:tc>
          <w:tcPr>
            <w:tcW w:w="2155" w:type="dxa"/>
          </w:tcPr>
          <w:p w14:paraId="751B91C3" w14:textId="51E3428C" w:rsidR="000563C1" w:rsidRPr="00E12F34" w:rsidDel="00205594" w:rsidRDefault="000563C1" w:rsidP="00127078">
            <w:pPr>
              <w:spacing w:line="480" w:lineRule="auto"/>
              <w:rPr>
                <w:del w:id="1178" w:author="Anna Seaman" w:date="2026-08-11T18:22:00Z" w16du:dateUtc="2026-08-11T23:22:00Z"/>
                <w:rFonts w:ascii="Times New Roman" w:hAnsi="Times New Roman" w:cs="Times New Roman"/>
                <w:color w:val="000000"/>
              </w:rPr>
            </w:pPr>
            <w:del w:id="1179" w:author="Anna Seaman" w:date="2026-08-11T18:22:00Z" w16du:dateUtc="2026-08-11T23:22:00Z">
              <w:r w:rsidRPr="00E12F34" w:rsidDel="00205594">
                <w:rPr>
                  <w:rFonts w:ascii="Times New Roman" w:hAnsi="Times New Roman" w:cs="Times New Roman"/>
                  <w:color w:val="000000"/>
                </w:rPr>
                <w:delText>Acute sacroiliac dysfunction</w:delText>
              </w:r>
            </w:del>
          </w:p>
        </w:tc>
        <w:tc>
          <w:tcPr>
            <w:tcW w:w="2520" w:type="dxa"/>
          </w:tcPr>
          <w:p w14:paraId="3DB3DE66" w14:textId="508D929C" w:rsidR="000563C1" w:rsidRPr="00E12F34" w:rsidDel="00205594" w:rsidRDefault="15C5134D" w:rsidP="00127078">
            <w:pPr>
              <w:pStyle w:val="ListParagraph"/>
              <w:spacing w:line="480" w:lineRule="auto"/>
              <w:ind w:left="0"/>
              <w:rPr>
                <w:del w:id="1180" w:author="Anna Seaman" w:date="2026-08-11T18:22:00Z" w16du:dateUtc="2026-08-11T23:22:00Z"/>
                <w:rFonts w:ascii="Times New Roman" w:hAnsi="Times New Roman" w:cs="Times New Roman"/>
                <w:color w:val="000000"/>
              </w:rPr>
            </w:pPr>
            <w:del w:id="1181" w:author="Anna Seaman" w:date="2026-08-11T18:22:00Z" w16du:dateUtc="2026-08-11T23:22:00Z">
              <w:r w:rsidRPr="00E12F34" w:rsidDel="00205594">
                <w:rPr>
                  <w:rFonts w:ascii="Times New Roman" w:hAnsi="Times New Roman" w:cs="Times New Roman"/>
                  <w:color w:val="000000"/>
                </w:rPr>
                <w:delText>Dead bugs</w:delText>
              </w:r>
            </w:del>
          </w:p>
        </w:tc>
        <w:tc>
          <w:tcPr>
            <w:tcW w:w="810" w:type="dxa"/>
          </w:tcPr>
          <w:p w14:paraId="3867D2EF" w14:textId="080B3BF5" w:rsidR="000563C1" w:rsidRPr="00E12F34" w:rsidDel="00205594" w:rsidRDefault="15C5134D" w:rsidP="00127078">
            <w:pPr>
              <w:spacing w:line="480" w:lineRule="auto"/>
              <w:rPr>
                <w:del w:id="1182" w:author="Anna Seaman" w:date="2026-08-11T18:22:00Z" w16du:dateUtc="2026-08-11T23:22:00Z"/>
                <w:rFonts w:ascii="Times New Roman" w:hAnsi="Times New Roman" w:cs="Times New Roman"/>
                <w:color w:val="000000"/>
              </w:rPr>
            </w:pPr>
            <w:del w:id="1183" w:author="Anna Seaman" w:date="2026-08-11T18:22:00Z" w16du:dateUtc="2026-08-11T23:22:00Z">
              <w:r w:rsidRPr="00C275A9" w:rsidDel="00205594">
                <w:rPr>
                  <w:rFonts w:ascii="Times New Roman" w:hAnsi="Times New Roman" w:cs="Times New Roman"/>
                  <w:color w:val="000000"/>
                </w:rPr>
                <w:delText>2</w:delText>
              </w:r>
            </w:del>
          </w:p>
        </w:tc>
        <w:tc>
          <w:tcPr>
            <w:tcW w:w="857" w:type="dxa"/>
          </w:tcPr>
          <w:p w14:paraId="0213F98A" w14:textId="7331C9B7" w:rsidR="000563C1" w:rsidRPr="00E12F34" w:rsidDel="00205594" w:rsidRDefault="15C5134D" w:rsidP="00127078">
            <w:pPr>
              <w:spacing w:line="480" w:lineRule="auto"/>
              <w:rPr>
                <w:del w:id="1184" w:author="Anna Seaman" w:date="2026-08-11T18:22:00Z" w16du:dateUtc="2026-08-11T23:22:00Z"/>
                <w:rFonts w:ascii="Times New Roman" w:hAnsi="Times New Roman" w:cs="Times New Roman"/>
                <w:color w:val="000000"/>
              </w:rPr>
            </w:pPr>
            <w:del w:id="1185" w:author="Anna Seaman" w:date="2026-08-11T18:22:00Z" w16du:dateUtc="2026-08-11T23:22:00Z">
              <w:r w:rsidRPr="00C275A9" w:rsidDel="00205594">
                <w:rPr>
                  <w:rFonts w:ascii="Times New Roman" w:hAnsi="Times New Roman" w:cs="Times New Roman"/>
                  <w:color w:val="000000"/>
                </w:rPr>
                <w:delText>5</w:delText>
              </w:r>
            </w:del>
          </w:p>
        </w:tc>
        <w:tc>
          <w:tcPr>
            <w:tcW w:w="1450" w:type="dxa"/>
          </w:tcPr>
          <w:p w14:paraId="5358C706" w14:textId="1F71C554" w:rsidR="000563C1" w:rsidRPr="00E12F34" w:rsidDel="00205594" w:rsidRDefault="15C5134D" w:rsidP="00127078">
            <w:pPr>
              <w:spacing w:line="480" w:lineRule="auto"/>
              <w:rPr>
                <w:del w:id="1186" w:author="Anna Seaman" w:date="2026-08-11T18:22:00Z" w16du:dateUtc="2026-08-11T23:22:00Z"/>
                <w:rFonts w:ascii="Times New Roman" w:hAnsi="Times New Roman" w:cs="Times New Roman"/>
                <w:color w:val="000000"/>
              </w:rPr>
            </w:pPr>
            <w:del w:id="1187" w:author="Anna Seaman" w:date="2026-08-11T18:22:00Z" w16du:dateUtc="2026-08-11T23:22:00Z">
              <w:r w:rsidRPr="00E12F34" w:rsidDel="00205594">
                <w:rPr>
                  <w:rFonts w:ascii="Times New Roman" w:hAnsi="Times New Roman" w:cs="Times New Roman"/>
                  <w:color w:val="000000"/>
                </w:rPr>
                <w:delText>Body weight</w:delText>
              </w:r>
            </w:del>
          </w:p>
        </w:tc>
        <w:tc>
          <w:tcPr>
            <w:tcW w:w="1558" w:type="dxa"/>
          </w:tcPr>
          <w:p w14:paraId="0FD80B40" w14:textId="32F830AD" w:rsidR="000563C1" w:rsidRPr="002618FD" w:rsidDel="00205594" w:rsidRDefault="15C5134D" w:rsidP="00127078">
            <w:pPr>
              <w:spacing w:line="480" w:lineRule="auto"/>
              <w:rPr>
                <w:del w:id="1188" w:author="Anna Seaman" w:date="2026-08-11T18:22:00Z" w16du:dateUtc="2026-08-11T23:22:00Z"/>
                <w:rFonts w:ascii="Times New Roman" w:hAnsi="Times New Roman" w:cs="Times New Roman"/>
                <w:color w:val="000000"/>
              </w:rPr>
            </w:pPr>
            <w:del w:id="1189" w:author="Anna Seaman" w:date="2026-08-11T18:22:00Z" w16du:dateUtc="2026-08-11T23:22:00Z">
              <w:r w:rsidRPr="002618FD" w:rsidDel="00205594">
                <w:rPr>
                  <w:rFonts w:ascii="Times New Roman" w:hAnsi="Times New Roman" w:cs="Times New Roman"/>
                  <w:color w:val="000000"/>
                </w:rPr>
                <w:delText>3</w:delText>
              </w:r>
              <w:r w:rsidR="002618FD" w:rsidDel="00205594">
                <w:rPr>
                  <w:rFonts w:ascii="Times New Roman" w:hAnsi="Times New Roman" w:cs="Times New Roman"/>
                  <w:color w:val="000000"/>
                </w:rPr>
                <w:delText>\</w:delText>
              </w:r>
              <w:r w:rsidRPr="002618FD" w:rsidDel="00205594">
                <w:rPr>
                  <w:rFonts w:ascii="Times New Roman" w:hAnsi="Times New Roman" w:cs="Times New Roman"/>
                  <w:color w:val="000000"/>
                </w:rPr>
                <w:delText>x</w:delText>
              </w:r>
              <w:r w:rsidR="002618FD" w:rsidDel="00205594">
                <w:rPr>
                  <w:rFonts w:ascii="Times New Roman" w:hAnsi="Times New Roman" w:cs="Times New Roman"/>
                  <w:color w:val="000000"/>
                </w:rPr>
                <w:delText>\</w:delText>
              </w:r>
              <w:r w:rsidRPr="002618FD" w:rsidDel="00205594">
                <w:rPr>
                  <w:rFonts w:ascii="Times New Roman" w:hAnsi="Times New Roman" w:cs="Times New Roman"/>
                  <w:color w:val="000000"/>
                </w:rPr>
                <w:delText xml:space="preserve"> a day</w:delText>
              </w:r>
            </w:del>
          </w:p>
        </w:tc>
      </w:tr>
      <w:tr w:rsidR="00127078" w:rsidRPr="00E12F34" w:rsidDel="00205594" w14:paraId="333C3E43" w14:textId="0887EAA1" w:rsidTr="15C5134D">
        <w:trPr>
          <w:del w:id="1190" w:author="Anna Seaman" w:date="2026-08-11T18:22:00Z" w16du:dateUtc="2026-08-11T23:22:00Z"/>
        </w:trPr>
        <w:tc>
          <w:tcPr>
            <w:tcW w:w="2155" w:type="dxa"/>
          </w:tcPr>
          <w:p w14:paraId="66989AC4" w14:textId="1AD905A6" w:rsidR="000563C1" w:rsidRPr="00E12F34" w:rsidDel="00205594" w:rsidRDefault="000563C1" w:rsidP="00127078">
            <w:pPr>
              <w:spacing w:line="480" w:lineRule="auto"/>
              <w:rPr>
                <w:del w:id="1191" w:author="Anna Seaman" w:date="2026-08-11T18:22:00Z" w16du:dateUtc="2026-08-11T23:22:00Z"/>
                <w:rFonts w:ascii="Times New Roman" w:hAnsi="Times New Roman" w:cs="Times New Roman"/>
                <w:color w:val="000000"/>
              </w:rPr>
            </w:pPr>
            <w:del w:id="1192" w:author="Anna Seaman" w:date="2026-08-11T18:22:00Z" w16du:dateUtc="2026-08-11T23:22:00Z">
              <w:r w:rsidDel="00205594">
                <w:rPr>
                  <w:rFonts w:ascii="Times New Roman" w:hAnsi="Times New Roman" w:cs="Times New Roman"/>
                  <w:color w:val="000000"/>
                </w:rPr>
                <w:delText xml:space="preserve">Grade </w:delText>
              </w:r>
              <w:r w:rsidRPr="00C275A9" w:rsidDel="00205594">
                <w:rPr>
                  <w:rFonts w:ascii="Times New Roman" w:hAnsi="Times New Roman" w:cs="Times New Roman"/>
                  <w:color w:val="000000"/>
                </w:rPr>
                <w:delText>1</w:delText>
              </w:r>
              <w:r w:rsidDel="00205594">
                <w:rPr>
                  <w:rFonts w:ascii="Times New Roman" w:hAnsi="Times New Roman" w:cs="Times New Roman"/>
                  <w:color w:val="000000"/>
                </w:rPr>
                <w:delText xml:space="preserve"> hamstring strain</w:delText>
              </w:r>
            </w:del>
          </w:p>
        </w:tc>
        <w:tc>
          <w:tcPr>
            <w:tcW w:w="2520" w:type="dxa"/>
          </w:tcPr>
          <w:p w14:paraId="077647D2" w14:textId="145CF6F6" w:rsidR="000563C1" w:rsidRPr="00E12F34" w:rsidDel="00205594" w:rsidRDefault="15C5134D" w:rsidP="00127078">
            <w:pPr>
              <w:pStyle w:val="ListParagraph"/>
              <w:spacing w:line="480" w:lineRule="auto"/>
              <w:ind w:left="0"/>
              <w:rPr>
                <w:del w:id="1193" w:author="Anna Seaman" w:date="2026-08-11T18:22:00Z" w16du:dateUtc="2026-08-11T23:22:00Z"/>
                <w:rFonts w:ascii="Times New Roman" w:hAnsi="Times New Roman" w:cs="Times New Roman"/>
                <w:color w:val="000000"/>
              </w:rPr>
            </w:pPr>
            <w:del w:id="1194" w:author="Anna Seaman" w:date="2026-08-11T18:22:00Z" w16du:dateUtc="2026-08-11T23:22:00Z">
              <w:r w:rsidRPr="00E12F34" w:rsidDel="00205594">
                <w:rPr>
                  <w:rFonts w:ascii="Times New Roman" w:hAnsi="Times New Roman" w:cs="Times New Roman"/>
                  <w:color w:val="000000"/>
                </w:rPr>
                <w:delText>Prone physioball hamstring curls</w:delText>
              </w:r>
            </w:del>
          </w:p>
        </w:tc>
        <w:tc>
          <w:tcPr>
            <w:tcW w:w="810" w:type="dxa"/>
          </w:tcPr>
          <w:p w14:paraId="5FADE501" w14:textId="7F634F0F" w:rsidR="000563C1" w:rsidRPr="00E12F34" w:rsidDel="00205594" w:rsidRDefault="15C5134D" w:rsidP="00127078">
            <w:pPr>
              <w:spacing w:line="480" w:lineRule="auto"/>
              <w:rPr>
                <w:del w:id="1195" w:author="Anna Seaman" w:date="2026-08-11T18:22:00Z" w16du:dateUtc="2026-08-11T23:22:00Z"/>
                <w:rFonts w:ascii="Times New Roman" w:hAnsi="Times New Roman" w:cs="Times New Roman"/>
                <w:color w:val="000000"/>
              </w:rPr>
            </w:pPr>
            <w:del w:id="1196" w:author="Anna Seaman" w:date="2026-08-11T18:22:00Z" w16du:dateUtc="2026-08-11T23:22:00Z">
              <w:r w:rsidRPr="00C275A9" w:rsidDel="00205594">
                <w:rPr>
                  <w:rFonts w:ascii="Times New Roman" w:hAnsi="Times New Roman" w:cs="Times New Roman"/>
                  <w:color w:val="000000"/>
                </w:rPr>
                <w:delText>2</w:delText>
              </w:r>
            </w:del>
          </w:p>
        </w:tc>
        <w:tc>
          <w:tcPr>
            <w:tcW w:w="857" w:type="dxa"/>
          </w:tcPr>
          <w:p w14:paraId="2D374D87" w14:textId="7CA307D3" w:rsidR="000563C1" w:rsidRPr="00E12F34" w:rsidDel="00205594" w:rsidRDefault="15C5134D" w:rsidP="00127078">
            <w:pPr>
              <w:spacing w:line="480" w:lineRule="auto"/>
              <w:rPr>
                <w:del w:id="1197" w:author="Anna Seaman" w:date="2026-08-11T18:22:00Z" w16du:dateUtc="2026-08-11T23:22:00Z"/>
                <w:rFonts w:ascii="Times New Roman" w:hAnsi="Times New Roman" w:cs="Times New Roman"/>
                <w:color w:val="000000"/>
              </w:rPr>
            </w:pPr>
            <w:del w:id="1198" w:author="Anna Seaman" w:date="2026-08-11T18:22:00Z" w16du:dateUtc="2026-08-11T23:22:00Z">
              <w:r w:rsidRPr="00C275A9" w:rsidDel="00205594">
                <w:rPr>
                  <w:rFonts w:ascii="Times New Roman" w:hAnsi="Times New Roman" w:cs="Times New Roman"/>
                  <w:color w:val="000000"/>
                </w:rPr>
                <w:delText>15</w:delText>
              </w:r>
            </w:del>
          </w:p>
        </w:tc>
        <w:tc>
          <w:tcPr>
            <w:tcW w:w="1450" w:type="dxa"/>
          </w:tcPr>
          <w:p w14:paraId="3DA5F8AE" w14:textId="0AD1AA95" w:rsidR="000563C1" w:rsidRPr="00E12F34" w:rsidDel="00205594" w:rsidRDefault="15C5134D" w:rsidP="00127078">
            <w:pPr>
              <w:spacing w:line="480" w:lineRule="auto"/>
              <w:rPr>
                <w:del w:id="1199" w:author="Anna Seaman" w:date="2026-08-11T18:22:00Z" w16du:dateUtc="2026-08-11T23:22:00Z"/>
                <w:rFonts w:ascii="Times New Roman" w:hAnsi="Times New Roman" w:cs="Times New Roman"/>
                <w:color w:val="000000"/>
              </w:rPr>
            </w:pPr>
            <w:del w:id="1200" w:author="Anna Seaman" w:date="2026-08-11T18:22:00Z" w16du:dateUtc="2026-08-11T23:22:00Z">
              <w:r w:rsidRPr="00E12F34" w:rsidDel="00205594">
                <w:rPr>
                  <w:rFonts w:ascii="Times New Roman" w:hAnsi="Times New Roman" w:cs="Times New Roman"/>
                  <w:color w:val="000000"/>
                </w:rPr>
                <w:delText>Body weight</w:delText>
              </w:r>
            </w:del>
          </w:p>
        </w:tc>
        <w:tc>
          <w:tcPr>
            <w:tcW w:w="1558" w:type="dxa"/>
          </w:tcPr>
          <w:p w14:paraId="2341ED60" w14:textId="4A0DA536" w:rsidR="000563C1" w:rsidRPr="00E12F34" w:rsidDel="00205594" w:rsidRDefault="15C5134D" w:rsidP="00127078">
            <w:pPr>
              <w:spacing w:line="480" w:lineRule="auto"/>
              <w:rPr>
                <w:del w:id="1201" w:author="Anna Seaman" w:date="2026-08-11T18:22:00Z" w16du:dateUtc="2026-08-11T23:22:00Z"/>
                <w:rFonts w:ascii="Times New Roman" w:hAnsi="Times New Roman" w:cs="Times New Roman"/>
                <w:color w:val="000000"/>
              </w:rPr>
            </w:pPr>
            <w:del w:id="1202" w:author="Anna Seaman" w:date="2026-08-11T18:22:00Z" w16du:dateUtc="2026-08-11T23:22:00Z">
              <w:r w:rsidRPr="00E12F34" w:rsidDel="00205594">
                <w:rPr>
                  <w:rFonts w:ascii="Times New Roman" w:hAnsi="Times New Roman" w:cs="Times New Roman"/>
                  <w:color w:val="000000"/>
                </w:rPr>
                <w:delText>Once daily</w:delText>
              </w:r>
            </w:del>
          </w:p>
        </w:tc>
      </w:tr>
      <w:tr w:rsidR="00127078" w:rsidRPr="00E12F34" w:rsidDel="00205594" w14:paraId="10AC417D" w14:textId="22129163" w:rsidTr="15C5134D">
        <w:trPr>
          <w:del w:id="1203" w:author="Anna Seaman" w:date="2026-08-11T18:22:00Z" w16du:dateUtc="2026-08-11T23:22:00Z"/>
        </w:trPr>
        <w:tc>
          <w:tcPr>
            <w:tcW w:w="2155" w:type="dxa"/>
          </w:tcPr>
          <w:p w14:paraId="292D67A2" w14:textId="0CFBD1D3" w:rsidR="000563C1" w:rsidRPr="00E12F34" w:rsidDel="00205594" w:rsidRDefault="000563C1" w:rsidP="00127078">
            <w:pPr>
              <w:spacing w:line="480" w:lineRule="auto"/>
              <w:rPr>
                <w:del w:id="1204" w:author="Anna Seaman" w:date="2026-08-11T18:22:00Z" w16du:dateUtc="2026-08-11T23:22:00Z"/>
                <w:rFonts w:ascii="Times New Roman" w:hAnsi="Times New Roman" w:cs="Times New Roman"/>
                <w:color w:val="000000"/>
              </w:rPr>
            </w:pPr>
            <w:del w:id="1205" w:author="Anna Seaman" w:date="2026-08-11T18:22:00Z" w16du:dateUtc="2026-08-11T23:22:00Z">
              <w:r w:rsidRPr="00E12F34" w:rsidDel="00205594">
                <w:rPr>
                  <w:rFonts w:ascii="Times New Roman" w:hAnsi="Times New Roman" w:cs="Times New Roman"/>
                  <w:color w:val="000000"/>
                </w:rPr>
                <w:delText>Low back pain</w:delText>
              </w:r>
            </w:del>
          </w:p>
        </w:tc>
        <w:tc>
          <w:tcPr>
            <w:tcW w:w="2520" w:type="dxa"/>
          </w:tcPr>
          <w:p w14:paraId="4DED7CC8" w14:textId="16FCF671" w:rsidR="000563C1" w:rsidRPr="00E12F34" w:rsidDel="00205594" w:rsidRDefault="15C5134D" w:rsidP="00127078">
            <w:pPr>
              <w:pStyle w:val="ListParagraph"/>
              <w:spacing w:line="480" w:lineRule="auto"/>
              <w:ind w:left="0"/>
              <w:rPr>
                <w:del w:id="1206" w:author="Anna Seaman" w:date="2026-08-11T18:22:00Z" w16du:dateUtc="2026-08-11T23:22:00Z"/>
                <w:rFonts w:ascii="Times New Roman" w:hAnsi="Times New Roman" w:cs="Times New Roman"/>
                <w:color w:val="000000"/>
              </w:rPr>
            </w:pPr>
            <w:del w:id="1207" w:author="Anna Seaman" w:date="2026-08-11T18:22:00Z" w16du:dateUtc="2026-08-11T23:22:00Z">
              <w:r w:rsidRPr="00E12F34" w:rsidDel="00205594">
                <w:rPr>
                  <w:rFonts w:ascii="Times New Roman" w:hAnsi="Times New Roman" w:cs="Times New Roman"/>
                  <w:color w:val="000000"/>
                </w:rPr>
                <w:delText>Pelvic tilts</w:delText>
              </w:r>
            </w:del>
          </w:p>
        </w:tc>
        <w:tc>
          <w:tcPr>
            <w:tcW w:w="810" w:type="dxa"/>
          </w:tcPr>
          <w:p w14:paraId="2AD8D0B6" w14:textId="33B60682" w:rsidR="000563C1" w:rsidRPr="00E12F34" w:rsidDel="00205594" w:rsidRDefault="15C5134D" w:rsidP="00127078">
            <w:pPr>
              <w:spacing w:line="480" w:lineRule="auto"/>
              <w:rPr>
                <w:del w:id="1208" w:author="Anna Seaman" w:date="2026-08-11T18:22:00Z" w16du:dateUtc="2026-08-11T23:22:00Z"/>
                <w:rFonts w:ascii="Times New Roman" w:hAnsi="Times New Roman" w:cs="Times New Roman"/>
                <w:color w:val="000000"/>
              </w:rPr>
            </w:pPr>
            <w:del w:id="1209" w:author="Anna Seaman" w:date="2026-08-11T18:22:00Z" w16du:dateUtc="2026-08-11T23:22:00Z">
              <w:r w:rsidRPr="00C275A9" w:rsidDel="00205594">
                <w:rPr>
                  <w:rFonts w:ascii="Times New Roman" w:hAnsi="Times New Roman" w:cs="Times New Roman"/>
                  <w:color w:val="000000"/>
                </w:rPr>
                <w:delText>2</w:delText>
              </w:r>
            </w:del>
          </w:p>
        </w:tc>
        <w:tc>
          <w:tcPr>
            <w:tcW w:w="857" w:type="dxa"/>
          </w:tcPr>
          <w:p w14:paraId="5ACB979A" w14:textId="37CDCB79" w:rsidR="000563C1" w:rsidRPr="00E12F34" w:rsidDel="00205594" w:rsidRDefault="15C5134D" w:rsidP="00127078">
            <w:pPr>
              <w:spacing w:line="480" w:lineRule="auto"/>
              <w:rPr>
                <w:del w:id="1210" w:author="Anna Seaman" w:date="2026-08-11T18:22:00Z" w16du:dateUtc="2026-08-11T23:22:00Z"/>
                <w:rFonts w:ascii="Times New Roman" w:hAnsi="Times New Roman" w:cs="Times New Roman"/>
                <w:color w:val="000000"/>
              </w:rPr>
            </w:pPr>
            <w:del w:id="1211" w:author="Anna Seaman" w:date="2026-08-11T18:22:00Z" w16du:dateUtc="2026-08-11T23:22:00Z">
              <w:r w:rsidRPr="00C275A9" w:rsidDel="00205594">
                <w:rPr>
                  <w:rFonts w:ascii="Times New Roman" w:hAnsi="Times New Roman" w:cs="Times New Roman"/>
                  <w:color w:val="000000"/>
                </w:rPr>
                <w:delText>10</w:delText>
              </w:r>
            </w:del>
          </w:p>
        </w:tc>
        <w:tc>
          <w:tcPr>
            <w:tcW w:w="1450" w:type="dxa"/>
          </w:tcPr>
          <w:p w14:paraId="4F83E5B5" w14:textId="40E02FC7" w:rsidR="000563C1" w:rsidRPr="00E12F34" w:rsidDel="00205594" w:rsidRDefault="15C5134D" w:rsidP="00127078">
            <w:pPr>
              <w:spacing w:line="480" w:lineRule="auto"/>
              <w:rPr>
                <w:del w:id="1212" w:author="Anna Seaman" w:date="2026-08-11T18:22:00Z" w16du:dateUtc="2026-08-11T23:22:00Z"/>
                <w:rFonts w:ascii="Times New Roman" w:hAnsi="Times New Roman" w:cs="Times New Roman"/>
                <w:color w:val="000000"/>
              </w:rPr>
            </w:pPr>
            <w:del w:id="1213" w:author="Anna Seaman" w:date="2026-08-11T18:22:00Z" w16du:dateUtc="2026-08-11T23:22:00Z">
              <w:r w:rsidRPr="00E12F34" w:rsidDel="00205594">
                <w:rPr>
                  <w:rFonts w:ascii="Times New Roman" w:hAnsi="Times New Roman" w:cs="Times New Roman"/>
                  <w:color w:val="000000"/>
                </w:rPr>
                <w:delText>Body weight</w:delText>
              </w:r>
            </w:del>
          </w:p>
        </w:tc>
        <w:tc>
          <w:tcPr>
            <w:tcW w:w="1558" w:type="dxa"/>
          </w:tcPr>
          <w:p w14:paraId="121026C6" w14:textId="5CFAF194" w:rsidR="000563C1" w:rsidRPr="00E12F34" w:rsidDel="00205594" w:rsidRDefault="15C5134D" w:rsidP="00127078">
            <w:pPr>
              <w:spacing w:line="480" w:lineRule="auto"/>
              <w:rPr>
                <w:del w:id="1214" w:author="Anna Seaman" w:date="2026-08-11T18:22:00Z" w16du:dateUtc="2026-08-11T23:22:00Z"/>
                <w:rFonts w:ascii="Times New Roman" w:hAnsi="Times New Roman" w:cs="Times New Roman"/>
                <w:color w:val="000000"/>
              </w:rPr>
            </w:pPr>
            <w:del w:id="1215" w:author="Anna Seaman" w:date="2026-08-11T18:22:00Z" w16du:dateUtc="2026-08-11T23:22:00Z">
              <w:r w:rsidRPr="00E12F34" w:rsidDel="00205594">
                <w:rPr>
                  <w:rFonts w:ascii="Times New Roman" w:hAnsi="Times New Roman" w:cs="Times New Roman"/>
                  <w:color w:val="000000"/>
                </w:rPr>
                <w:delText>3</w:delText>
              </w:r>
              <w:r w:rsidR="002618FD" w:rsidDel="00205594">
                <w:rPr>
                  <w:rFonts w:ascii="Times New Roman" w:hAnsi="Times New Roman" w:cs="Times New Roman"/>
                  <w:color w:val="000000"/>
                </w:rPr>
                <w:delText>\</w:delText>
              </w:r>
              <w:r w:rsidRPr="00E12F34" w:rsidDel="00205594">
                <w:rPr>
                  <w:rFonts w:ascii="Times New Roman" w:hAnsi="Times New Roman" w:cs="Times New Roman"/>
                  <w:color w:val="000000"/>
                </w:rPr>
                <w:delText>x</w:delText>
              </w:r>
              <w:r w:rsidR="002618FD" w:rsidDel="00205594">
                <w:rPr>
                  <w:rFonts w:ascii="Times New Roman" w:hAnsi="Times New Roman" w:cs="Times New Roman"/>
                  <w:color w:val="000000"/>
                </w:rPr>
                <w:delText>\</w:delText>
              </w:r>
              <w:r w:rsidRPr="00E12F34" w:rsidDel="00205594">
                <w:rPr>
                  <w:rFonts w:ascii="Times New Roman" w:hAnsi="Times New Roman" w:cs="Times New Roman"/>
                  <w:color w:val="000000"/>
                </w:rPr>
                <w:delText xml:space="preserve"> a day</w:delText>
              </w:r>
            </w:del>
          </w:p>
        </w:tc>
      </w:tr>
      <w:tr w:rsidR="00127078" w:rsidRPr="00E12F34" w:rsidDel="00205594" w14:paraId="38C27038" w14:textId="653D33E1" w:rsidTr="15C5134D">
        <w:trPr>
          <w:del w:id="1216" w:author="Anna Seaman" w:date="2026-08-11T18:22:00Z" w16du:dateUtc="2026-08-11T23:22:00Z"/>
        </w:trPr>
        <w:tc>
          <w:tcPr>
            <w:tcW w:w="2155" w:type="dxa"/>
          </w:tcPr>
          <w:p w14:paraId="3B591DCB" w14:textId="2EF2E047" w:rsidR="000563C1" w:rsidRPr="00E12F34" w:rsidDel="00205594" w:rsidRDefault="000563C1" w:rsidP="00127078">
            <w:pPr>
              <w:spacing w:line="480" w:lineRule="auto"/>
              <w:rPr>
                <w:del w:id="1217" w:author="Anna Seaman" w:date="2026-08-11T18:22:00Z" w16du:dateUtc="2026-08-11T23:22:00Z"/>
                <w:rFonts w:ascii="Times New Roman" w:hAnsi="Times New Roman" w:cs="Times New Roman"/>
                <w:color w:val="000000"/>
              </w:rPr>
            </w:pPr>
            <w:del w:id="1218" w:author="Anna Seaman" w:date="2026-08-11T18:22:00Z" w16du:dateUtc="2026-08-11T23:22:00Z">
              <w:r w:rsidRPr="00E12F34" w:rsidDel="00205594">
                <w:rPr>
                  <w:rFonts w:ascii="Times New Roman" w:hAnsi="Times New Roman" w:cs="Times New Roman"/>
                  <w:color w:val="000000"/>
                </w:rPr>
                <w:delText>Piriformis syndrome</w:delText>
              </w:r>
            </w:del>
          </w:p>
        </w:tc>
        <w:tc>
          <w:tcPr>
            <w:tcW w:w="2520" w:type="dxa"/>
          </w:tcPr>
          <w:p w14:paraId="64D8D63A" w14:textId="3725D160" w:rsidR="000563C1" w:rsidRPr="00E12F34" w:rsidDel="00205594" w:rsidRDefault="15C5134D" w:rsidP="00127078">
            <w:pPr>
              <w:pStyle w:val="ListParagraph"/>
              <w:spacing w:line="480" w:lineRule="auto"/>
              <w:ind w:left="0"/>
              <w:rPr>
                <w:del w:id="1219" w:author="Anna Seaman" w:date="2026-08-11T18:22:00Z" w16du:dateUtc="2026-08-11T23:22:00Z"/>
                <w:rFonts w:ascii="Times New Roman" w:hAnsi="Times New Roman" w:cs="Times New Roman"/>
                <w:color w:val="000000"/>
              </w:rPr>
            </w:pPr>
            <w:del w:id="1220" w:author="Anna Seaman" w:date="2026-08-11T18:22:00Z" w16du:dateUtc="2026-08-11T23:22:00Z">
              <w:r w:rsidRPr="00E12F34" w:rsidDel="00205594">
                <w:rPr>
                  <w:rFonts w:ascii="Times New Roman" w:hAnsi="Times New Roman" w:cs="Times New Roman"/>
                  <w:color w:val="000000"/>
                </w:rPr>
                <w:delText>Step downs</w:delText>
              </w:r>
            </w:del>
          </w:p>
        </w:tc>
        <w:tc>
          <w:tcPr>
            <w:tcW w:w="810" w:type="dxa"/>
          </w:tcPr>
          <w:p w14:paraId="6D9F54F8" w14:textId="246C34BE" w:rsidR="000563C1" w:rsidRPr="00E12F34" w:rsidDel="00205594" w:rsidRDefault="15C5134D" w:rsidP="00127078">
            <w:pPr>
              <w:spacing w:line="480" w:lineRule="auto"/>
              <w:rPr>
                <w:del w:id="1221" w:author="Anna Seaman" w:date="2026-08-11T18:22:00Z" w16du:dateUtc="2026-08-11T23:22:00Z"/>
                <w:rFonts w:ascii="Times New Roman" w:hAnsi="Times New Roman" w:cs="Times New Roman"/>
                <w:color w:val="000000"/>
              </w:rPr>
            </w:pPr>
            <w:del w:id="1222" w:author="Anna Seaman" w:date="2026-08-11T18:22:00Z" w16du:dateUtc="2026-08-11T23:22:00Z">
              <w:r w:rsidRPr="00C275A9" w:rsidDel="00205594">
                <w:rPr>
                  <w:rFonts w:ascii="Times New Roman" w:hAnsi="Times New Roman" w:cs="Times New Roman"/>
                  <w:color w:val="000000"/>
                </w:rPr>
                <w:delText>3</w:delText>
              </w:r>
            </w:del>
          </w:p>
        </w:tc>
        <w:tc>
          <w:tcPr>
            <w:tcW w:w="857" w:type="dxa"/>
          </w:tcPr>
          <w:p w14:paraId="148BAF7F" w14:textId="60656899" w:rsidR="000563C1" w:rsidRPr="00E12F34" w:rsidDel="00205594" w:rsidRDefault="15C5134D" w:rsidP="00127078">
            <w:pPr>
              <w:spacing w:line="480" w:lineRule="auto"/>
              <w:rPr>
                <w:del w:id="1223" w:author="Anna Seaman" w:date="2026-08-11T18:22:00Z" w16du:dateUtc="2026-08-11T23:22:00Z"/>
                <w:rFonts w:ascii="Times New Roman" w:hAnsi="Times New Roman" w:cs="Times New Roman"/>
                <w:color w:val="000000"/>
              </w:rPr>
            </w:pPr>
            <w:del w:id="1224" w:author="Anna Seaman" w:date="2026-08-11T18:22:00Z" w16du:dateUtc="2026-08-11T23:22:00Z">
              <w:r w:rsidRPr="00C275A9" w:rsidDel="00205594">
                <w:rPr>
                  <w:rFonts w:ascii="Times New Roman" w:hAnsi="Times New Roman" w:cs="Times New Roman"/>
                  <w:color w:val="000000"/>
                </w:rPr>
                <w:delText>10</w:delText>
              </w:r>
            </w:del>
          </w:p>
        </w:tc>
        <w:tc>
          <w:tcPr>
            <w:tcW w:w="1450" w:type="dxa"/>
          </w:tcPr>
          <w:p w14:paraId="4DD86949" w14:textId="6CB96C25" w:rsidR="000563C1" w:rsidRPr="00E12F34" w:rsidDel="00205594" w:rsidRDefault="15C5134D" w:rsidP="00127078">
            <w:pPr>
              <w:spacing w:line="480" w:lineRule="auto"/>
              <w:rPr>
                <w:del w:id="1225" w:author="Anna Seaman" w:date="2026-08-11T18:22:00Z" w16du:dateUtc="2026-08-11T23:22:00Z"/>
                <w:rFonts w:ascii="Times New Roman" w:hAnsi="Times New Roman" w:cs="Times New Roman"/>
                <w:color w:val="000000"/>
              </w:rPr>
            </w:pPr>
            <w:del w:id="1226" w:author="Anna Seaman" w:date="2026-08-11T18:22:00Z" w16du:dateUtc="2026-08-11T23:22:00Z">
              <w:r w:rsidRPr="00E12F34" w:rsidDel="00205594">
                <w:rPr>
                  <w:rFonts w:ascii="Times New Roman" w:hAnsi="Times New Roman" w:cs="Times New Roman"/>
                  <w:color w:val="000000"/>
                </w:rPr>
                <w:delText>Body weight or ankle cuff weight</w:delText>
              </w:r>
            </w:del>
          </w:p>
        </w:tc>
        <w:tc>
          <w:tcPr>
            <w:tcW w:w="1558" w:type="dxa"/>
          </w:tcPr>
          <w:p w14:paraId="024C00AC" w14:textId="053534F4" w:rsidR="000563C1" w:rsidRPr="00E12F34" w:rsidDel="00205594" w:rsidRDefault="15C5134D" w:rsidP="00127078">
            <w:pPr>
              <w:spacing w:line="480" w:lineRule="auto"/>
              <w:rPr>
                <w:del w:id="1227" w:author="Anna Seaman" w:date="2026-08-11T18:22:00Z" w16du:dateUtc="2026-08-11T23:22:00Z"/>
                <w:rFonts w:ascii="Times New Roman" w:hAnsi="Times New Roman" w:cs="Times New Roman"/>
                <w:color w:val="000000"/>
              </w:rPr>
            </w:pPr>
            <w:del w:id="1228" w:author="Anna Seaman" w:date="2026-08-11T18:22:00Z" w16du:dateUtc="2026-08-11T23:22:00Z">
              <w:r w:rsidRPr="00E12F34" w:rsidDel="00205594">
                <w:rPr>
                  <w:rFonts w:ascii="Times New Roman" w:hAnsi="Times New Roman" w:cs="Times New Roman"/>
                  <w:color w:val="000000"/>
                </w:rPr>
                <w:delText>Once daily</w:delText>
              </w:r>
            </w:del>
          </w:p>
        </w:tc>
      </w:tr>
      <w:tr w:rsidR="00127078" w:rsidRPr="00E12F34" w:rsidDel="00205594" w14:paraId="1B3384DD" w14:textId="3B74D30E" w:rsidTr="15C5134D">
        <w:trPr>
          <w:del w:id="1229" w:author="Anna Seaman" w:date="2026-08-11T18:22:00Z" w16du:dateUtc="2026-08-11T23:22:00Z"/>
        </w:trPr>
        <w:tc>
          <w:tcPr>
            <w:tcW w:w="2155" w:type="dxa"/>
          </w:tcPr>
          <w:p w14:paraId="1657F4DB" w14:textId="1F082344" w:rsidR="000563C1" w:rsidRPr="00E12F34" w:rsidDel="00205594" w:rsidRDefault="000563C1" w:rsidP="00127078">
            <w:pPr>
              <w:spacing w:line="480" w:lineRule="auto"/>
              <w:rPr>
                <w:del w:id="1230" w:author="Anna Seaman" w:date="2026-08-11T18:22:00Z" w16du:dateUtc="2026-08-11T23:22:00Z"/>
                <w:rFonts w:ascii="Times New Roman" w:hAnsi="Times New Roman" w:cs="Times New Roman"/>
                <w:color w:val="000000"/>
              </w:rPr>
            </w:pPr>
            <w:del w:id="1231" w:author="Anna Seaman" w:date="2026-08-11T18:22:00Z" w16du:dateUtc="2026-08-11T23:22:00Z">
              <w:r w:rsidRPr="00E12F34" w:rsidDel="00205594">
                <w:rPr>
                  <w:rFonts w:ascii="Times New Roman" w:hAnsi="Times New Roman" w:cs="Times New Roman"/>
                  <w:color w:val="000000"/>
                </w:rPr>
                <w:delText>Iliotibial band friction syndrome</w:delText>
              </w:r>
            </w:del>
          </w:p>
        </w:tc>
        <w:tc>
          <w:tcPr>
            <w:tcW w:w="2520" w:type="dxa"/>
          </w:tcPr>
          <w:p w14:paraId="47593E3D" w14:textId="55CFF5DD" w:rsidR="000563C1" w:rsidRPr="00E12F34" w:rsidDel="00205594" w:rsidRDefault="15C5134D" w:rsidP="00127078">
            <w:pPr>
              <w:pStyle w:val="ListParagraph"/>
              <w:spacing w:line="480" w:lineRule="auto"/>
              <w:ind w:left="0"/>
              <w:rPr>
                <w:del w:id="1232" w:author="Anna Seaman" w:date="2026-08-11T18:22:00Z" w16du:dateUtc="2026-08-11T23:22:00Z"/>
                <w:rFonts w:ascii="Times New Roman" w:hAnsi="Times New Roman" w:cs="Times New Roman"/>
                <w:color w:val="000000"/>
              </w:rPr>
            </w:pPr>
            <w:del w:id="1233" w:author="Anna Seaman" w:date="2026-08-11T18:22:00Z" w16du:dateUtc="2026-08-11T23:22:00Z">
              <w:r w:rsidRPr="00E12F34" w:rsidDel="00205594">
                <w:rPr>
                  <w:rFonts w:ascii="Times New Roman" w:hAnsi="Times New Roman" w:cs="Times New Roman"/>
                  <w:color w:val="000000"/>
                </w:rPr>
                <w:delText>Monster walks</w:delText>
              </w:r>
            </w:del>
          </w:p>
        </w:tc>
        <w:tc>
          <w:tcPr>
            <w:tcW w:w="810" w:type="dxa"/>
          </w:tcPr>
          <w:p w14:paraId="45B58B58" w14:textId="014CCBD6" w:rsidR="000563C1" w:rsidRPr="00E12F34" w:rsidDel="00205594" w:rsidRDefault="15C5134D" w:rsidP="00127078">
            <w:pPr>
              <w:spacing w:line="480" w:lineRule="auto"/>
              <w:rPr>
                <w:del w:id="1234" w:author="Anna Seaman" w:date="2026-08-11T18:22:00Z" w16du:dateUtc="2026-08-11T23:22:00Z"/>
                <w:rFonts w:ascii="Times New Roman" w:hAnsi="Times New Roman" w:cs="Times New Roman"/>
                <w:color w:val="000000"/>
              </w:rPr>
            </w:pPr>
            <w:del w:id="1235" w:author="Anna Seaman" w:date="2026-08-11T18:22:00Z" w16du:dateUtc="2026-08-11T23:22:00Z">
              <w:r w:rsidRPr="00C275A9" w:rsidDel="00205594">
                <w:rPr>
                  <w:rFonts w:ascii="Times New Roman" w:hAnsi="Times New Roman" w:cs="Times New Roman"/>
                  <w:color w:val="000000"/>
                </w:rPr>
                <w:delText>2</w:delText>
              </w:r>
            </w:del>
          </w:p>
        </w:tc>
        <w:tc>
          <w:tcPr>
            <w:tcW w:w="857" w:type="dxa"/>
          </w:tcPr>
          <w:p w14:paraId="60AF78FF" w14:textId="498DC35D" w:rsidR="000563C1" w:rsidRPr="00E12F34" w:rsidDel="00205594" w:rsidRDefault="15C5134D" w:rsidP="00127078">
            <w:pPr>
              <w:spacing w:line="480" w:lineRule="auto"/>
              <w:rPr>
                <w:del w:id="1236" w:author="Anna Seaman" w:date="2026-08-11T18:22:00Z" w16du:dateUtc="2026-08-11T23:22:00Z"/>
                <w:rFonts w:ascii="Times New Roman" w:hAnsi="Times New Roman" w:cs="Times New Roman"/>
                <w:color w:val="000000"/>
              </w:rPr>
            </w:pPr>
            <w:del w:id="1237" w:author="Anna Seaman" w:date="2026-08-11T18:22:00Z" w16du:dateUtc="2026-08-11T23:22:00Z">
              <w:r w:rsidRPr="00C275A9" w:rsidDel="00205594">
                <w:rPr>
                  <w:rFonts w:ascii="Times New Roman" w:hAnsi="Times New Roman" w:cs="Times New Roman"/>
                  <w:color w:val="000000"/>
                </w:rPr>
                <w:delText>10</w:delText>
              </w:r>
            </w:del>
          </w:p>
        </w:tc>
        <w:tc>
          <w:tcPr>
            <w:tcW w:w="1450" w:type="dxa"/>
          </w:tcPr>
          <w:p w14:paraId="46C1BA29" w14:textId="34C0826A" w:rsidR="000563C1" w:rsidRPr="00E12F34" w:rsidDel="00205594" w:rsidRDefault="15C5134D" w:rsidP="00127078">
            <w:pPr>
              <w:spacing w:line="480" w:lineRule="auto"/>
              <w:rPr>
                <w:del w:id="1238" w:author="Anna Seaman" w:date="2026-08-11T18:22:00Z" w16du:dateUtc="2026-08-11T23:22:00Z"/>
                <w:rFonts w:ascii="Times New Roman" w:hAnsi="Times New Roman" w:cs="Times New Roman"/>
                <w:color w:val="000000"/>
              </w:rPr>
            </w:pPr>
            <w:del w:id="1239" w:author="Anna Seaman" w:date="2026-08-11T18:22:00Z" w16du:dateUtc="2026-08-11T23:22:00Z">
              <w:r w:rsidRPr="00E12F34" w:rsidDel="00205594">
                <w:rPr>
                  <w:rFonts w:ascii="Times New Roman" w:hAnsi="Times New Roman" w:cs="Times New Roman"/>
                  <w:color w:val="000000"/>
                </w:rPr>
                <w:delText>Thera</w:delText>
              </w:r>
              <w:r w:rsidR="00AB48A6" w:rsidDel="00205594">
                <w:rPr>
                  <w:rFonts w:ascii="Times New Roman" w:hAnsi="Times New Roman" w:cs="Times New Roman"/>
                  <w:color w:val="000000"/>
                </w:rPr>
                <w:delText>B</w:delText>
              </w:r>
              <w:r w:rsidRPr="00E12F34" w:rsidDel="00205594">
                <w:rPr>
                  <w:rFonts w:ascii="Times New Roman" w:hAnsi="Times New Roman" w:cs="Times New Roman"/>
                  <w:color w:val="000000"/>
                </w:rPr>
                <w:delText>and, medium resistance</w:delText>
              </w:r>
            </w:del>
          </w:p>
        </w:tc>
        <w:tc>
          <w:tcPr>
            <w:tcW w:w="1558" w:type="dxa"/>
          </w:tcPr>
          <w:p w14:paraId="110F8379" w14:textId="3E9028AA" w:rsidR="000563C1" w:rsidRPr="00E12F34" w:rsidDel="00205594" w:rsidRDefault="15C5134D" w:rsidP="00127078">
            <w:pPr>
              <w:spacing w:line="480" w:lineRule="auto"/>
              <w:rPr>
                <w:del w:id="1240" w:author="Anna Seaman" w:date="2026-08-11T18:22:00Z" w16du:dateUtc="2026-08-11T23:22:00Z"/>
                <w:rFonts w:ascii="Times New Roman" w:hAnsi="Times New Roman" w:cs="Times New Roman"/>
                <w:color w:val="000000"/>
              </w:rPr>
            </w:pPr>
            <w:del w:id="1241" w:author="Anna Seaman" w:date="2026-08-11T18:22:00Z" w16du:dateUtc="2026-08-11T23:22:00Z">
              <w:r w:rsidRPr="00E12F34" w:rsidDel="00205594">
                <w:rPr>
                  <w:rFonts w:ascii="Times New Roman" w:hAnsi="Times New Roman" w:cs="Times New Roman"/>
                  <w:color w:val="000000"/>
                </w:rPr>
                <w:delText>Once daily</w:delText>
              </w:r>
            </w:del>
          </w:p>
        </w:tc>
      </w:tr>
    </w:tbl>
    <w:p w14:paraId="6910F1CD" w14:textId="0F92FBFB" w:rsidR="3F440CFE" w:rsidRPr="00127078" w:rsidRDefault="15C5134D" w:rsidP="00127078">
      <w:pPr>
        <w:spacing w:line="480" w:lineRule="auto"/>
        <w:rPr>
          <w:rFonts w:ascii="Times New Roman" w:eastAsia="Times New Roman" w:hAnsi="Times New Roman" w:cs="Times New Roman"/>
          <w:color w:val="000000"/>
        </w:rPr>
      </w:pPr>
      <w:r w:rsidRPr="00E12F34">
        <w:rPr>
          <w:rFonts w:ascii="Times New Roman" w:eastAsia="Times New Roman" w:hAnsi="Times New Roman" w:cs="Times New Roman"/>
          <w:b/>
          <w:bCs/>
          <w:color w:val="000000"/>
        </w:rPr>
        <w:t>\</w:t>
      </w:r>
      <w:proofErr w:type="spellStart"/>
      <w:r w:rsidRPr="00E12F34">
        <w:rPr>
          <w:rFonts w:ascii="Times New Roman" w:eastAsia="Times New Roman" w:hAnsi="Times New Roman" w:cs="Times New Roman"/>
          <w:b/>
          <w:bCs/>
          <w:color w:val="000000"/>
        </w:rPr>
        <w:t>qqEND</w:t>
      </w:r>
      <w:proofErr w:type="spellEnd"/>
      <w:r w:rsidRPr="00E12F34">
        <w:rPr>
          <w:rFonts w:ascii="Times New Roman" w:eastAsia="Times New Roman" w:hAnsi="Times New Roman" w:cs="Times New Roman"/>
          <w:b/>
          <w:bCs/>
          <w:color w:val="000000"/>
        </w:rPr>
        <w:t xml:space="preserve"> downloadable content\</w:t>
      </w:r>
    </w:p>
    <w:sectPr w:rsidR="3F440CFE" w:rsidRPr="00127078" w:rsidSect="0012707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309D" w14:textId="77777777" w:rsidR="0023004B" w:rsidRDefault="0023004B" w:rsidP="00AB48A6">
      <w:r>
        <w:separator/>
      </w:r>
    </w:p>
  </w:endnote>
  <w:endnote w:type="continuationSeparator" w:id="0">
    <w:p w14:paraId="79FF2C0F" w14:textId="77777777" w:rsidR="0023004B" w:rsidRDefault="0023004B" w:rsidP="00AB4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2E5C" w14:textId="77777777" w:rsidR="0023004B" w:rsidRDefault="0023004B" w:rsidP="00AB48A6">
      <w:r>
        <w:separator/>
      </w:r>
    </w:p>
  </w:footnote>
  <w:footnote w:type="continuationSeparator" w:id="0">
    <w:p w14:paraId="2F809066" w14:textId="77777777" w:rsidR="0023004B" w:rsidRDefault="0023004B" w:rsidP="00AB4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66B84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3CF5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D5564"/>
    <w:multiLevelType w:val="hybridMultilevel"/>
    <w:tmpl w:val="6C52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5434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F44A78"/>
    <w:multiLevelType w:val="hybridMultilevel"/>
    <w:tmpl w:val="560A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F7C86"/>
    <w:multiLevelType w:val="hybridMultilevel"/>
    <w:tmpl w:val="F536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A740F"/>
    <w:multiLevelType w:val="hybridMultilevel"/>
    <w:tmpl w:val="56906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A33BB"/>
    <w:multiLevelType w:val="hybridMultilevel"/>
    <w:tmpl w:val="7BE45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C7E06"/>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D23FC0"/>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06106B"/>
    <w:multiLevelType w:val="hybridMultilevel"/>
    <w:tmpl w:val="32DA5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1F1D56"/>
    <w:multiLevelType w:val="hybridMultilevel"/>
    <w:tmpl w:val="A93C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D4EC1"/>
    <w:multiLevelType w:val="hybridMultilevel"/>
    <w:tmpl w:val="F498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C18D5"/>
    <w:multiLevelType w:val="hybridMultilevel"/>
    <w:tmpl w:val="A8FC6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470585"/>
    <w:multiLevelType w:val="hybridMultilevel"/>
    <w:tmpl w:val="BA32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A6449"/>
    <w:multiLevelType w:val="hybridMultilevel"/>
    <w:tmpl w:val="1006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B4553"/>
    <w:multiLevelType w:val="hybridMultilevel"/>
    <w:tmpl w:val="90DC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D567B0"/>
    <w:multiLevelType w:val="hybridMultilevel"/>
    <w:tmpl w:val="95AA0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AB00BA"/>
    <w:multiLevelType w:val="hybridMultilevel"/>
    <w:tmpl w:val="387E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A0EBE"/>
    <w:multiLevelType w:val="hybridMultilevel"/>
    <w:tmpl w:val="671C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5A66E0"/>
    <w:multiLevelType w:val="hybridMultilevel"/>
    <w:tmpl w:val="D7BCE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0D613A"/>
    <w:multiLevelType w:val="hybridMultilevel"/>
    <w:tmpl w:val="7100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4146">
    <w:abstractNumId w:val="2"/>
  </w:num>
  <w:num w:numId="2" w16cid:durableId="104741562">
    <w:abstractNumId w:val="11"/>
  </w:num>
  <w:num w:numId="3" w16cid:durableId="254167473">
    <w:abstractNumId w:val="20"/>
  </w:num>
  <w:num w:numId="4" w16cid:durableId="190463588">
    <w:abstractNumId w:val="16"/>
  </w:num>
  <w:num w:numId="5" w16cid:durableId="945691499">
    <w:abstractNumId w:val="4"/>
  </w:num>
  <w:num w:numId="6" w16cid:durableId="730737594">
    <w:abstractNumId w:val="7"/>
  </w:num>
  <w:num w:numId="7" w16cid:durableId="763768036">
    <w:abstractNumId w:val="10"/>
  </w:num>
  <w:num w:numId="8" w16cid:durableId="1906450994">
    <w:abstractNumId w:val="21"/>
  </w:num>
  <w:num w:numId="9" w16cid:durableId="959336218">
    <w:abstractNumId w:val="12"/>
  </w:num>
  <w:num w:numId="10" w16cid:durableId="1173715336">
    <w:abstractNumId w:val="8"/>
  </w:num>
  <w:num w:numId="11" w16cid:durableId="1611159413">
    <w:abstractNumId w:val="9"/>
  </w:num>
  <w:num w:numId="12" w16cid:durableId="144393529">
    <w:abstractNumId w:val="1"/>
  </w:num>
  <w:num w:numId="13" w16cid:durableId="467094773">
    <w:abstractNumId w:val="6"/>
  </w:num>
  <w:num w:numId="14" w16cid:durableId="463427702">
    <w:abstractNumId w:val="18"/>
  </w:num>
  <w:num w:numId="15" w16cid:durableId="924998961">
    <w:abstractNumId w:val="19"/>
  </w:num>
  <w:num w:numId="16" w16cid:durableId="89593076">
    <w:abstractNumId w:val="5"/>
  </w:num>
  <w:num w:numId="17" w16cid:durableId="1163202763">
    <w:abstractNumId w:val="17"/>
  </w:num>
  <w:num w:numId="18" w16cid:durableId="1297489246">
    <w:abstractNumId w:val="15"/>
  </w:num>
  <w:num w:numId="19" w16cid:durableId="1943612509">
    <w:abstractNumId w:val="3"/>
  </w:num>
  <w:num w:numId="20" w16cid:durableId="7022946">
    <w:abstractNumId w:val="14"/>
  </w:num>
  <w:num w:numId="21" w16cid:durableId="1106079115">
    <w:abstractNumId w:val="0"/>
  </w:num>
  <w:num w:numId="22" w16cid:durableId="184628722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1NjM2sDQ0NDQ2MDdU0lEKTi0uzszPAykwrAUA0P6cEiwAAAA="/>
  </w:docVars>
  <w:rsids>
    <w:rsidRoot w:val="00410C21"/>
    <w:rsid w:val="00012113"/>
    <w:rsid w:val="000145C7"/>
    <w:rsid w:val="00025491"/>
    <w:rsid w:val="000563C1"/>
    <w:rsid w:val="00091398"/>
    <w:rsid w:val="000925A7"/>
    <w:rsid w:val="000C110F"/>
    <w:rsid w:val="000C5054"/>
    <w:rsid w:val="00104CE7"/>
    <w:rsid w:val="001253E1"/>
    <w:rsid w:val="00127078"/>
    <w:rsid w:val="00132C28"/>
    <w:rsid w:val="00156693"/>
    <w:rsid w:val="0016307A"/>
    <w:rsid w:val="00165A9F"/>
    <w:rsid w:val="0017229E"/>
    <w:rsid w:val="00185C84"/>
    <w:rsid w:val="00205594"/>
    <w:rsid w:val="0023004B"/>
    <w:rsid w:val="0023356B"/>
    <w:rsid w:val="002618FD"/>
    <w:rsid w:val="0026644A"/>
    <w:rsid w:val="002968AF"/>
    <w:rsid w:val="002B6729"/>
    <w:rsid w:val="003033A7"/>
    <w:rsid w:val="003034D0"/>
    <w:rsid w:val="00307F46"/>
    <w:rsid w:val="003116D0"/>
    <w:rsid w:val="00334223"/>
    <w:rsid w:val="00342EC4"/>
    <w:rsid w:val="00385F2A"/>
    <w:rsid w:val="003A4FA7"/>
    <w:rsid w:val="003C1374"/>
    <w:rsid w:val="003F0EDA"/>
    <w:rsid w:val="00410C21"/>
    <w:rsid w:val="00434A9B"/>
    <w:rsid w:val="0044297D"/>
    <w:rsid w:val="004479D4"/>
    <w:rsid w:val="00456C8F"/>
    <w:rsid w:val="004A28C9"/>
    <w:rsid w:val="004D4C1C"/>
    <w:rsid w:val="004E2C33"/>
    <w:rsid w:val="00505E7E"/>
    <w:rsid w:val="00563574"/>
    <w:rsid w:val="005B6D30"/>
    <w:rsid w:val="005C7D21"/>
    <w:rsid w:val="005D2109"/>
    <w:rsid w:val="005E59F6"/>
    <w:rsid w:val="005F6168"/>
    <w:rsid w:val="00694D1A"/>
    <w:rsid w:val="006A2BE5"/>
    <w:rsid w:val="00741C6E"/>
    <w:rsid w:val="00745EF5"/>
    <w:rsid w:val="00804F68"/>
    <w:rsid w:val="00825F0B"/>
    <w:rsid w:val="008545F5"/>
    <w:rsid w:val="008666B3"/>
    <w:rsid w:val="00882393"/>
    <w:rsid w:val="008A6368"/>
    <w:rsid w:val="008D233C"/>
    <w:rsid w:val="008F1CE1"/>
    <w:rsid w:val="00902FE5"/>
    <w:rsid w:val="00932982"/>
    <w:rsid w:val="0097575B"/>
    <w:rsid w:val="009B5487"/>
    <w:rsid w:val="009F3E00"/>
    <w:rsid w:val="00A23CE8"/>
    <w:rsid w:val="00A850BC"/>
    <w:rsid w:val="00A95703"/>
    <w:rsid w:val="00AA7AD3"/>
    <w:rsid w:val="00AB48A6"/>
    <w:rsid w:val="00AD46A3"/>
    <w:rsid w:val="00AD5FE0"/>
    <w:rsid w:val="00AE5D30"/>
    <w:rsid w:val="00B02E83"/>
    <w:rsid w:val="00B15F69"/>
    <w:rsid w:val="00B23EC4"/>
    <w:rsid w:val="00B37070"/>
    <w:rsid w:val="00B52BE9"/>
    <w:rsid w:val="00B64D34"/>
    <w:rsid w:val="00BC49B1"/>
    <w:rsid w:val="00C269DC"/>
    <w:rsid w:val="00C275A9"/>
    <w:rsid w:val="00C30C06"/>
    <w:rsid w:val="00C35605"/>
    <w:rsid w:val="00C53DCA"/>
    <w:rsid w:val="00C61BBF"/>
    <w:rsid w:val="00C9687A"/>
    <w:rsid w:val="00CD077D"/>
    <w:rsid w:val="00CD0AC8"/>
    <w:rsid w:val="00D466DE"/>
    <w:rsid w:val="00D56117"/>
    <w:rsid w:val="00D9753D"/>
    <w:rsid w:val="00DC4902"/>
    <w:rsid w:val="00DD3A61"/>
    <w:rsid w:val="00E12F34"/>
    <w:rsid w:val="00E14FB8"/>
    <w:rsid w:val="00E158F6"/>
    <w:rsid w:val="00E3702D"/>
    <w:rsid w:val="00E51EF0"/>
    <w:rsid w:val="00E70A19"/>
    <w:rsid w:val="00E7395B"/>
    <w:rsid w:val="00E76C13"/>
    <w:rsid w:val="00ED5D65"/>
    <w:rsid w:val="00EF5389"/>
    <w:rsid w:val="00F05CF8"/>
    <w:rsid w:val="00F07576"/>
    <w:rsid w:val="00F22A79"/>
    <w:rsid w:val="00F27D5C"/>
    <w:rsid w:val="00F353FF"/>
    <w:rsid w:val="00F51C0D"/>
    <w:rsid w:val="00FA1FF2"/>
    <w:rsid w:val="00FD6E2E"/>
    <w:rsid w:val="010D6572"/>
    <w:rsid w:val="06DB8839"/>
    <w:rsid w:val="085F5AF9"/>
    <w:rsid w:val="15C5134D"/>
    <w:rsid w:val="22127F88"/>
    <w:rsid w:val="28010596"/>
    <w:rsid w:val="342813DE"/>
    <w:rsid w:val="3848B445"/>
    <w:rsid w:val="39ED055B"/>
    <w:rsid w:val="3F440CFE"/>
    <w:rsid w:val="45525945"/>
    <w:rsid w:val="4FA75BF8"/>
    <w:rsid w:val="6D01E928"/>
    <w:rsid w:val="6F9171A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F9DD9"/>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C21"/>
  </w:style>
  <w:style w:type="paragraph" w:styleId="Heading1">
    <w:name w:val="heading 1"/>
    <w:basedOn w:val="Normal"/>
    <w:next w:val="Normal"/>
    <w:link w:val="Heading1Char"/>
    <w:uiPriority w:val="9"/>
    <w:qFormat/>
    <w:rsid w:val="00410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C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C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C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C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10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C21"/>
    <w:rPr>
      <w:rFonts w:eastAsiaTheme="majorEastAsia" w:cstheme="majorBidi"/>
      <w:color w:val="272727" w:themeColor="text1" w:themeTint="D8"/>
    </w:rPr>
  </w:style>
  <w:style w:type="paragraph" w:styleId="Title">
    <w:name w:val="Title"/>
    <w:basedOn w:val="Normal"/>
    <w:next w:val="Normal"/>
    <w:link w:val="TitleChar"/>
    <w:uiPriority w:val="10"/>
    <w:qFormat/>
    <w:rsid w:val="00410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C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C21"/>
    <w:rPr>
      <w:i/>
      <w:iCs/>
      <w:color w:val="404040" w:themeColor="text1" w:themeTint="BF"/>
    </w:rPr>
  </w:style>
  <w:style w:type="paragraph" w:styleId="ListParagraph">
    <w:name w:val="List Paragraph"/>
    <w:basedOn w:val="Normal"/>
    <w:uiPriority w:val="34"/>
    <w:qFormat/>
    <w:rsid w:val="00410C21"/>
    <w:pPr>
      <w:ind w:left="720"/>
      <w:contextualSpacing/>
    </w:pPr>
  </w:style>
  <w:style w:type="character" w:styleId="IntenseEmphasis">
    <w:name w:val="Intense Emphasis"/>
    <w:basedOn w:val="DefaultParagraphFont"/>
    <w:uiPriority w:val="21"/>
    <w:qFormat/>
    <w:rsid w:val="00410C21"/>
    <w:rPr>
      <w:i/>
      <w:iCs/>
      <w:color w:val="0F4761" w:themeColor="accent1" w:themeShade="BF"/>
    </w:rPr>
  </w:style>
  <w:style w:type="paragraph" w:styleId="IntenseQuote">
    <w:name w:val="Intense Quote"/>
    <w:basedOn w:val="Normal"/>
    <w:next w:val="Normal"/>
    <w:link w:val="IntenseQuoteChar"/>
    <w:uiPriority w:val="30"/>
    <w:qFormat/>
    <w:rsid w:val="00410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C21"/>
    <w:rPr>
      <w:i/>
      <w:iCs/>
      <w:color w:val="0F4761" w:themeColor="accent1" w:themeShade="BF"/>
    </w:rPr>
  </w:style>
  <w:style w:type="character" w:styleId="IntenseReference">
    <w:name w:val="Intense Reference"/>
    <w:basedOn w:val="DefaultParagraphFont"/>
    <w:uiPriority w:val="32"/>
    <w:qFormat/>
    <w:rsid w:val="00410C21"/>
    <w:rPr>
      <w:b/>
      <w:bCs/>
      <w:smallCaps/>
      <w:color w:val="0F4761" w:themeColor="accent1" w:themeShade="BF"/>
      <w:spacing w:val="5"/>
    </w:rPr>
  </w:style>
  <w:style w:type="character" w:styleId="CommentReference">
    <w:name w:val="annotation reference"/>
    <w:basedOn w:val="DefaultParagraphFont"/>
    <w:uiPriority w:val="99"/>
    <w:semiHidden/>
    <w:unhideWhenUsed/>
    <w:rsid w:val="00E14FB8"/>
    <w:rPr>
      <w:sz w:val="16"/>
      <w:szCs w:val="16"/>
    </w:rPr>
  </w:style>
  <w:style w:type="paragraph" w:styleId="CommentText">
    <w:name w:val="annotation text"/>
    <w:basedOn w:val="Normal"/>
    <w:link w:val="CommentTextChar"/>
    <w:uiPriority w:val="99"/>
    <w:semiHidden/>
    <w:unhideWhenUsed/>
    <w:rsid w:val="00E14FB8"/>
    <w:rPr>
      <w:sz w:val="20"/>
      <w:szCs w:val="20"/>
    </w:rPr>
  </w:style>
  <w:style w:type="character" w:customStyle="1" w:styleId="CommentTextChar">
    <w:name w:val="Comment Text Char"/>
    <w:basedOn w:val="DefaultParagraphFont"/>
    <w:link w:val="CommentText"/>
    <w:uiPriority w:val="99"/>
    <w:semiHidden/>
    <w:rsid w:val="00E14FB8"/>
    <w:rPr>
      <w:sz w:val="20"/>
      <w:szCs w:val="20"/>
    </w:rPr>
  </w:style>
  <w:style w:type="paragraph" w:styleId="CommentSubject">
    <w:name w:val="annotation subject"/>
    <w:basedOn w:val="CommentText"/>
    <w:next w:val="CommentText"/>
    <w:link w:val="CommentSubjectChar"/>
    <w:uiPriority w:val="99"/>
    <w:semiHidden/>
    <w:unhideWhenUsed/>
    <w:rsid w:val="00E14FB8"/>
    <w:rPr>
      <w:b/>
      <w:bCs/>
    </w:rPr>
  </w:style>
  <w:style w:type="character" w:customStyle="1" w:styleId="CommentSubjectChar">
    <w:name w:val="Comment Subject Char"/>
    <w:basedOn w:val="CommentTextChar"/>
    <w:link w:val="CommentSubject"/>
    <w:uiPriority w:val="99"/>
    <w:semiHidden/>
    <w:rsid w:val="00E14FB8"/>
    <w:rPr>
      <w:b/>
      <w:bCs/>
      <w:sz w:val="20"/>
      <w:szCs w:val="20"/>
    </w:rPr>
  </w:style>
  <w:style w:type="table" w:styleId="TableGrid">
    <w:name w:val="Table Grid"/>
    <w:basedOn w:val="TableNormal"/>
    <w:uiPriority w:val="39"/>
    <w:rsid w:val="00E14FB8"/>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FB8"/>
    <w:rPr>
      <w:color w:val="467886" w:themeColor="hyperlink"/>
      <w:u w:val="single"/>
    </w:rPr>
  </w:style>
  <w:style w:type="character" w:customStyle="1" w:styleId="UnresolvedMention1">
    <w:name w:val="Unresolved Mention1"/>
    <w:basedOn w:val="DefaultParagraphFont"/>
    <w:uiPriority w:val="99"/>
    <w:semiHidden/>
    <w:unhideWhenUsed/>
    <w:rsid w:val="00E14FB8"/>
    <w:rPr>
      <w:color w:val="605E5C"/>
      <w:shd w:val="clear" w:color="auto" w:fill="E1DFDD"/>
    </w:rPr>
  </w:style>
  <w:style w:type="paragraph" w:styleId="NormalWeb">
    <w:name w:val="Normal (Web)"/>
    <w:basedOn w:val="Normal"/>
    <w:uiPriority w:val="99"/>
    <w:unhideWhenUsed/>
    <w:rsid w:val="00E14FB8"/>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E51EF0"/>
  </w:style>
  <w:style w:type="paragraph" w:styleId="BalloonText">
    <w:name w:val="Balloon Text"/>
    <w:basedOn w:val="Normal"/>
    <w:link w:val="BalloonTextChar"/>
    <w:uiPriority w:val="99"/>
    <w:semiHidden/>
    <w:unhideWhenUsed/>
    <w:rsid w:val="00E3702D"/>
    <w:rPr>
      <w:rFonts w:ascii="Tahoma" w:hAnsi="Tahoma" w:cs="Tahoma"/>
      <w:sz w:val="16"/>
      <w:szCs w:val="16"/>
    </w:rPr>
  </w:style>
  <w:style w:type="character" w:customStyle="1" w:styleId="BalloonTextChar">
    <w:name w:val="Balloon Text Char"/>
    <w:basedOn w:val="DefaultParagraphFont"/>
    <w:link w:val="BalloonText"/>
    <w:uiPriority w:val="99"/>
    <w:semiHidden/>
    <w:rsid w:val="00E3702D"/>
    <w:rPr>
      <w:rFonts w:ascii="Tahoma" w:hAnsi="Tahoma" w:cs="Tahoma"/>
      <w:sz w:val="16"/>
      <w:szCs w:val="16"/>
    </w:rPr>
  </w:style>
  <w:style w:type="paragraph" w:styleId="Header">
    <w:name w:val="header"/>
    <w:basedOn w:val="Normal"/>
    <w:link w:val="HeaderChar"/>
    <w:uiPriority w:val="99"/>
    <w:unhideWhenUsed/>
    <w:rsid w:val="00AB48A6"/>
    <w:pPr>
      <w:tabs>
        <w:tab w:val="center" w:pos="4513"/>
        <w:tab w:val="right" w:pos="9026"/>
      </w:tabs>
    </w:pPr>
  </w:style>
  <w:style w:type="character" w:customStyle="1" w:styleId="HeaderChar">
    <w:name w:val="Header Char"/>
    <w:basedOn w:val="DefaultParagraphFont"/>
    <w:link w:val="Header"/>
    <w:uiPriority w:val="99"/>
    <w:rsid w:val="00AB48A6"/>
  </w:style>
  <w:style w:type="paragraph" w:styleId="Footer">
    <w:name w:val="footer"/>
    <w:basedOn w:val="Normal"/>
    <w:link w:val="FooterChar"/>
    <w:uiPriority w:val="99"/>
    <w:unhideWhenUsed/>
    <w:rsid w:val="00AB48A6"/>
    <w:pPr>
      <w:tabs>
        <w:tab w:val="center" w:pos="4513"/>
        <w:tab w:val="right" w:pos="9026"/>
      </w:tabs>
    </w:pPr>
  </w:style>
  <w:style w:type="character" w:customStyle="1" w:styleId="FooterChar">
    <w:name w:val="Footer Char"/>
    <w:basedOn w:val="DefaultParagraphFont"/>
    <w:link w:val="Footer"/>
    <w:uiPriority w:val="99"/>
    <w:rsid w:val="00AB4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15</Pages>
  <Words>2786</Words>
  <Characters>16885</Characters>
  <Application>Microsoft Office Word</Application>
  <DocSecurity>0</DocSecurity>
  <Lines>767</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33</cp:revision>
  <dcterms:created xsi:type="dcterms:W3CDTF">2026-02-27T23:12:00Z</dcterms:created>
  <dcterms:modified xsi:type="dcterms:W3CDTF">2026-08-11T23:25:00Z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99ce34e2-5223-4748-b425-76a999adba4c</vt:lpwstr>
  </property>
</Properties>
</file>