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BE09F" w14:textId="6EB1AB5E" w:rsidR="00313C40" w:rsidRPr="00540B8F" w:rsidRDefault="00DA1D3E" w:rsidP="00E8303C">
      <w:pPr>
        <w:spacing w:after="0" w:line="480" w:lineRule="auto"/>
        <w:rPr>
          <w:rFonts w:ascii="Times New Roman" w:hAnsi="Times New Roman" w:cs="Times New Roman"/>
          <w:b/>
          <w:bCs/>
          <w:color w:val="000000"/>
          <w:sz w:val="24"/>
          <w:szCs w:val="24"/>
        </w:rPr>
      </w:pPr>
      <w:r w:rsidRPr="00540B8F">
        <w:rPr>
          <w:rFonts w:ascii="Times New Roman" w:hAnsi="Times New Roman" w:cs="Times New Roman"/>
          <w:b/>
          <w:bCs/>
          <w:color w:val="000000"/>
          <w:sz w:val="24"/>
          <w:szCs w:val="24"/>
        </w:rPr>
        <w:t>Navigation menu/button: Simulation 7: Phases of Healing</w:t>
      </w:r>
    </w:p>
    <w:p w14:paraId="20390ECC" w14:textId="77777777" w:rsidR="00540B8F" w:rsidRDefault="00540B8F" w:rsidP="00E8303C">
      <w:pPr>
        <w:spacing w:after="0" w:line="480" w:lineRule="auto"/>
        <w:rPr>
          <w:rFonts w:ascii="Times New Roman" w:hAnsi="Times New Roman" w:cs="Times New Roman"/>
          <w:color w:val="000000"/>
          <w:sz w:val="24"/>
          <w:szCs w:val="24"/>
        </w:rPr>
      </w:pPr>
      <w:bookmarkStart w:id="0" w:name="_Hlk210920683"/>
    </w:p>
    <w:p w14:paraId="2D3DEF10" w14:textId="44F3EA2B" w:rsidR="00540B8F" w:rsidRDefault="00313C40"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sidRPr="00F506F3">
        <w:rPr>
          <w:rFonts w:ascii="Times New Roman" w:hAnsi="Times New Roman" w:cs="Times New Roman"/>
          <w:color w:val="000000"/>
          <w:sz w:val="24"/>
          <w:szCs w:val="24"/>
        </w:rPr>
        <w:t>c</w:t>
      </w:r>
      <w:r w:rsidR="00540B8F">
        <w:rPr>
          <w:rFonts w:ascii="Times New Roman" w:hAnsi="Times New Roman" w:cs="Times New Roman"/>
          <w:color w:val="000000"/>
          <w:sz w:val="24"/>
          <w:szCs w:val="24"/>
        </w:rPr>
        <w:t>n</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 xml:space="preserve">Simulation </w:t>
      </w:r>
      <w:r w:rsidRPr="00E122D0">
        <w:rPr>
          <w:rFonts w:ascii="Times New Roman" w:hAnsi="Times New Roman" w:cs="Times New Roman"/>
          <w:color w:val="000000"/>
          <w:sz w:val="24"/>
          <w:szCs w:val="24"/>
        </w:rPr>
        <w:t>7</w:t>
      </w:r>
    </w:p>
    <w:p w14:paraId="3C4429A8" w14:textId="50D50A4C" w:rsidR="00313C40" w:rsidRPr="00F506F3" w:rsidRDefault="00540B8F"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&lt;ct&gt;</w:t>
      </w:r>
      <w:r w:rsidR="00313C40" w:rsidRPr="00F506F3">
        <w:rPr>
          <w:rFonts w:ascii="Times New Roman" w:hAnsi="Times New Roman" w:cs="Times New Roman"/>
          <w:color w:val="000000"/>
          <w:sz w:val="24"/>
          <w:szCs w:val="24"/>
        </w:rPr>
        <w:t>Phases of Healing</w:t>
      </w:r>
    </w:p>
    <w:bookmarkEnd w:id="0"/>
    <w:p w14:paraId="7392E889" w14:textId="77777777" w:rsidR="00DA1D3E" w:rsidRPr="00F506F3" w:rsidRDefault="00DA1D3E" w:rsidP="00E8303C">
      <w:pPr>
        <w:spacing w:after="0" w:line="480" w:lineRule="auto"/>
        <w:rPr>
          <w:rFonts w:ascii="Times New Roman" w:hAnsi="Times New Roman" w:cs="Times New Roman"/>
          <w:color w:val="000000"/>
          <w:sz w:val="24"/>
          <w:szCs w:val="24"/>
        </w:rPr>
      </w:pPr>
    </w:p>
    <w:p w14:paraId="5EF1528F" w14:textId="7F5A2FC3" w:rsidR="00140231" w:rsidRPr="00F506F3" w:rsidRDefault="00140231"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 xml:space="preserve">Instructor </w:t>
      </w:r>
      <w:r w:rsidR="008D0372" w:rsidRPr="00F506F3">
        <w:rPr>
          <w:rFonts w:ascii="Times New Roman" w:hAnsi="Times New Roman" w:cs="Times New Roman"/>
          <w:color w:val="000000"/>
          <w:sz w:val="24"/>
          <w:szCs w:val="24"/>
        </w:rPr>
        <w:t>S</w:t>
      </w:r>
      <w:r w:rsidRPr="00F506F3">
        <w:rPr>
          <w:rFonts w:ascii="Times New Roman" w:hAnsi="Times New Roman" w:cs="Times New Roman"/>
          <w:color w:val="000000"/>
          <w:sz w:val="24"/>
          <w:szCs w:val="24"/>
        </w:rPr>
        <w:t xml:space="preserve">imulation </w:t>
      </w:r>
      <w:r w:rsidR="008D0372" w:rsidRPr="00F506F3">
        <w:rPr>
          <w:rFonts w:ascii="Times New Roman" w:hAnsi="Times New Roman" w:cs="Times New Roman"/>
          <w:color w:val="000000"/>
          <w:sz w:val="24"/>
          <w:szCs w:val="24"/>
        </w:rPr>
        <w:t>S</w:t>
      </w:r>
      <w:r w:rsidRPr="00F506F3">
        <w:rPr>
          <w:rFonts w:ascii="Times New Roman" w:hAnsi="Times New Roman" w:cs="Times New Roman"/>
          <w:color w:val="000000"/>
          <w:sz w:val="24"/>
          <w:szCs w:val="24"/>
        </w:rPr>
        <w:t>ummary</w:t>
      </w:r>
    </w:p>
    <w:p w14:paraId="37C5D270" w14:textId="15410919" w:rsidR="00997D44" w:rsidRPr="00540B8F" w:rsidRDefault="00540B8F" w:rsidP="00E8303C">
      <w:pPr>
        <w:spacing w:after="0" w:line="480" w:lineRule="auto"/>
        <w:rPr>
          <w:rFonts w:ascii="Times New Roman" w:hAnsi="Times New Roman" w:cs="Times New Roman"/>
          <w:color w:val="000000"/>
          <w:sz w:val="24"/>
          <w:szCs w:val="24"/>
        </w:rPr>
      </w:pPr>
      <w:r w:rsidRPr="00EB2BF9">
        <w:rPr>
          <w:rFonts w:ascii="Times New Roman" w:hAnsi="Times New Roman" w:cs="Times New Roman"/>
          <w:color w:val="000000"/>
          <w:sz w:val="24"/>
          <w:szCs w:val="24"/>
        </w:rPr>
        <w:t>This simulation occurs in a group and involves discussing a patient’s elbow dislocation injury with a coach and explaining the phases of healing to the coach to describe how the athlete will recover.</w:t>
      </w:r>
    </w:p>
    <w:p w14:paraId="4062BE3A" w14:textId="77777777" w:rsidR="00540B8F" w:rsidRDefault="00540B8F" w:rsidP="00E8303C">
      <w:pPr>
        <w:spacing w:after="0" w:line="480" w:lineRule="auto"/>
        <w:rPr>
          <w:rFonts w:ascii="Times New Roman" w:hAnsi="Times New Roman" w:cs="Times New Roman"/>
          <w:color w:val="000000"/>
          <w:sz w:val="24"/>
          <w:szCs w:val="24"/>
        </w:rPr>
      </w:pPr>
      <w:bookmarkStart w:id="1" w:name="_Hlk213417197"/>
    </w:p>
    <w:p w14:paraId="2A41D44A" w14:textId="09CE0A03" w:rsidR="00C65C84" w:rsidRPr="00F506F3" w:rsidRDefault="00C65C84"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bookmarkEnd w:id="1"/>
      <w:r w:rsidRPr="00F506F3">
        <w:rPr>
          <w:rFonts w:ascii="Times New Roman" w:hAnsi="Times New Roman" w:cs="Times New Roman"/>
          <w:color w:val="000000"/>
          <w:sz w:val="24"/>
          <w:szCs w:val="24"/>
        </w:rPr>
        <w:t>Instructor</w:t>
      </w:r>
      <w:r w:rsidR="0083600C">
        <w:rPr>
          <w:rFonts w:ascii="Times New Roman" w:hAnsi="Times New Roman" w:cs="Times New Roman"/>
          <w:color w:val="000000"/>
          <w:sz w:val="24"/>
          <w:szCs w:val="24"/>
        </w:rPr>
        <w:t>-</w:t>
      </w:r>
      <w:r w:rsidRPr="00F506F3">
        <w:rPr>
          <w:rFonts w:ascii="Times New Roman" w:hAnsi="Times New Roman" w:cs="Times New Roman"/>
          <w:color w:val="000000"/>
          <w:sz w:val="24"/>
          <w:szCs w:val="24"/>
        </w:rPr>
        <w:t>Only Information</w:t>
      </w:r>
    </w:p>
    <w:p w14:paraId="1BA1E8C9" w14:textId="4A489D3D" w:rsidR="00B5225C" w:rsidRPr="00F506F3" w:rsidRDefault="5DD4DE40"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involves talking to a coach </w:t>
      </w:r>
      <w:r w:rsidR="0083600C">
        <w:rPr>
          <w:rFonts w:ascii="Times New Roman" w:hAnsi="Times New Roman" w:cs="Times New Roman"/>
          <w:color w:val="000000"/>
          <w:sz w:val="24"/>
          <w:szCs w:val="24"/>
        </w:rPr>
        <w:t xml:space="preserve">who </w:t>
      </w:r>
      <w:r>
        <w:rPr>
          <w:rFonts w:ascii="Times New Roman" w:hAnsi="Times New Roman" w:cs="Times New Roman"/>
          <w:color w:val="000000"/>
          <w:sz w:val="24"/>
          <w:szCs w:val="24"/>
        </w:rPr>
        <w:t xml:space="preserve">wants to be more involved in a patient’s recovery and is trying to obtain HIPAA information on this patient (their athlete). The students are </w:t>
      </w:r>
      <w:r w:rsidR="007C77FE">
        <w:rPr>
          <w:rFonts w:ascii="Times New Roman" w:hAnsi="Times New Roman" w:cs="Times New Roman"/>
          <w:color w:val="000000"/>
          <w:sz w:val="24"/>
          <w:szCs w:val="24"/>
        </w:rPr>
        <w:t>un</w:t>
      </w:r>
      <w:r>
        <w:rPr>
          <w:rFonts w:ascii="Times New Roman" w:hAnsi="Times New Roman" w:cs="Times New Roman"/>
          <w:color w:val="000000"/>
          <w:sz w:val="24"/>
          <w:szCs w:val="24"/>
        </w:rPr>
        <w:t xml:space="preserve">aware of this objective by the coach </w:t>
      </w:r>
      <w:r w:rsidR="007C77FE">
        <w:rPr>
          <w:rFonts w:ascii="Times New Roman" w:hAnsi="Times New Roman" w:cs="Times New Roman"/>
          <w:color w:val="000000"/>
          <w:sz w:val="24"/>
          <w:szCs w:val="24"/>
        </w:rPr>
        <w:t>before</w:t>
      </w:r>
      <w:r>
        <w:rPr>
          <w:rFonts w:ascii="Times New Roman" w:hAnsi="Times New Roman" w:cs="Times New Roman"/>
          <w:color w:val="000000"/>
          <w:sz w:val="24"/>
          <w:szCs w:val="24"/>
        </w:rPr>
        <w:t xml:space="preserve"> the simulation. Additionally, the coach will mention some discomfort with the male athletic trainer. While no specific remark </w:t>
      </w:r>
      <w:r w:rsidR="007C77FE">
        <w:rPr>
          <w:rFonts w:ascii="Times New Roman" w:hAnsi="Times New Roman" w:cs="Times New Roman"/>
          <w:color w:val="000000"/>
          <w:sz w:val="24"/>
          <w:szCs w:val="24"/>
        </w:rPr>
        <w:t xml:space="preserve">has been </w:t>
      </w:r>
      <w:r>
        <w:rPr>
          <w:rFonts w:ascii="Times New Roman" w:hAnsi="Times New Roman" w:cs="Times New Roman"/>
          <w:color w:val="000000"/>
          <w:sz w:val="24"/>
          <w:szCs w:val="24"/>
        </w:rPr>
        <w:t xml:space="preserve">made </w:t>
      </w:r>
      <w:r w:rsidR="007C77FE">
        <w:rPr>
          <w:rFonts w:ascii="Times New Roman" w:hAnsi="Times New Roman" w:cs="Times New Roman"/>
          <w:color w:val="000000"/>
          <w:sz w:val="24"/>
          <w:szCs w:val="24"/>
        </w:rPr>
        <w:t>and no</w:t>
      </w:r>
      <w:r>
        <w:rPr>
          <w:rFonts w:ascii="Times New Roman" w:hAnsi="Times New Roman" w:cs="Times New Roman"/>
          <w:color w:val="000000"/>
          <w:sz w:val="24"/>
          <w:szCs w:val="24"/>
        </w:rPr>
        <w:t xml:space="preserve"> evidence exists </w:t>
      </w:r>
      <w:r w:rsidR="007C77FE">
        <w:rPr>
          <w:rFonts w:ascii="Times New Roman" w:hAnsi="Times New Roman" w:cs="Times New Roman"/>
          <w:color w:val="000000"/>
          <w:sz w:val="24"/>
          <w:szCs w:val="24"/>
        </w:rPr>
        <w:t xml:space="preserve">of </w:t>
      </w:r>
      <w:r>
        <w:rPr>
          <w:rFonts w:ascii="Times New Roman" w:hAnsi="Times New Roman" w:cs="Times New Roman"/>
          <w:color w:val="000000"/>
          <w:sz w:val="24"/>
          <w:szCs w:val="24"/>
        </w:rPr>
        <w:t xml:space="preserve">any inappropriate relationship or contact, the patient is uncomfortable (at least from the coach’s perspective). Regardless, it is assumed that the </w:t>
      </w:r>
      <w:r w:rsidR="002B68E9">
        <w:rPr>
          <w:rFonts w:ascii="Times New Roman" w:hAnsi="Times New Roman" w:cs="Times New Roman"/>
          <w:color w:val="000000"/>
          <w:sz w:val="24"/>
          <w:szCs w:val="24"/>
        </w:rPr>
        <w:t>health care provider (</w:t>
      </w:r>
      <w:r>
        <w:rPr>
          <w:rFonts w:ascii="Times New Roman" w:hAnsi="Times New Roman" w:cs="Times New Roman"/>
          <w:color w:val="000000"/>
          <w:sz w:val="24"/>
          <w:szCs w:val="24"/>
        </w:rPr>
        <w:t>HCP</w:t>
      </w:r>
      <w:r w:rsidR="002B68E9">
        <w:rPr>
          <w:rFonts w:ascii="Times New Roman" w:hAnsi="Times New Roman" w:cs="Times New Roman"/>
          <w:color w:val="000000"/>
          <w:sz w:val="24"/>
          <w:szCs w:val="24"/>
        </w:rPr>
        <w:t>)</w:t>
      </w:r>
      <w:r>
        <w:rPr>
          <w:rFonts w:ascii="Times New Roman" w:hAnsi="Times New Roman" w:cs="Times New Roman"/>
          <w:color w:val="000000"/>
          <w:sz w:val="24"/>
          <w:szCs w:val="24"/>
        </w:rPr>
        <w:t xml:space="preserve"> will follow</w:t>
      </w:r>
      <w:r w:rsidR="007C77FE" w:rsidRPr="00E122D0">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up with this remark to </w:t>
      </w:r>
      <w:r w:rsidR="007C77FE">
        <w:rPr>
          <w:rFonts w:ascii="Times New Roman" w:hAnsi="Times New Roman" w:cs="Times New Roman"/>
          <w:color w:val="000000"/>
          <w:sz w:val="24"/>
          <w:szCs w:val="24"/>
        </w:rPr>
        <w:t>en</w:t>
      </w:r>
      <w:r>
        <w:rPr>
          <w:rFonts w:ascii="Times New Roman" w:hAnsi="Times New Roman" w:cs="Times New Roman"/>
          <w:color w:val="000000"/>
          <w:sz w:val="24"/>
          <w:szCs w:val="24"/>
        </w:rPr>
        <w:t xml:space="preserve">sure nothing inappropriate exists. </w:t>
      </w:r>
      <w:r w:rsidR="00056479" w:rsidRPr="00F506F3">
        <w:rPr>
          <w:rFonts w:ascii="Times New Roman" w:hAnsi="Times New Roman" w:cs="Times New Roman"/>
          <w:color w:val="000000"/>
          <w:sz w:val="24"/>
          <w:szCs w:val="24"/>
        </w:rPr>
        <w:t xml:space="preserve">No paperwork exists that provides the coach </w:t>
      </w:r>
      <w:r w:rsidR="007C77FE">
        <w:rPr>
          <w:rFonts w:ascii="Times New Roman" w:hAnsi="Times New Roman" w:cs="Times New Roman"/>
          <w:color w:val="000000"/>
          <w:sz w:val="24"/>
          <w:szCs w:val="24"/>
        </w:rPr>
        <w:t xml:space="preserve">with permission </w:t>
      </w:r>
      <w:r w:rsidR="00056479" w:rsidRPr="00F506F3">
        <w:rPr>
          <w:rFonts w:ascii="Times New Roman" w:hAnsi="Times New Roman" w:cs="Times New Roman"/>
          <w:color w:val="000000"/>
          <w:sz w:val="24"/>
          <w:szCs w:val="24"/>
        </w:rPr>
        <w:t xml:space="preserve">to </w:t>
      </w:r>
      <w:r w:rsidR="007C77FE">
        <w:rPr>
          <w:rFonts w:ascii="Times New Roman" w:hAnsi="Times New Roman" w:cs="Times New Roman"/>
          <w:color w:val="000000"/>
          <w:sz w:val="24"/>
          <w:szCs w:val="24"/>
        </w:rPr>
        <w:t>access</w:t>
      </w:r>
      <w:r w:rsidR="007C77FE" w:rsidRPr="00F506F3">
        <w:rPr>
          <w:rFonts w:ascii="Times New Roman" w:hAnsi="Times New Roman" w:cs="Times New Roman"/>
          <w:color w:val="000000"/>
          <w:sz w:val="24"/>
          <w:szCs w:val="24"/>
        </w:rPr>
        <w:t xml:space="preserve"> </w:t>
      </w:r>
      <w:r w:rsidR="00056479" w:rsidRPr="00F506F3">
        <w:rPr>
          <w:rFonts w:ascii="Times New Roman" w:hAnsi="Times New Roman" w:cs="Times New Roman"/>
          <w:color w:val="000000"/>
          <w:sz w:val="24"/>
          <w:szCs w:val="24"/>
        </w:rPr>
        <w:t>HIPAA information</w:t>
      </w:r>
      <w:r w:rsidR="007C77FE">
        <w:rPr>
          <w:rFonts w:ascii="Times New Roman" w:hAnsi="Times New Roman" w:cs="Times New Roman"/>
          <w:color w:val="000000"/>
          <w:sz w:val="24"/>
          <w:szCs w:val="24"/>
        </w:rPr>
        <w:t>.</w:t>
      </w:r>
    </w:p>
    <w:p w14:paraId="664B7CE8" w14:textId="77777777" w:rsidR="00997D44" w:rsidRPr="00F506F3" w:rsidRDefault="00997D44" w:rsidP="00E8303C">
      <w:pPr>
        <w:spacing w:after="0" w:line="480" w:lineRule="auto"/>
        <w:rPr>
          <w:rFonts w:ascii="Times New Roman" w:hAnsi="Times New Roman" w:cs="Times New Roman"/>
          <w:color w:val="000000"/>
          <w:sz w:val="24"/>
          <w:szCs w:val="24"/>
        </w:rPr>
      </w:pPr>
    </w:p>
    <w:p w14:paraId="6AF92EDC" w14:textId="48367A27" w:rsidR="00140231" w:rsidRPr="00F506F3" w:rsidRDefault="00245FAF"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sidR="00140231" w:rsidRPr="00F506F3">
        <w:rPr>
          <w:rFonts w:ascii="Times New Roman" w:hAnsi="Times New Roman" w:cs="Times New Roman"/>
          <w:color w:val="000000"/>
          <w:sz w:val="24"/>
          <w:szCs w:val="24"/>
        </w:rPr>
        <w:t xml:space="preserve">Scenario </w:t>
      </w:r>
      <w:r w:rsidR="00484167" w:rsidRPr="00F506F3">
        <w:rPr>
          <w:rFonts w:ascii="Times New Roman" w:hAnsi="Times New Roman" w:cs="Times New Roman"/>
          <w:color w:val="000000"/>
          <w:sz w:val="24"/>
          <w:szCs w:val="24"/>
        </w:rPr>
        <w:t>S</w:t>
      </w:r>
      <w:r w:rsidR="00140231" w:rsidRPr="00F506F3">
        <w:rPr>
          <w:rFonts w:ascii="Times New Roman" w:hAnsi="Times New Roman" w:cs="Times New Roman"/>
          <w:color w:val="000000"/>
          <w:sz w:val="24"/>
          <w:szCs w:val="24"/>
        </w:rPr>
        <w:t>ynopsis</w:t>
      </w:r>
    </w:p>
    <w:p w14:paraId="3B588EC2" w14:textId="4B975C4D" w:rsidR="00540B8F" w:rsidRPr="00EB2BF9" w:rsidRDefault="00540B8F" w:rsidP="00540B8F">
      <w:pPr>
        <w:spacing w:after="0" w:line="480" w:lineRule="auto"/>
        <w:rPr>
          <w:rFonts w:ascii="Times New Roman" w:hAnsi="Times New Roman" w:cs="Times New Roman"/>
          <w:color w:val="000000"/>
          <w:sz w:val="24"/>
          <w:szCs w:val="24"/>
        </w:rPr>
      </w:pPr>
      <w:r w:rsidRPr="00540B8F">
        <w:rPr>
          <w:rFonts w:ascii="Times New Roman" w:hAnsi="Times New Roman" w:cs="Times New Roman"/>
          <w:color w:val="000000"/>
          <w:sz w:val="24"/>
          <w:szCs w:val="24"/>
        </w:rPr>
        <w:t xml:space="preserve">A patient (Emily) is returning to the gym today after an elbow dislocation. The coach wants to speak to the athletic trainers (ATs) about Emily’s expected progress, learn more about the healing </w:t>
      </w:r>
      <w:r w:rsidRPr="00540B8F">
        <w:rPr>
          <w:rFonts w:ascii="Times New Roman" w:hAnsi="Times New Roman" w:cs="Times New Roman"/>
          <w:color w:val="000000"/>
          <w:sz w:val="24"/>
          <w:szCs w:val="24"/>
        </w:rPr>
        <w:lastRenderedPageBreak/>
        <w:t>process, and understand what can be done for Emily’s training so she can be ready for Olympic Trials in eight weeks.</w:t>
      </w:r>
    </w:p>
    <w:p w14:paraId="654D27AE" w14:textId="77777777" w:rsidR="00997D44" w:rsidRPr="00F506F3" w:rsidRDefault="00997D44" w:rsidP="00540B8F">
      <w:pPr>
        <w:spacing w:after="0" w:line="480" w:lineRule="auto"/>
        <w:rPr>
          <w:rFonts w:ascii="Times New Roman" w:hAnsi="Times New Roman" w:cs="Times New Roman"/>
          <w:color w:val="000000"/>
          <w:sz w:val="24"/>
          <w:szCs w:val="24"/>
        </w:rPr>
      </w:pPr>
    </w:p>
    <w:p w14:paraId="748791E0" w14:textId="27ED9478" w:rsidR="00140231" w:rsidRPr="00F506F3" w:rsidRDefault="00245FAF"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sidR="00140231" w:rsidRPr="00F506F3">
        <w:rPr>
          <w:rFonts w:ascii="Times New Roman" w:hAnsi="Times New Roman" w:cs="Times New Roman"/>
          <w:color w:val="000000"/>
          <w:sz w:val="24"/>
          <w:szCs w:val="24"/>
        </w:rPr>
        <w:t xml:space="preserve">Content </w:t>
      </w:r>
      <w:r w:rsidR="00941506" w:rsidRPr="00F506F3">
        <w:rPr>
          <w:rFonts w:ascii="Times New Roman" w:hAnsi="Times New Roman" w:cs="Times New Roman"/>
          <w:color w:val="000000"/>
          <w:sz w:val="24"/>
          <w:szCs w:val="24"/>
        </w:rPr>
        <w:t>A</w:t>
      </w:r>
      <w:r w:rsidR="00140231" w:rsidRPr="00F506F3">
        <w:rPr>
          <w:rFonts w:ascii="Times New Roman" w:hAnsi="Times New Roman" w:cs="Times New Roman"/>
          <w:color w:val="000000"/>
          <w:sz w:val="24"/>
          <w:szCs w:val="24"/>
        </w:rPr>
        <w:t>rea</w:t>
      </w:r>
    </w:p>
    <w:p w14:paraId="0CB49193" w14:textId="50B656A1" w:rsidR="00540B8F" w:rsidRPr="00EB2BF9" w:rsidRDefault="00540B8F" w:rsidP="00540B8F">
      <w:pPr>
        <w:spacing w:after="0" w:line="480" w:lineRule="auto"/>
        <w:rPr>
          <w:rFonts w:ascii="Times New Roman" w:hAnsi="Times New Roman" w:cs="Times New Roman"/>
          <w:color w:val="000000"/>
          <w:sz w:val="24"/>
          <w:szCs w:val="24"/>
        </w:rPr>
      </w:pPr>
      <w:r w:rsidRPr="00540B8F">
        <w:rPr>
          <w:rFonts w:ascii="Times New Roman" w:hAnsi="Times New Roman" w:cs="Times New Roman"/>
          <w:color w:val="000000"/>
          <w:sz w:val="24"/>
          <w:szCs w:val="24"/>
        </w:rPr>
        <w:t>Health care providers (HCPs) with basic knowledge of the healing process, knowledge of health care role and responsibility for patient rehabilitation and care, understanding of coach’s role and responsibility, and basic knowledge of HIPAA as it relates to patients.</w:t>
      </w:r>
    </w:p>
    <w:p w14:paraId="1592CB13" w14:textId="77777777" w:rsidR="00997D44" w:rsidRPr="00F506F3" w:rsidRDefault="00997D44" w:rsidP="00540B8F">
      <w:pPr>
        <w:spacing w:after="0" w:line="480" w:lineRule="auto"/>
        <w:rPr>
          <w:rFonts w:ascii="Times New Roman" w:hAnsi="Times New Roman" w:cs="Times New Roman"/>
          <w:color w:val="000000"/>
          <w:sz w:val="24"/>
          <w:szCs w:val="24"/>
        </w:rPr>
      </w:pPr>
    </w:p>
    <w:p w14:paraId="2417F34C" w14:textId="33129C23" w:rsidR="00140231" w:rsidRPr="00F506F3" w:rsidRDefault="00245FAF"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sidR="00140231" w:rsidRPr="00F506F3">
        <w:rPr>
          <w:rFonts w:ascii="Times New Roman" w:hAnsi="Times New Roman" w:cs="Times New Roman"/>
          <w:color w:val="000000"/>
          <w:sz w:val="24"/>
          <w:szCs w:val="24"/>
        </w:rPr>
        <w:t xml:space="preserve">Learning </w:t>
      </w:r>
      <w:r w:rsidR="00941506" w:rsidRPr="00F506F3">
        <w:rPr>
          <w:rFonts w:ascii="Times New Roman" w:hAnsi="Times New Roman" w:cs="Times New Roman"/>
          <w:color w:val="000000"/>
          <w:sz w:val="24"/>
          <w:szCs w:val="24"/>
        </w:rPr>
        <w:t>Objectives</w:t>
      </w:r>
    </w:p>
    <w:p w14:paraId="07465944" w14:textId="77777777" w:rsidR="00540B8F" w:rsidRPr="00EB2BF9" w:rsidRDefault="00540B8F" w:rsidP="00EB2BF9">
      <w:pPr>
        <w:pStyle w:val="ListParagraph"/>
        <w:numPr>
          <w:ilvl w:val="0"/>
          <w:numId w:val="10"/>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Explain the phases of healing</w:t>
      </w:r>
    </w:p>
    <w:p w14:paraId="30DB34D6" w14:textId="77777777" w:rsidR="00540B8F" w:rsidRPr="00EB2BF9" w:rsidRDefault="00540B8F" w:rsidP="00EB2BF9">
      <w:pPr>
        <w:pStyle w:val="ListParagraph"/>
        <w:numPr>
          <w:ilvl w:val="0"/>
          <w:numId w:val="10"/>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Discuss the injury, status, and possible time line for recovery and activity for an elbow dislocation</w:t>
      </w:r>
    </w:p>
    <w:p w14:paraId="6486B2E2" w14:textId="77777777" w:rsidR="00540B8F" w:rsidRPr="00EB2BF9" w:rsidRDefault="00540B8F" w:rsidP="00EB2BF9">
      <w:pPr>
        <w:pStyle w:val="ListParagraph"/>
        <w:numPr>
          <w:ilvl w:val="0"/>
          <w:numId w:val="10"/>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Adequately address concerns regarding the provision of care</w:t>
      </w:r>
    </w:p>
    <w:p w14:paraId="1E896A56" w14:textId="77777777" w:rsidR="00540B8F" w:rsidRPr="00EB2BF9" w:rsidRDefault="00540B8F" w:rsidP="00EB2BF9">
      <w:pPr>
        <w:pStyle w:val="ListParagraph"/>
        <w:numPr>
          <w:ilvl w:val="0"/>
          <w:numId w:val="10"/>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Provide appropriate and necessary information to assist the patient in optimal recovery</w:t>
      </w:r>
    </w:p>
    <w:p w14:paraId="18C11DBE" w14:textId="77777777" w:rsidR="00540B8F" w:rsidRPr="00EB2BF9" w:rsidRDefault="00540B8F" w:rsidP="00EB2BF9">
      <w:pPr>
        <w:pStyle w:val="ListParagraph"/>
        <w:numPr>
          <w:ilvl w:val="0"/>
          <w:numId w:val="10"/>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Understand and promote the AT’s role in providing health care</w:t>
      </w:r>
    </w:p>
    <w:p w14:paraId="439EB3DA" w14:textId="77777777" w:rsidR="00540B8F" w:rsidRPr="00EB2BF9" w:rsidRDefault="00540B8F" w:rsidP="00EB2BF9">
      <w:pPr>
        <w:pStyle w:val="ListParagraph"/>
        <w:numPr>
          <w:ilvl w:val="0"/>
          <w:numId w:val="10"/>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Advocate for the patient’s health</w:t>
      </w:r>
    </w:p>
    <w:p w14:paraId="3A668405" w14:textId="77777777" w:rsidR="00540B8F" w:rsidRPr="00EB2BF9" w:rsidRDefault="00540B8F" w:rsidP="00EB2BF9">
      <w:pPr>
        <w:pStyle w:val="ListParagraph"/>
        <w:numPr>
          <w:ilvl w:val="0"/>
          <w:numId w:val="10"/>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Provide necessary and appropriate information to assist in a potential Olympic appearance</w:t>
      </w:r>
    </w:p>
    <w:p w14:paraId="4464C4A1" w14:textId="77777777" w:rsidR="00997D44" w:rsidRPr="00F506F3" w:rsidRDefault="00997D44" w:rsidP="00E8303C">
      <w:pPr>
        <w:spacing w:after="0" w:line="480" w:lineRule="auto"/>
        <w:rPr>
          <w:rFonts w:ascii="Times New Roman" w:hAnsi="Times New Roman" w:cs="Times New Roman"/>
          <w:color w:val="000000"/>
          <w:sz w:val="24"/>
          <w:szCs w:val="24"/>
        </w:rPr>
      </w:pPr>
    </w:p>
    <w:p w14:paraId="10B745A1" w14:textId="5A6694C2" w:rsidR="009D5516" w:rsidRDefault="00245FAF"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 xml:space="preserve">CAATE </w:t>
      </w:r>
      <w:r w:rsidRPr="00E122D0">
        <w:rPr>
          <w:rFonts w:ascii="Times New Roman" w:hAnsi="Times New Roman" w:cs="Times New Roman"/>
          <w:color w:val="000000"/>
          <w:sz w:val="24"/>
          <w:szCs w:val="24"/>
        </w:rPr>
        <w:t>2020</w:t>
      </w:r>
      <w:r>
        <w:rPr>
          <w:rFonts w:ascii="Times New Roman" w:hAnsi="Times New Roman" w:cs="Times New Roman"/>
          <w:color w:val="000000"/>
          <w:sz w:val="24"/>
          <w:szCs w:val="24"/>
        </w:rPr>
        <w:t xml:space="preserve"> Standards</w:t>
      </w:r>
    </w:p>
    <w:p w14:paraId="10896A64" w14:textId="420457B5" w:rsidR="00EB2BF9" w:rsidRPr="00EB2BF9" w:rsidRDefault="00EB2BF9" w:rsidP="00E8303C">
      <w:pPr>
        <w:spacing w:after="0" w:line="480" w:lineRule="auto"/>
        <w:rPr>
          <w:rFonts w:ascii="Times New Roman" w:hAnsi="Times New Roman" w:cs="Times New Roman"/>
          <w:b/>
          <w:bCs/>
          <w:color w:val="000000"/>
          <w:sz w:val="24"/>
          <w:szCs w:val="24"/>
        </w:rPr>
      </w:pPr>
      <w:r w:rsidRPr="00EB2BF9">
        <w:rPr>
          <w:rFonts w:ascii="Times New Roman" w:hAnsi="Times New Roman" w:cs="Times New Roman"/>
          <w:b/>
          <w:bCs/>
          <w:color w:val="000000"/>
          <w:sz w:val="24"/>
          <w:szCs w:val="24"/>
        </w:rPr>
        <w:t>\qqID: Place into two columns.xqq\</w:t>
      </w:r>
    </w:p>
    <w:p w14:paraId="74566058" w14:textId="02180093" w:rsidR="00540B8F" w:rsidRPr="00EB2BF9" w:rsidRDefault="00540B8F" w:rsidP="00EB2BF9">
      <w:pPr>
        <w:pStyle w:val="ListParagraph"/>
        <w:numPr>
          <w:ilvl w:val="0"/>
          <w:numId w:val="11"/>
        </w:numPr>
        <w:spacing w:line="480" w:lineRule="auto"/>
        <w:rPr>
          <w:rFonts w:ascii="Times New Roman" w:hAnsi="Times New Roman" w:cs="Times New Roman"/>
          <w:color w:val="000000"/>
        </w:rPr>
      </w:pPr>
      <w:r w:rsidRPr="00EB2BF9">
        <w:rPr>
          <w:rFonts w:ascii="Times New Roman" w:hAnsi="Times New Roman" w:cs="Times New Roman"/>
          <w:color w:val="000000"/>
        </w:rPr>
        <w:t>Standard 56</w:t>
      </w:r>
    </w:p>
    <w:p w14:paraId="30BB0515" w14:textId="08AB6816" w:rsidR="00540B8F" w:rsidRPr="00EB2BF9" w:rsidRDefault="00540B8F" w:rsidP="00EB2BF9">
      <w:pPr>
        <w:pStyle w:val="ListParagraph"/>
        <w:numPr>
          <w:ilvl w:val="0"/>
          <w:numId w:val="11"/>
        </w:numPr>
        <w:spacing w:line="480" w:lineRule="auto"/>
        <w:rPr>
          <w:rFonts w:ascii="Times New Roman" w:hAnsi="Times New Roman" w:cs="Times New Roman"/>
          <w:color w:val="000000"/>
        </w:rPr>
      </w:pPr>
      <w:r w:rsidRPr="00EB2BF9">
        <w:rPr>
          <w:rFonts w:ascii="Times New Roman" w:hAnsi="Times New Roman" w:cs="Times New Roman"/>
          <w:color w:val="000000"/>
        </w:rPr>
        <w:t>Standard 59</w:t>
      </w:r>
    </w:p>
    <w:p w14:paraId="11BECCE0" w14:textId="2FF098C3" w:rsidR="00540B8F" w:rsidRDefault="00540B8F" w:rsidP="00540B8F">
      <w:pPr>
        <w:pStyle w:val="ListParagraph"/>
        <w:numPr>
          <w:ilvl w:val="0"/>
          <w:numId w:val="11"/>
        </w:numPr>
        <w:spacing w:line="480" w:lineRule="auto"/>
        <w:rPr>
          <w:rFonts w:ascii="Times New Roman" w:hAnsi="Times New Roman" w:cs="Times New Roman"/>
          <w:color w:val="000000"/>
        </w:rPr>
      </w:pPr>
      <w:r w:rsidRPr="00EB2BF9">
        <w:rPr>
          <w:rFonts w:ascii="Times New Roman" w:hAnsi="Times New Roman" w:cs="Times New Roman"/>
          <w:color w:val="000000"/>
        </w:rPr>
        <w:lastRenderedPageBreak/>
        <w:t>Standard 65</w:t>
      </w:r>
    </w:p>
    <w:p w14:paraId="11F1BE24" w14:textId="77777777" w:rsidR="00540B8F" w:rsidRDefault="00540B8F" w:rsidP="00540B8F">
      <w:pPr>
        <w:pStyle w:val="ListParagraph"/>
        <w:numPr>
          <w:ilvl w:val="0"/>
          <w:numId w:val="11"/>
        </w:numPr>
        <w:spacing w:line="480" w:lineRule="auto"/>
        <w:rPr>
          <w:rFonts w:ascii="Times New Roman" w:hAnsi="Times New Roman" w:cs="Times New Roman"/>
          <w:color w:val="000000"/>
        </w:rPr>
      </w:pPr>
      <w:r w:rsidRPr="00540B8F">
        <w:rPr>
          <w:rFonts w:ascii="Times New Roman" w:hAnsi="Times New Roman" w:cs="Times New Roman"/>
          <w:color w:val="000000"/>
        </w:rPr>
        <w:t>Standard 66</w:t>
      </w:r>
    </w:p>
    <w:p w14:paraId="412E6B48" w14:textId="647F860C" w:rsidR="00540B8F" w:rsidRPr="00540B8F" w:rsidRDefault="00540B8F" w:rsidP="00540B8F">
      <w:pPr>
        <w:pStyle w:val="ListParagraph"/>
        <w:numPr>
          <w:ilvl w:val="0"/>
          <w:numId w:val="11"/>
        </w:numPr>
        <w:spacing w:line="480" w:lineRule="auto"/>
        <w:rPr>
          <w:rFonts w:ascii="Times New Roman" w:hAnsi="Times New Roman" w:cs="Times New Roman"/>
          <w:color w:val="000000"/>
        </w:rPr>
      </w:pPr>
      <w:r w:rsidRPr="00540B8F">
        <w:rPr>
          <w:rFonts w:ascii="Times New Roman" w:hAnsi="Times New Roman" w:cs="Times New Roman"/>
          <w:color w:val="000000"/>
        </w:rPr>
        <w:t>Standard 68</w:t>
      </w:r>
    </w:p>
    <w:p w14:paraId="2CD67A3B" w14:textId="736C68F6" w:rsidR="00540B8F" w:rsidRPr="00540B8F" w:rsidRDefault="00540B8F" w:rsidP="00540B8F">
      <w:pPr>
        <w:pStyle w:val="ListParagraph"/>
        <w:numPr>
          <w:ilvl w:val="0"/>
          <w:numId w:val="11"/>
        </w:numPr>
        <w:spacing w:line="480" w:lineRule="auto"/>
        <w:rPr>
          <w:rFonts w:ascii="Times New Roman" w:hAnsi="Times New Roman" w:cs="Times New Roman"/>
          <w:color w:val="000000"/>
        </w:rPr>
      </w:pPr>
      <w:r w:rsidRPr="00540B8F">
        <w:rPr>
          <w:rFonts w:ascii="Times New Roman" w:hAnsi="Times New Roman" w:cs="Times New Roman"/>
          <w:color w:val="000000"/>
        </w:rPr>
        <w:t>Standard 73</w:t>
      </w:r>
    </w:p>
    <w:p w14:paraId="51CC9A43" w14:textId="4503F458" w:rsidR="00540B8F" w:rsidRPr="00540B8F" w:rsidRDefault="00540B8F" w:rsidP="00540B8F">
      <w:pPr>
        <w:pStyle w:val="ListParagraph"/>
        <w:numPr>
          <w:ilvl w:val="0"/>
          <w:numId w:val="11"/>
        </w:numPr>
        <w:spacing w:line="480" w:lineRule="auto"/>
        <w:rPr>
          <w:rFonts w:ascii="Times New Roman" w:hAnsi="Times New Roman" w:cs="Times New Roman"/>
          <w:color w:val="000000"/>
        </w:rPr>
      </w:pPr>
      <w:r w:rsidRPr="00540B8F">
        <w:rPr>
          <w:rFonts w:ascii="Times New Roman" w:hAnsi="Times New Roman" w:cs="Times New Roman"/>
          <w:color w:val="000000"/>
        </w:rPr>
        <w:t>Standard 80</w:t>
      </w:r>
    </w:p>
    <w:p w14:paraId="3658EE1D" w14:textId="77777777" w:rsidR="00997D44" w:rsidRPr="00F506F3" w:rsidRDefault="00997D44" w:rsidP="00540B8F">
      <w:pPr>
        <w:spacing w:after="0" w:line="480" w:lineRule="auto"/>
        <w:rPr>
          <w:rFonts w:ascii="Times New Roman" w:eastAsia="Times New Roman" w:hAnsi="Times New Roman" w:cs="Times New Roman"/>
          <w:color w:val="000000"/>
          <w:sz w:val="24"/>
          <w:szCs w:val="24"/>
        </w:rPr>
      </w:pPr>
      <w:bookmarkStart w:id="2" w:name="_Hlk210917006"/>
    </w:p>
    <w:p w14:paraId="07F2AC97" w14:textId="45B22127" w:rsidR="008D0372" w:rsidRPr="00F506F3" w:rsidRDefault="008D0372"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\qqBEGIN downloadable content\</w:t>
      </w:r>
      <w:r w:rsidR="002B68E9" w:rsidRPr="00252A55">
        <w:rPr>
          <w:rFonts w:ascii="Times New Roman" w:eastAsia="Times New Roman" w:hAnsi="Times New Roman" w:cs="Times New Roman"/>
          <w:b/>
          <w:bCs/>
          <w:color w:val="000000"/>
          <w:sz w:val="24"/>
          <w:szCs w:val="24"/>
        </w:rPr>
        <w:t>Button name: Simulation Schedule</w:t>
      </w:r>
    </w:p>
    <w:p w14:paraId="074CE85E" w14:textId="77777777" w:rsidR="002B68E9" w:rsidRPr="00252A55" w:rsidRDefault="002B68E9" w:rsidP="002B68E9">
      <w:pPr>
        <w:spacing w:after="0" w:line="480" w:lineRule="auto"/>
        <w:rPr>
          <w:rFonts w:ascii="Times New Roman" w:eastAsia="Times New Roman" w:hAnsi="Times New Roman" w:cs="Times New Roman"/>
          <w:color w:val="000000"/>
          <w:sz w:val="24"/>
          <w:szCs w:val="24"/>
        </w:rPr>
      </w:pPr>
      <w:bookmarkStart w:id="3" w:name="_Hlk212729287"/>
      <w:bookmarkEnd w:id="2"/>
      <w:r w:rsidRPr="00BB054A">
        <w:rPr>
          <w:rFonts w:ascii="Times New Roman" w:eastAsia="Times New Roman" w:hAnsi="Times New Roman" w:cs="Times New Roman"/>
          <w:color w:val="000000"/>
          <w:sz w:val="24"/>
          <w:szCs w:val="24"/>
        </w:rPr>
        <w:t>&lt;</w:t>
      </w:r>
      <w:r>
        <w:rPr>
          <w:rFonts w:ascii="Times New Roman" w:eastAsia="Times New Roman" w:hAnsi="Times New Roman" w:cs="Times New Roman"/>
          <w:color w:val="000000"/>
          <w:sz w:val="24"/>
          <w:szCs w:val="24"/>
        </w:rPr>
        <w:t>title</w:t>
      </w:r>
      <w:r w:rsidRPr="00BB054A">
        <w:rPr>
          <w:rFonts w:ascii="Times New Roman" w:eastAsia="Times New Roman" w:hAnsi="Times New Roman" w:cs="Times New Roman"/>
          <w:color w:val="000000"/>
          <w:sz w:val="24"/>
          <w:szCs w:val="24"/>
        </w:rPr>
        <w:t>&gt;</w:t>
      </w:r>
      <w:r w:rsidRPr="00252A55">
        <w:rPr>
          <w:rFonts w:ascii="Times New Roman" w:eastAsia="Times New Roman" w:hAnsi="Times New Roman" w:cs="Times New Roman"/>
          <w:color w:val="000000"/>
          <w:sz w:val="24"/>
          <w:szCs w:val="24"/>
        </w:rPr>
        <w:t>Simulation Schedule</w:t>
      </w:r>
    </w:p>
    <w:bookmarkEnd w:id="3"/>
    <w:p w14:paraId="17030B8E" w14:textId="04B9F073" w:rsidR="00B5225C" w:rsidRPr="00F506F3" w:rsidRDefault="00140231"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bookmarkStart w:id="4" w:name="_Hlk159226159"/>
      <w:r w:rsidR="00B5225C" w:rsidRPr="00F506F3">
        <w:rPr>
          <w:rFonts w:ascii="Times New Roman" w:hAnsi="Times New Roman" w:cs="Times New Roman"/>
          <w:color w:val="000000"/>
          <w:sz w:val="24"/>
          <w:szCs w:val="24"/>
        </w:rPr>
        <w:t>Time</w:t>
      </w:r>
      <w:r w:rsidR="002B68E9">
        <w:rPr>
          <w:rFonts w:ascii="Times New Roman" w:hAnsi="Times New Roman" w:cs="Times New Roman"/>
          <w:color w:val="000000"/>
          <w:sz w:val="24"/>
          <w:szCs w:val="24"/>
        </w:rPr>
        <w:t xml:space="preserve"> F</w:t>
      </w:r>
      <w:r w:rsidR="00B5225C" w:rsidRPr="00F506F3">
        <w:rPr>
          <w:rFonts w:ascii="Times New Roman" w:hAnsi="Times New Roman" w:cs="Times New Roman"/>
          <w:color w:val="000000"/>
          <w:sz w:val="24"/>
          <w:szCs w:val="24"/>
        </w:rPr>
        <w:t xml:space="preserve">rame </w:t>
      </w:r>
      <w:r w:rsidR="005A0173" w:rsidRPr="00F506F3">
        <w:rPr>
          <w:rFonts w:ascii="Times New Roman" w:hAnsi="Times New Roman" w:cs="Times New Roman"/>
          <w:color w:val="000000"/>
          <w:sz w:val="24"/>
          <w:szCs w:val="24"/>
        </w:rPr>
        <w:t>for Simulation</w:t>
      </w:r>
    </w:p>
    <w:bookmarkEnd w:id="4"/>
    <w:p w14:paraId="567036A1" w14:textId="2B4297C9" w:rsidR="00540B8F" w:rsidRPr="00EB2BF9" w:rsidRDefault="00540B8F" w:rsidP="00540B8F">
      <w:pPr>
        <w:spacing w:after="0" w:line="480" w:lineRule="auto"/>
        <w:rPr>
          <w:rFonts w:ascii="Times New Roman" w:hAnsi="Times New Roman" w:cs="Times New Roman"/>
          <w:color w:val="000000"/>
          <w:sz w:val="24"/>
          <w:szCs w:val="24"/>
        </w:rPr>
      </w:pPr>
      <w:r w:rsidRPr="00540B8F">
        <w:rPr>
          <w:rFonts w:ascii="Times New Roman" w:hAnsi="Times New Roman" w:cs="Times New Roman"/>
          <w:color w:val="000000"/>
          <w:sz w:val="24"/>
          <w:szCs w:val="24"/>
        </w:rPr>
        <w:t>20 minutes per group, total: 15 minutes per group with 5 minutes for transition</w:t>
      </w:r>
    </w:p>
    <w:p w14:paraId="5762F7A4" w14:textId="77777777" w:rsidR="00997D44" w:rsidRPr="00F506F3" w:rsidRDefault="00997D44" w:rsidP="00540B8F">
      <w:pPr>
        <w:spacing w:after="0" w:line="480" w:lineRule="auto"/>
        <w:rPr>
          <w:rFonts w:ascii="Times New Roman" w:hAnsi="Times New Roman" w:cs="Times New Roman"/>
          <w:color w:val="000000"/>
          <w:sz w:val="24"/>
          <w:szCs w:val="24"/>
        </w:rPr>
      </w:pPr>
    </w:p>
    <w:p w14:paraId="7FE8454A" w14:textId="77777777" w:rsidR="00997D44" w:rsidRPr="00F506F3" w:rsidRDefault="00997D44" w:rsidP="00E8303C">
      <w:pPr>
        <w:spacing w:after="0" w:line="480" w:lineRule="auto"/>
        <w:rPr>
          <w:rFonts w:ascii="Times New Roman" w:eastAsia="Times New Roman" w:hAnsi="Times New Roman" w:cs="Times New Roman"/>
          <w:color w:val="000000"/>
          <w:sz w:val="24"/>
          <w:szCs w:val="24"/>
        </w:rPr>
      </w:pPr>
      <w:bookmarkStart w:id="5" w:name="_Hlk213417293"/>
      <w:r w:rsidRPr="00E122D0">
        <w:rPr>
          <w:rFonts w:ascii="Times New Roman" w:eastAsia="Times New Roman" w:hAnsi="Times New Roman" w:cs="Times New Roman"/>
          <w:color w:val="000000"/>
          <w:sz w:val="24"/>
          <w:szCs w:val="24"/>
        </w:rPr>
        <w:t>&lt;</w:t>
      </w:r>
      <w:r>
        <w:rPr>
          <w:rFonts w:ascii="Times New Roman" w:eastAsia="Times New Roman" w:hAnsi="Times New Roman" w:cs="Times New Roman"/>
          <w:color w:val="000000"/>
          <w:sz w:val="24"/>
          <w:szCs w:val="24"/>
        </w:rPr>
        <w:t>b</w:t>
      </w:r>
      <w:r w:rsidRPr="00E122D0">
        <w:rPr>
          <w:rFonts w:ascii="Times New Roman" w:eastAsia="Times New Roman" w:hAnsi="Times New Roman" w:cs="Times New Roman"/>
          <w:color w:val="000000"/>
          <w:sz w:val="24"/>
          <w:szCs w:val="24"/>
        </w:rPr>
        <w:t>&gt;</w:t>
      </w:r>
      <w:r>
        <w:rPr>
          <w:rFonts w:ascii="Times New Roman" w:eastAsia="Times New Roman" w:hAnsi="Times New Roman" w:cs="Times New Roman"/>
          <w:color w:val="000000"/>
          <w:sz w:val="24"/>
          <w:szCs w:val="24"/>
        </w:rPr>
        <w:t>Sample Simulation Schedule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5"/>
        <w:gridCol w:w="2205"/>
        <w:gridCol w:w="2205"/>
        <w:gridCol w:w="3245"/>
      </w:tblGrid>
      <w:tr w:rsidR="00E8303C" w:rsidRPr="00F506F3" w14:paraId="04F57392" w14:textId="77777777" w:rsidTr="00EB2BF9">
        <w:tc>
          <w:tcPr>
            <w:tcW w:w="1715" w:type="dxa"/>
            <w:tcBorders>
              <w:top w:val="single" w:sz="4" w:space="0" w:color="auto"/>
              <w:left w:val="single" w:sz="4" w:space="0" w:color="auto"/>
              <w:bottom w:val="single" w:sz="4" w:space="0" w:color="auto"/>
              <w:right w:val="single" w:sz="4" w:space="0" w:color="auto"/>
            </w:tcBorders>
            <w:shd w:val="clear" w:color="auto" w:fill="A73023"/>
          </w:tcPr>
          <w:bookmarkEnd w:id="5"/>
          <w:p w14:paraId="6401168C" w14:textId="0EF0072E" w:rsidR="005A0173" w:rsidRPr="00EB2BF9" w:rsidRDefault="00540B8F" w:rsidP="00EB2BF9">
            <w:pPr>
              <w:spacing w:after="0" w:line="480" w:lineRule="auto"/>
              <w:jc w:val="center"/>
              <w:rPr>
                <w:rFonts w:ascii="Times New Roman" w:hAnsi="Times New Roman" w:cs="Times New Roman"/>
                <w:b/>
                <w:bCs/>
                <w:color w:val="FFFFFF" w:themeColor="background1"/>
                <w:sz w:val="24"/>
                <w:szCs w:val="24"/>
              </w:rPr>
            </w:pPr>
            <w:r w:rsidRPr="00EB2BF9">
              <w:rPr>
                <w:rFonts w:ascii="Times New Roman" w:hAnsi="Times New Roman" w:cs="Times New Roman"/>
                <w:b/>
                <w:bCs/>
                <w:color w:val="FFFFFF" w:themeColor="background1"/>
                <w:sz w:val="24"/>
                <w:szCs w:val="24"/>
              </w:rPr>
              <w:t>STUDENTS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18CADF70" w14:textId="147640BE" w:rsidR="005A0173" w:rsidRPr="00EB2BF9" w:rsidRDefault="00540B8F" w:rsidP="00EB2BF9">
            <w:pPr>
              <w:spacing w:after="0" w:line="480" w:lineRule="auto"/>
              <w:jc w:val="center"/>
              <w:rPr>
                <w:rFonts w:ascii="Times New Roman" w:hAnsi="Times New Roman" w:cs="Times New Roman"/>
                <w:b/>
                <w:bCs/>
                <w:color w:val="FFFFFF" w:themeColor="background1"/>
                <w:sz w:val="24"/>
                <w:szCs w:val="24"/>
              </w:rPr>
            </w:pPr>
            <w:r w:rsidRPr="00EB2BF9">
              <w:rPr>
                <w:rFonts w:ascii="Times New Roman" w:hAnsi="Times New Roman" w:cs="Times New Roman"/>
                <w:b/>
                <w:bCs/>
                <w:color w:val="FFFFFF" w:themeColor="background1"/>
                <w:sz w:val="24"/>
                <w:szCs w:val="24"/>
              </w:rPr>
              <w:t>TIME FRAMES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39EA98B7" w14:textId="35D3C1E0" w:rsidR="005A0173" w:rsidRPr="00EB2BF9" w:rsidRDefault="00540B8F" w:rsidP="00EB2BF9">
            <w:pPr>
              <w:spacing w:after="0" w:line="480" w:lineRule="auto"/>
              <w:jc w:val="center"/>
              <w:rPr>
                <w:rFonts w:ascii="Times New Roman" w:hAnsi="Times New Roman" w:cs="Times New Roman"/>
                <w:b/>
                <w:bCs/>
                <w:color w:val="FFFFFF" w:themeColor="background1"/>
                <w:sz w:val="24"/>
                <w:szCs w:val="24"/>
              </w:rPr>
            </w:pPr>
            <w:r w:rsidRPr="00EB2BF9">
              <w:rPr>
                <w:rFonts w:ascii="Times New Roman" w:hAnsi="Times New Roman" w:cs="Times New Roman"/>
                <w:b/>
                <w:bCs/>
                <w:color w:val="FFFFFF" w:themeColor="background1"/>
                <w:sz w:val="24"/>
                <w:szCs w:val="24"/>
              </w:rPr>
              <w:t>ACTUAL TIMES</w:t>
            </w:r>
          </w:p>
        </w:tc>
        <w:tc>
          <w:tcPr>
            <w:tcW w:w="3245" w:type="dxa"/>
            <w:tcBorders>
              <w:top w:val="single" w:sz="4" w:space="0" w:color="auto"/>
              <w:left w:val="single" w:sz="4" w:space="0" w:color="auto"/>
              <w:bottom w:val="single" w:sz="4" w:space="0" w:color="auto"/>
              <w:right w:val="single" w:sz="4" w:space="0" w:color="auto"/>
            </w:tcBorders>
            <w:shd w:val="clear" w:color="auto" w:fill="A73023"/>
          </w:tcPr>
          <w:p w14:paraId="77F173D4" w14:textId="756E44D7" w:rsidR="005A0173" w:rsidRPr="00EB2BF9" w:rsidRDefault="00540B8F" w:rsidP="00EB2BF9">
            <w:pPr>
              <w:spacing w:after="0" w:line="480" w:lineRule="auto"/>
              <w:jc w:val="center"/>
              <w:rPr>
                <w:rFonts w:ascii="Times New Roman" w:hAnsi="Times New Roman" w:cs="Times New Roman"/>
                <w:b/>
                <w:bCs/>
                <w:color w:val="FFFFFF" w:themeColor="background1"/>
                <w:sz w:val="24"/>
                <w:szCs w:val="24"/>
              </w:rPr>
            </w:pPr>
            <w:r w:rsidRPr="00EB2BF9">
              <w:rPr>
                <w:rFonts w:ascii="Times New Roman" w:hAnsi="Times New Roman" w:cs="Times New Roman"/>
                <w:b/>
                <w:bCs/>
                <w:color w:val="FFFFFF" w:themeColor="background1"/>
                <w:sz w:val="24"/>
                <w:szCs w:val="24"/>
              </w:rPr>
              <w:t>LOCATION</w:t>
            </w:r>
          </w:p>
        </w:tc>
      </w:tr>
      <w:tr w:rsidR="00E8303C" w:rsidRPr="00F506F3" w14:paraId="70F73E55" w14:textId="77777777" w:rsidTr="00EB2BF9">
        <w:tc>
          <w:tcPr>
            <w:tcW w:w="1715" w:type="dxa"/>
            <w:tcBorders>
              <w:top w:val="single" w:sz="4" w:space="0" w:color="auto"/>
              <w:left w:val="single" w:sz="6" w:space="0" w:color="auto"/>
              <w:bottom w:val="single" w:sz="6" w:space="0" w:color="auto"/>
              <w:right w:val="single" w:sz="6" w:space="0" w:color="auto"/>
            </w:tcBorders>
          </w:tcPr>
          <w:p w14:paraId="65B9CEA8" w14:textId="39AF422C"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1-3</w:t>
            </w:r>
          </w:p>
        </w:tc>
        <w:tc>
          <w:tcPr>
            <w:tcW w:w="2205" w:type="dxa"/>
            <w:tcBorders>
              <w:top w:val="single" w:sz="4" w:space="0" w:color="auto"/>
              <w:left w:val="single" w:sz="6" w:space="0" w:color="auto"/>
              <w:bottom w:val="single" w:sz="6" w:space="0" w:color="auto"/>
              <w:right w:val="single" w:sz="4" w:space="0" w:color="auto"/>
            </w:tcBorders>
            <w:hideMark/>
          </w:tcPr>
          <w:p w14:paraId="2439EC88" w14:textId="57EDC227"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15-20</w:t>
            </w:r>
          </w:p>
        </w:tc>
        <w:tc>
          <w:tcPr>
            <w:tcW w:w="2205" w:type="dxa"/>
            <w:tcBorders>
              <w:top w:val="single" w:sz="4" w:space="0" w:color="auto"/>
              <w:left w:val="single" w:sz="4" w:space="0" w:color="auto"/>
              <w:bottom w:val="single" w:sz="4" w:space="0" w:color="auto"/>
              <w:right w:val="single" w:sz="4" w:space="0" w:color="auto"/>
            </w:tcBorders>
          </w:tcPr>
          <w:p w14:paraId="5D33EDA7" w14:textId="7BE5F0D8"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40-10</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55</w:t>
            </w:r>
          </w:p>
        </w:tc>
        <w:tc>
          <w:tcPr>
            <w:tcW w:w="3245" w:type="dxa"/>
            <w:tcBorders>
              <w:top w:val="single" w:sz="4" w:space="0" w:color="auto"/>
              <w:left w:val="single" w:sz="4" w:space="0" w:color="auto"/>
              <w:bottom w:val="single" w:sz="6" w:space="0" w:color="auto"/>
              <w:right w:val="single" w:sz="6" w:space="0" w:color="auto"/>
            </w:tcBorders>
            <w:hideMark/>
          </w:tcPr>
          <w:p w14:paraId="2C310E1D" w14:textId="45EAF3AE" w:rsidR="00B5225C" w:rsidRPr="00F506F3" w:rsidRDefault="0011008E"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color w:val="000000"/>
                <w:sz w:val="24"/>
                <w:szCs w:val="24"/>
              </w:rPr>
              <w:t xml:space="preserve">Athletic </w:t>
            </w:r>
            <w:r w:rsidR="00351EC1">
              <w:rPr>
                <w:rFonts w:ascii="Times New Roman" w:hAnsi="Times New Roman" w:cs="Times New Roman"/>
                <w:color w:val="000000"/>
                <w:sz w:val="24"/>
                <w:szCs w:val="24"/>
              </w:rPr>
              <w:t>t</w:t>
            </w:r>
            <w:r w:rsidRPr="00F506F3">
              <w:rPr>
                <w:rFonts w:ascii="Times New Roman" w:hAnsi="Times New Roman" w:cs="Times New Roman"/>
                <w:color w:val="000000"/>
                <w:sz w:val="24"/>
                <w:szCs w:val="24"/>
              </w:rPr>
              <w:t xml:space="preserve">raining </w:t>
            </w:r>
            <w:r w:rsidR="00351EC1">
              <w:rPr>
                <w:rFonts w:ascii="Times New Roman" w:hAnsi="Times New Roman" w:cs="Times New Roman"/>
                <w:color w:val="000000"/>
                <w:sz w:val="24"/>
                <w:szCs w:val="24"/>
              </w:rPr>
              <w:t>c</w:t>
            </w:r>
            <w:r w:rsidRPr="00F506F3">
              <w:rPr>
                <w:rFonts w:ascii="Times New Roman" w:hAnsi="Times New Roman" w:cs="Times New Roman"/>
                <w:color w:val="000000"/>
                <w:sz w:val="24"/>
                <w:szCs w:val="24"/>
              </w:rPr>
              <w:t>linic</w:t>
            </w:r>
          </w:p>
        </w:tc>
      </w:tr>
      <w:tr w:rsidR="00E8303C" w:rsidRPr="00F506F3" w14:paraId="3729706B" w14:textId="77777777" w:rsidTr="00EB2BF9">
        <w:tc>
          <w:tcPr>
            <w:tcW w:w="1715" w:type="dxa"/>
            <w:tcBorders>
              <w:top w:val="nil"/>
              <w:left w:val="single" w:sz="6" w:space="0" w:color="auto"/>
              <w:bottom w:val="single" w:sz="6" w:space="0" w:color="auto"/>
              <w:right w:val="single" w:sz="6" w:space="0" w:color="auto"/>
            </w:tcBorders>
          </w:tcPr>
          <w:p w14:paraId="581F2DE0" w14:textId="27FBFA42"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4-6</w:t>
            </w:r>
          </w:p>
        </w:tc>
        <w:tc>
          <w:tcPr>
            <w:tcW w:w="2205" w:type="dxa"/>
            <w:tcBorders>
              <w:top w:val="nil"/>
              <w:left w:val="single" w:sz="6" w:space="0" w:color="auto"/>
              <w:bottom w:val="single" w:sz="6" w:space="0" w:color="auto"/>
              <w:right w:val="single" w:sz="4" w:space="0" w:color="auto"/>
            </w:tcBorders>
            <w:hideMark/>
          </w:tcPr>
          <w:p w14:paraId="3F2FD2E6" w14:textId="174E2541"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15-20</w:t>
            </w:r>
          </w:p>
        </w:tc>
        <w:tc>
          <w:tcPr>
            <w:tcW w:w="2205" w:type="dxa"/>
            <w:tcBorders>
              <w:top w:val="single" w:sz="4" w:space="0" w:color="auto"/>
              <w:left w:val="single" w:sz="4" w:space="0" w:color="auto"/>
              <w:bottom w:val="single" w:sz="4" w:space="0" w:color="auto"/>
              <w:right w:val="single" w:sz="4" w:space="0" w:color="auto"/>
            </w:tcBorders>
          </w:tcPr>
          <w:p w14:paraId="28BAAA4E" w14:textId="4DD3EABD" w:rsidR="00B5225C" w:rsidRPr="00F506F3" w:rsidRDefault="00B5225C"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11</w:t>
            </w:r>
            <w:r w:rsidRPr="00F506F3">
              <w:rPr>
                <w:rFonts w:ascii="Times New Roman" w:hAnsi="Times New Roman" w:cs="Times New Roman"/>
                <w:color w:val="000000"/>
                <w:sz w:val="24"/>
                <w:szCs w:val="24"/>
              </w:rPr>
              <w:t>:</w:t>
            </w:r>
            <w:r w:rsidRPr="00E122D0">
              <w:rPr>
                <w:rFonts w:ascii="Times New Roman" w:hAnsi="Times New Roman" w:cs="Times New Roman"/>
                <w:color w:val="000000"/>
                <w:sz w:val="24"/>
                <w:szCs w:val="24"/>
              </w:rPr>
              <w:t>00-11</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15</w:t>
            </w:r>
          </w:p>
        </w:tc>
        <w:tc>
          <w:tcPr>
            <w:tcW w:w="3245" w:type="dxa"/>
            <w:tcBorders>
              <w:top w:val="nil"/>
              <w:left w:val="single" w:sz="4" w:space="0" w:color="auto"/>
              <w:bottom w:val="single" w:sz="6" w:space="0" w:color="auto"/>
              <w:right w:val="single" w:sz="6" w:space="0" w:color="auto"/>
            </w:tcBorders>
            <w:hideMark/>
          </w:tcPr>
          <w:p w14:paraId="1C2449A1" w14:textId="65F33765" w:rsidR="00B5225C" w:rsidRPr="00F506F3" w:rsidRDefault="0011008E"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color w:val="000000"/>
                <w:sz w:val="24"/>
                <w:szCs w:val="24"/>
              </w:rPr>
              <w:t xml:space="preserve">Athletic </w:t>
            </w:r>
            <w:r w:rsidR="00351EC1">
              <w:rPr>
                <w:rFonts w:ascii="Times New Roman" w:hAnsi="Times New Roman" w:cs="Times New Roman"/>
                <w:color w:val="000000"/>
                <w:sz w:val="24"/>
                <w:szCs w:val="24"/>
              </w:rPr>
              <w:t>t</w:t>
            </w:r>
            <w:r w:rsidRPr="00F506F3">
              <w:rPr>
                <w:rFonts w:ascii="Times New Roman" w:hAnsi="Times New Roman" w:cs="Times New Roman"/>
                <w:color w:val="000000"/>
                <w:sz w:val="24"/>
                <w:szCs w:val="24"/>
              </w:rPr>
              <w:t xml:space="preserve">raining </w:t>
            </w:r>
            <w:r w:rsidR="00351EC1">
              <w:rPr>
                <w:rFonts w:ascii="Times New Roman" w:hAnsi="Times New Roman" w:cs="Times New Roman"/>
                <w:color w:val="000000"/>
                <w:sz w:val="24"/>
                <w:szCs w:val="24"/>
              </w:rPr>
              <w:t>c</w:t>
            </w:r>
            <w:r w:rsidRPr="00F506F3">
              <w:rPr>
                <w:rFonts w:ascii="Times New Roman" w:hAnsi="Times New Roman" w:cs="Times New Roman"/>
                <w:color w:val="000000"/>
                <w:sz w:val="24"/>
                <w:szCs w:val="24"/>
              </w:rPr>
              <w:t>linic</w:t>
            </w:r>
          </w:p>
        </w:tc>
      </w:tr>
      <w:tr w:rsidR="00E8303C" w:rsidRPr="00F506F3" w14:paraId="7FE28363" w14:textId="77777777" w:rsidTr="00EB2BF9">
        <w:tc>
          <w:tcPr>
            <w:tcW w:w="1715" w:type="dxa"/>
            <w:tcBorders>
              <w:top w:val="nil"/>
              <w:left w:val="single" w:sz="6" w:space="0" w:color="auto"/>
              <w:bottom w:val="single" w:sz="6" w:space="0" w:color="auto"/>
              <w:right w:val="single" w:sz="6" w:space="0" w:color="auto"/>
            </w:tcBorders>
          </w:tcPr>
          <w:p w14:paraId="4BCA84EC" w14:textId="20FD0D37"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7-9</w:t>
            </w:r>
          </w:p>
        </w:tc>
        <w:tc>
          <w:tcPr>
            <w:tcW w:w="2205" w:type="dxa"/>
            <w:tcBorders>
              <w:top w:val="nil"/>
              <w:left w:val="single" w:sz="6" w:space="0" w:color="auto"/>
              <w:bottom w:val="single" w:sz="6" w:space="0" w:color="auto"/>
              <w:right w:val="single" w:sz="4" w:space="0" w:color="auto"/>
            </w:tcBorders>
            <w:hideMark/>
          </w:tcPr>
          <w:p w14:paraId="335A3996" w14:textId="4C8167E2"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15-20</w:t>
            </w:r>
          </w:p>
        </w:tc>
        <w:tc>
          <w:tcPr>
            <w:tcW w:w="2205" w:type="dxa"/>
            <w:tcBorders>
              <w:top w:val="single" w:sz="4" w:space="0" w:color="auto"/>
              <w:left w:val="single" w:sz="4" w:space="0" w:color="auto"/>
              <w:bottom w:val="single" w:sz="4" w:space="0" w:color="auto"/>
              <w:right w:val="single" w:sz="4" w:space="0" w:color="auto"/>
            </w:tcBorders>
          </w:tcPr>
          <w:p w14:paraId="275FFFE4" w14:textId="78F797EA" w:rsidR="00B5225C" w:rsidRPr="00F506F3" w:rsidRDefault="00B5225C"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20-11</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35</w:t>
            </w:r>
          </w:p>
        </w:tc>
        <w:tc>
          <w:tcPr>
            <w:tcW w:w="3245" w:type="dxa"/>
            <w:tcBorders>
              <w:top w:val="nil"/>
              <w:left w:val="single" w:sz="4" w:space="0" w:color="auto"/>
              <w:bottom w:val="single" w:sz="6" w:space="0" w:color="auto"/>
              <w:right w:val="single" w:sz="6" w:space="0" w:color="auto"/>
            </w:tcBorders>
            <w:hideMark/>
          </w:tcPr>
          <w:p w14:paraId="28E8A3D9" w14:textId="42DA1055" w:rsidR="00B5225C" w:rsidRPr="00F506F3" w:rsidRDefault="0011008E"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color w:val="000000"/>
                <w:sz w:val="24"/>
                <w:szCs w:val="24"/>
              </w:rPr>
              <w:t xml:space="preserve">Athletic </w:t>
            </w:r>
            <w:r w:rsidR="00351EC1">
              <w:rPr>
                <w:rFonts w:ascii="Times New Roman" w:hAnsi="Times New Roman" w:cs="Times New Roman"/>
                <w:color w:val="000000"/>
                <w:sz w:val="24"/>
                <w:szCs w:val="24"/>
              </w:rPr>
              <w:t>t</w:t>
            </w:r>
            <w:r w:rsidRPr="00F506F3">
              <w:rPr>
                <w:rFonts w:ascii="Times New Roman" w:hAnsi="Times New Roman" w:cs="Times New Roman"/>
                <w:color w:val="000000"/>
                <w:sz w:val="24"/>
                <w:szCs w:val="24"/>
              </w:rPr>
              <w:t xml:space="preserve">raining </w:t>
            </w:r>
            <w:r w:rsidR="00351EC1">
              <w:rPr>
                <w:rFonts w:ascii="Times New Roman" w:hAnsi="Times New Roman" w:cs="Times New Roman"/>
                <w:color w:val="000000"/>
                <w:sz w:val="24"/>
                <w:szCs w:val="24"/>
              </w:rPr>
              <w:t>c</w:t>
            </w:r>
            <w:r w:rsidRPr="00F506F3">
              <w:rPr>
                <w:rFonts w:ascii="Times New Roman" w:hAnsi="Times New Roman" w:cs="Times New Roman"/>
                <w:color w:val="000000"/>
                <w:sz w:val="24"/>
                <w:szCs w:val="24"/>
              </w:rPr>
              <w:t>linic</w:t>
            </w:r>
          </w:p>
        </w:tc>
      </w:tr>
      <w:tr w:rsidR="00E8303C" w:rsidRPr="00F506F3" w14:paraId="0D7B1012" w14:textId="77777777" w:rsidTr="00EB2BF9">
        <w:tc>
          <w:tcPr>
            <w:tcW w:w="1715" w:type="dxa"/>
            <w:tcBorders>
              <w:top w:val="nil"/>
              <w:left w:val="single" w:sz="6" w:space="0" w:color="auto"/>
              <w:bottom w:val="single" w:sz="4" w:space="0" w:color="auto"/>
              <w:right w:val="single" w:sz="6" w:space="0" w:color="auto"/>
            </w:tcBorders>
          </w:tcPr>
          <w:p w14:paraId="2FD758B7" w14:textId="789C402D" w:rsidR="00B5225C" w:rsidRPr="00F506F3" w:rsidRDefault="00B5225C"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10-12</w:t>
            </w:r>
          </w:p>
        </w:tc>
        <w:tc>
          <w:tcPr>
            <w:tcW w:w="2205" w:type="dxa"/>
            <w:tcBorders>
              <w:top w:val="nil"/>
              <w:left w:val="single" w:sz="6" w:space="0" w:color="auto"/>
              <w:bottom w:val="single" w:sz="4" w:space="0" w:color="auto"/>
              <w:right w:val="single" w:sz="4" w:space="0" w:color="auto"/>
            </w:tcBorders>
            <w:hideMark/>
          </w:tcPr>
          <w:p w14:paraId="73731F99" w14:textId="62295FCF" w:rsidR="00B5225C" w:rsidRPr="00F506F3" w:rsidRDefault="0011008E"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15-20</w:t>
            </w:r>
          </w:p>
        </w:tc>
        <w:tc>
          <w:tcPr>
            <w:tcW w:w="2205" w:type="dxa"/>
            <w:tcBorders>
              <w:top w:val="single" w:sz="4" w:space="0" w:color="auto"/>
              <w:left w:val="single" w:sz="4" w:space="0" w:color="auto"/>
              <w:bottom w:val="single" w:sz="4" w:space="0" w:color="auto"/>
              <w:right w:val="single" w:sz="4" w:space="0" w:color="auto"/>
            </w:tcBorders>
          </w:tcPr>
          <w:p w14:paraId="2290167D" w14:textId="37D60318" w:rsidR="00B5225C" w:rsidRPr="00F506F3" w:rsidRDefault="00B5225C"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40-11</w:t>
            </w:r>
            <w:r w:rsidRPr="00F506F3">
              <w:rPr>
                <w:rFonts w:ascii="Times New Roman" w:hAnsi="Times New Roman" w:cs="Times New Roman"/>
                <w:color w:val="000000"/>
                <w:sz w:val="24"/>
                <w:szCs w:val="24"/>
              </w:rPr>
              <w:t>:</w:t>
            </w:r>
            <w:r w:rsidRPr="00E122D0">
              <w:rPr>
                <w:rFonts w:ascii="Times New Roman" w:hAnsi="Times New Roman" w:cs="Times New Roman"/>
                <w:color w:val="000000"/>
                <w:sz w:val="24"/>
                <w:szCs w:val="24"/>
              </w:rPr>
              <w:t>55</w:t>
            </w:r>
          </w:p>
        </w:tc>
        <w:tc>
          <w:tcPr>
            <w:tcW w:w="3245" w:type="dxa"/>
            <w:tcBorders>
              <w:top w:val="nil"/>
              <w:left w:val="single" w:sz="4" w:space="0" w:color="auto"/>
              <w:bottom w:val="single" w:sz="4" w:space="0" w:color="auto"/>
              <w:right w:val="single" w:sz="6" w:space="0" w:color="auto"/>
            </w:tcBorders>
            <w:hideMark/>
          </w:tcPr>
          <w:p w14:paraId="0CBB6E17" w14:textId="2C5C5FE5" w:rsidR="00B5225C" w:rsidRPr="00F506F3" w:rsidRDefault="0011008E"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color w:val="000000"/>
                <w:sz w:val="24"/>
                <w:szCs w:val="24"/>
              </w:rPr>
              <w:t xml:space="preserve">Athletic </w:t>
            </w:r>
            <w:r w:rsidR="00351EC1">
              <w:rPr>
                <w:rFonts w:ascii="Times New Roman" w:hAnsi="Times New Roman" w:cs="Times New Roman"/>
                <w:color w:val="000000"/>
                <w:sz w:val="24"/>
                <w:szCs w:val="24"/>
              </w:rPr>
              <w:t>t</w:t>
            </w:r>
            <w:r w:rsidRPr="00F506F3">
              <w:rPr>
                <w:rFonts w:ascii="Times New Roman" w:hAnsi="Times New Roman" w:cs="Times New Roman"/>
                <w:color w:val="000000"/>
                <w:sz w:val="24"/>
                <w:szCs w:val="24"/>
              </w:rPr>
              <w:t xml:space="preserve">raining </w:t>
            </w:r>
            <w:r w:rsidR="00351EC1">
              <w:rPr>
                <w:rFonts w:ascii="Times New Roman" w:hAnsi="Times New Roman" w:cs="Times New Roman"/>
                <w:color w:val="000000"/>
                <w:sz w:val="24"/>
                <w:szCs w:val="24"/>
              </w:rPr>
              <w:t>c</w:t>
            </w:r>
            <w:r w:rsidRPr="00F506F3">
              <w:rPr>
                <w:rFonts w:ascii="Times New Roman" w:hAnsi="Times New Roman" w:cs="Times New Roman"/>
                <w:color w:val="000000"/>
                <w:sz w:val="24"/>
                <w:szCs w:val="24"/>
              </w:rPr>
              <w:t>linic</w:t>
            </w:r>
          </w:p>
        </w:tc>
      </w:tr>
      <w:tr w:rsidR="00E8303C" w:rsidRPr="00F506F3" w14:paraId="6391A2B1" w14:textId="77777777" w:rsidTr="00EB2BF9">
        <w:tc>
          <w:tcPr>
            <w:tcW w:w="9370" w:type="dxa"/>
            <w:gridSpan w:val="4"/>
            <w:tcBorders>
              <w:top w:val="single" w:sz="4" w:space="0" w:color="auto"/>
              <w:left w:val="single" w:sz="4" w:space="0" w:color="auto"/>
              <w:bottom w:val="single" w:sz="4" w:space="0" w:color="auto"/>
              <w:right w:val="single" w:sz="4" w:space="0" w:color="auto"/>
            </w:tcBorders>
          </w:tcPr>
          <w:p w14:paraId="5F5539A7" w14:textId="34C5C5EC" w:rsidR="008A7AED" w:rsidRPr="00F506F3" w:rsidRDefault="008A7AED" w:rsidP="00FF1130">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Debrief: </w:t>
            </w:r>
            <w:r w:rsidR="00540B8F">
              <w:rPr>
                <w:rFonts w:ascii="Times New Roman" w:hAnsi="Times New Roman" w:cs="Times New Roman"/>
                <w:color w:val="000000"/>
                <w:sz w:val="24"/>
                <w:szCs w:val="24"/>
              </w:rPr>
              <w:t>≥</w:t>
            </w:r>
            <w:r w:rsidRPr="00E122D0">
              <w:rPr>
                <w:rFonts w:ascii="Times New Roman" w:hAnsi="Times New Roman" w:cs="Times New Roman"/>
                <w:color w:val="000000"/>
                <w:sz w:val="24"/>
                <w:szCs w:val="24"/>
              </w:rPr>
              <w:t>30 min</w:t>
            </w:r>
          </w:p>
        </w:tc>
      </w:tr>
    </w:tbl>
    <w:p w14:paraId="4A7B8253" w14:textId="0B047DAE" w:rsidR="002238F1" w:rsidRPr="00F506F3" w:rsidRDefault="002238F1"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\qqEND downloadable content\</w:t>
      </w:r>
    </w:p>
    <w:p w14:paraId="53977FF0" w14:textId="77777777" w:rsidR="00997D44" w:rsidRPr="00F506F3" w:rsidRDefault="00997D44" w:rsidP="00E8303C">
      <w:pPr>
        <w:spacing w:after="0" w:line="480" w:lineRule="auto"/>
        <w:rPr>
          <w:rFonts w:ascii="Times New Roman" w:eastAsia="Times New Roman" w:hAnsi="Times New Roman" w:cs="Times New Roman"/>
          <w:color w:val="000000"/>
          <w:sz w:val="24"/>
          <w:szCs w:val="24"/>
        </w:rPr>
      </w:pPr>
    </w:p>
    <w:p w14:paraId="12C68C88" w14:textId="79DCEF3E" w:rsidR="002238F1" w:rsidRPr="00F506F3" w:rsidRDefault="002238F1"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\qqBEGIN downloadable content\</w:t>
      </w:r>
      <w:r w:rsidR="002B68E9" w:rsidRPr="00252A55">
        <w:rPr>
          <w:rFonts w:ascii="Times New Roman" w:eastAsia="Times New Roman" w:hAnsi="Times New Roman" w:cs="Times New Roman"/>
          <w:b/>
          <w:bCs/>
          <w:color w:val="000000"/>
          <w:sz w:val="24"/>
          <w:szCs w:val="24"/>
        </w:rPr>
        <w:t>Button name: Personnel, Equipment, and Moulage</w:t>
      </w:r>
    </w:p>
    <w:p w14:paraId="25EC68AE" w14:textId="716ADBE3" w:rsidR="00935A5D" w:rsidRPr="00F506F3" w:rsidRDefault="7D894E67"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title</w:t>
      </w:r>
      <w:r w:rsidRPr="00E122D0">
        <w:rPr>
          <w:rFonts w:ascii="Times New Roman" w:hAnsi="Times New Roman" w:cs="Times New Roman"/>
          <w:color w:val="000000"/>
          <w:sz w:val="24"/>
          <w:szCs w:val="24"/>
        </w:rPr>
        <w:t>&gt;P</w:t>
      </w:r>
      <w:r>
        <w:rPr>
          <w:rFonts w:ascii="Times New Roman" w:hAnsi="Times New Roman" w:cs="Times New Roman"/>
          <w:color w:val="000000"/>
          <w:sz w:val="24"/>
          <w:szCs w:val="24"/>
        </w:rPr>
        <w:t>ersonnel, Equipment, and Moulage</w:t>
      </w:r>
    </w:p>
    <w:p w14:paraId="3E5FD927" w14:textId="77777777" w:rsidR="00662C5B" w:rsidRPr="00F506F3" w:rsidRDefault="00662C5B"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&gt;P</w:t>
      </w:r>
      <w:r>
        <w:rPr>
          <w:rFonts w:ascii="Times New Roman" w:hAnsi="Times New Roman" w:cs="Times New Roman"/>
          <w:color w:val="000000"/>
          <w:sz w:val="24"/>
          <w:szCs w:val="24"/>
        </w:rPr>
        <w:t>ersonnel</w:t>
      </w:r>
    </w:p>
    <w:p w14:paraId="7978955A" w14:textId="4080E108" w:rsidR="00935A5D" w:rsidRPr="00F506F3" w:rsidRDefault="00935A5D"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Personnel for this simulation includes </w:t>
      </w:r>
      <w:r w:rsidR="008E1FAF">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w:t>
      </w:r>
      <w:r w:rsidR="002B68E9">
        <w:rPr>
          <w:rFonts w:ascii="Times New Roman" w:hAnsi="Times New Roman" w:cs="Times New Roman"/>
          <w:color w:val="000000"/>
          <w:sz w:val="24"/>
          <w:szCs w:val="24"/>
        </w:rPr>
        <w:t>embedded personnel (</w:t>
      </w:r>
      <w:r>
        <w:rPr>
          <w:rFonts w:ascii="Times New Roman" w:hAnsi="Times New Roman" w:cs="Times New Roman"/>
          <w:color w:val="000000"/>
          <w:sz w:val="24"/>
          <w:szCs w:val="24"/>
        </w:rPr>
        <w:t>EP</w:t>
      </w:r>
      <w:r w:rsidR="002B68E9">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7C77FE">
        <w:rPr>
          <w:rFonts w:ascii="Times New Roman" w:hAnsi="Times New Roman" w:cs="Times New Roman"/>
          <w:color w:val="000000"/>
          <w:sz w:val="24"/>
          <w:szCs w:val="24"/>
        </w:rPr>
        <w:t>c</w:t>
      </w:r>
      <w:r>
        <w:rPr>
          <w:rFonts w:ascii="Times New Roman" w:hAnsi="Times New Roman" w:cs="Times New Roman"/>
          <w:color w:val="000000"/>
          <w:sz w:val="24"/>
          <w:szCs w:val="24"/>
        </w:rPr>
        <w:t>oach)</w:t>
      </w:r>
      <w:r w:rsidR="00662C5B" w:rsidRPr="00F506F3">
        <w:rPr>
          <w:rFonts w:ascii="Times New Roman" w:hAnsi="Times New Roman" w:cs="Times New Roman"/>
          <w:color w:val="000000"/>
          <w:sz w:val="24"/>
          <w:szCs w:val="24"/>
        </w:rPr>
        <w:t xml:space="preserve"> and </w:t>
      </w:r>
      <w:r w:rsidR="008E1FAF">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w:t>
      </w:r>
      <w:r w:rsidR="001A766D">
        <w:rPr>
          <w:rFonts w:ascii="Times New Roman" w:hAnsi="Times New Roman" w:cs="Times New Roman"/>
          <w:color w:val="000000"/>
          <w:sz w:val="24"/>
          <w:szCs w:val="24"/>
        </w:rPr>
        <w:t>p</w:t>
      </w:r>
      <w:r>
        <w:rPr>
          <w:rFonts w:ascii="Times New Roman" w:hAnsi="Times New Roman" w:cs="Times New Roman"/>
          <w:color w:val="000000"/>
          <w:sz w:val="24"/>
          <w:szCs w:val="24"/>
        </w:rPr>
        <w:t>roctor (usually not in the room).</w:t>
      </w:r>
    </w:p>
    <w:p w14:paraId="117F4494" w14:textId="77777777" w:rsidR="00662C5B" w:rsidRPr="00F506F3" w:rsidRDefault="00662C5B" w:rsidP="00E8303C">
      <w:pPr>
        <w:spacing w:after="0" w:line="480" w:lineRule="auto"/>
        <w:rPr>
          <w:rFonts w:ascii="Times New Roman" w:hAnsi="Times New Roman" w:cs="Times New Roman"/>
          <w:color w:val="000000"/>
          <w:sz w:val="24"/>
          <w:szCs w:val="24"/>
        </w:rPr>
      </w:pPr>
    </w:p>
    <w:p w14:paraId="4405094B" w14:textId="05F8D9BE" w:rsidR="00662C5B" w:rsidRPr="00F506F3" w:rsidRDefault="00662C5B"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Equipment</w:t>
      </w:r>
    </w:p>
    <w:p w14:paraId="22069C1A" w14:textId="6EA707C8" w:rsidR="00935A5D" w:rsidRPr="00F506F3" w:rsidRDefault="00662C5B"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color w:val="000000"/>
          <w:sz w:val="24"/>
          <w:szCs w:val="24"/>
        </w:rPr>
        <w:t>The coach will need</w:t>
      </w:r>
      <w:r w:rsidR="5DD4DE40" w:rsidRPr="00F506F3">
        <w:rPr>
          <w:rFonts w:ascii="Times New Roman" w:hAnsi="Times New Roman" w:cs="Times New Roman"/>
          <w:color w:val="000000"/>
          <w:sz w:val="24"/>
          <w:szCs w:val="24"/>
        </w:rPr>
        <w:t xml:space="preserve"> </w:t>
      </w:r>
      <w:r w:rsidR="00D46291" w:rsidRPr="00F506F3">
        <w:rPr>
          <w:rFonts w:ascii="Times New Roman" w:hAnsi="Times New Roman" w:cs="Times New Roman"/>
          <w:color w:val="000000"/>
          <w:sz w:val="24"/>
          <w:szCs w:val="24"/>
        </w:rPr>
        <w:t>a</w:t>
      </w:r>
      <w:r w:rsidR="5DD4DE40" w:rsidRPr="00F506F3">
        <w:rPr>
          <w:rFonts w:ascii="Times New Roman" w:hAnsi="Times New Roman" w:cs="Times New Roman"/>
          <w:color w:val="000000"/>
          <w:sz w:val="24"/>
          <w:szCs w:val="24"/>
        </w:rPr>
        <w:t xml:space="preserve"> photo of the patient with her sling removed.</w:t>
      </w:r>
      <w:r w:rsidRPr="00F506F3">
        <w:rPr>
          <w:rFonts w:ascii="Times New Roman" w:hAnsi="Times New Roman" w:cs="Times New Roman"/>
          <w:color w:val="000000"/>
          <w:sz w:val="24"/>
          <w:szCs w:val="24"/>
        </w:rPr>
        <w:t xml:space="preserve"> See the separate download for this photo.</w:t>
      </w:r>
    </w:p>
    <w:p w14:paraId="0C17EC74" w14:textId="08579CA3" w:rsidR="00662C5B" w:rsidRPr="00F506F3" w:rsidRDefault="00662C5B" w:rsidP="00E8303C">
      <w:pPr>
        <w:spacing w:after="0" w:line="480" w:lineRule="auto"/>
        <w:rPr>
          <w:rFonts w:ascii="Times New Roman" w:hAnsi="Times New Roman" w:cs="Times New Roman"/>
          <w:b/>
          <w:bCs/>
          <w:color w:val="000000"/>
          <w:sz w:val="24"/>
          <w:szCs w:val="24"/>
        </w:rPr>
      </w:pPr>
      <w:r w:rsidRPr="00F506F3">
        <w:rPr>
          <w:rFonts w:ascii="Times New Roman" w:hAnsi="Times New Roman" w:cs="Times New Roman"/>
          <w:b/>
          <w:bCs/>
          <w:color w:val="000000"/>
          <w:sz w:val="24"/>
          <w:szCs w:val="24"/>
        </w:rPr>
        <w:t>\qqEND downloadable content\</w:t>
      </w:r>
    </w:p>
    <w:p w14:paraId="3E71B282" w14:textId="77777777" w:rsidR="00662C5B" w:rsidRPr="00F506F3" w:rsidRDefault="00662C5B" w:rsidP="00E8303C">
      <w:pPr>
        <w:spacing w:after="0" w:line="480" w:lineRule="auto"/>
        <w:rPr>
          <w:rFonts w:ascii="Times New Roman" w:hAnsi="Times New Roman" w:cs="Times New Roman"/>
          <w:color w:val="000000"/>
          <w:sz w:val="24"/>
          <w:szCs w:val="24"/>
        </w:rPr>
      </w:pPr>
    </w:p>
    <w:p w14:paraId="1E5EFFB8" w14:textId="4396F9EA" w:rsidR="00662C5B" w:rsidRPr="00F506F3" w:rsidRDefault="00662C5B"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 xml:space="preserve">\qqBEGIN downloadable content. Button name: Photo of </w:t>
      </w:r>
      <w:r w:rsidR="002B68E9">
        <w:rPr>
          <w:rFonts w:ascii="Times New Roman" w:eastAsia="Times New Roman" w:hAnsi="Times New Roman" w:cs="Times New Roman"/>
          <w:b/>
          <w:bCs/>
          <w:color w:val="000000"/>
          <w:sz w:val="24"/>
          <w:szCs w:val="24"/>
        </w:rPr>
        <w:t>P</w:t>
      </w:r>
      <w:r w:rsidR="00E408B9">
        <w:rPr>
          <w:rFonts w:ascii="Times New Roman" w:eastAsia="Times New Roman" w:hAnsi="Times New Roman" w:cs="Times New Roman"/>
          <w:b/>
          <w:bCs/>
          <w:color w:val="000000"/>
          <w:sz w:val="24"/>
          <w:szCs w:val="24"/>
        </w:rPr>
        <w:t>atien</w:t>
      </w:r>
      <w:r w:rsidR="002B68E9" w:rsidRPr="00F506F3">
        <w:rPr>
          <w:rFonts w:ascii="Times New Roman" w:eastAsia="Times New Roman" w:hAnsi="Times New Roman" w:cs="Times New Roman"/>
          <w:b/>
          <w:bCs/>
          <w:color w:val="000000"/>
          <w:sz w:val="24"/>
          <w:szCs w:val="24"/>
        </w:rPr>
        <w:t xml:space="preserve">t </w:t>
      </w:r>
      <w:r w:rsidR="002B68E9">
        <w:rPr>
          <w:rFonts w:ascii="Times New Roman" w:eastAsia="Times New Roman" w:hAnsi="Times New Roman" w:cs="Times New Roman"/>
          <w:b/>
          <w:bCs/>
          <w:color w:val="000000"/>
          <w:sz w:val="24"/>
          <w:szCs w:val="24"/>
        </w:rPr>
        <w:t>W</w:t>
      </w:r>
      <w:r w:rsidRPr="00F506F3">
        <w:rPr>
          <w:rFonts w:ascii="Times New Roman" w:eastAsia="Times New Roman" w:hAnsi="Times New Roman" w:cs="Times New Roman"/>
          <w:b/>
          <w:bCs/>
          <w:color w:val="000000"/>
          <w:sz w:val="24"/>
          <w:szCs w:val="24"/>
        </w:rPr>
        <w:t xml:space="preserve">ith </w:t>
      </w:r>
      <w:r w:rsidR="002B68E9">
        <w:rPr>
          <w:rFonts w:ascii="Times New Roman" w:eastAsia="Times New Roman" w:hAnsi="Times New Roman" w:cs="Times New Roman"/>
          <w:b/>
          <w:bCs/>
          <w:color w:val="000000"/>
          <w:sz w:val="24"/>
          <w:szCs w:val="24"/>
        </w:rPr>
        <w:t>S</w:t>
      </w:r>
      <w:r w:rsidRPr="00F506F3">
        <w:rPr>
          <w:rFonts w:ascii="Times New Roman" w:eastAsia="Times New Roman" w:hAnsi="Times New Roman" w:cs="Times New Roman"/>
          <w:b/>
          <w:bCs/>
          <w:color w:val="000000"/>
          <w:sz w:val="24"/>
          <w:szCs w:val="24"/>
        </w:rPr>
        <w:t xml:space="preserve">ling </w:t>
      </w:r>
      <w:r w:rsidR="002B68E9">
        <w:rPr>
          <w:rFonts w:ascii="Times New Roman" w:eastAsia="Times New Roman" w:hAnsi="Times New Roman" w:cs="Times New Roman"/>
          <w:b/>
          <w:bCs/>
          <w:color w:val="000000"/>
          <w:sz w:val="24"/>
          <w:szCs w:val="24"/>
        </w:rPr>
        <w:t>R</w:t>
      </w:r>
      <w:r w:rsidRPr="00F506F3">
        <w:rPr>
          <w:rFonts w:ascii="Times New Roman" w:eastAsia="Times New Roman" w:hAnsi="Times New Roman" w:cs="Times New Roman"/>
          <w:b/>
          <w:bCs/>
          <w:color w:val="000000"/>
          <w:sz w:val="24"/>
          <w:szCs w:val="24"/>
        </w:rPr>
        <w:t>emoved</w:t>
      </w:r>
    </w:p>
    <w:p w14:paraId="20B1F542" w14:textId="58A22184" w:rsidR="00662C5B" w:rsidRPr="00E408B9" w:rsidRDefault="00E408B9" w:rsidP="006672E6">
      <w:pPr>
        <w:spacing w:after="0" w:line="480" w:lineRule="auto"/>
        <w:rPr>
          <w:rFonts w:ascii="Times New Roman" w:hAnsi="Times New Roman" w:cs="Times New Roman"/>
          <w:b/>
          <w:bCs/>
          <w:color w:val="000000"/>
          <w:sz w:val="24"/>
          <w:szCs w:val="24"/>
        </w:rPr>
        <w:pPrChange w:id="6" w:author="Anna Seaman" w:date="2026-08-14T11:28:00Z" w16du:dateUtc="2026-08-14T16:28:00Z">
          <w:pPr>
            <w:spacing w:line="480" w:lineRule="auto"/>
          </w:pPr>
        </w:pPrChange>
      </w:pPr>
      <w:commentRangeStart w:id="7"/>
      <w:r>
        <w:rPr>
          <w:rFonts w:ascii="Times New Roman" w:hAnsi="Times New Roman" w:cs="Times New Roman"/>
          <w:b/>
          <w:bCs/>
          <w:color w:val="000000"/>
          <w:sz w:val="24"/>
          <w:szCs w:val="24"/>
        </w:rPr>
        <w:t xml:space="preserve">\qqINSERT: </w:t>
      </w:r>
      <w:ins w:id="8" w:author="Anna Seaman" w:date="2026-08-14T11:27:00Z" w16du:dateUtc="2026-08-14T16:27:00Z">
        <w:r w:rsidR="006672E6" w:rsidRPr="006672E6">
          <w:rPr>
            <w:rFonts w:ascii="Times New Roman" w:hAnsi="Times New Roman" w:cs="Times New Roman"/>
            <w:b/>
            <w:bCs/>
            <w:color w:val="000000"/>
            <w:sz w:val="24"/>
            <w:szCs w:val="24"/>
          </w:rPr>
          <w:t>\\pubfile\PubActive\Development\ACADEMIC\2-Active\Larson - X002572\02 Ancillaries\PDFs\PNG</w:t>
        </w:r>
        <w:r w:rsidR="006672E6">
          <w:rPr>
            <w:rFonts w:ascii="Times New Roman" w:hAnsi="Times New Roman" w:cs="Times New Roman"/>
            <w:b/>
            <w:bCs/>
            <w:color w:val="000000"/>
            <w:sz w:val="24"/>
            <w:szCs w:val="24"/>
          </w:rPr>
          <w:t>\</w:t>
        </w:r>
        <w:r w:rsidR="006672E6" w:rsidRPr="00EB2BF9">
          <w:rPr>
            <w:rFonts w:ascii="Times New Roman" w:hAnsi="Times New Roman" w:cs="Times New Roman"/>
            <w:b/>
            <w:bCs/>
            <w:color w:val="000000"/>
            <w:sz w:val="24"/>
            <w:szCs w:val="24"/>
          </w:rPr>
          <w:t>334681599.</w:t>
        </w:r>
        <w:r w:rsidR="006672E6">
          <w:rPr>
            <w:rFonts w:ascii="Times New Roman" w:hAnsi="Times New Roman" w:cs="Times New Roman"/>
            <w:b/>
            <w:bCs/>
            <w:color w:val="000000"/>
            <w:sz w:val="24"/>
            <w:szCs w:val="24"/>
          </w:rPr>
          <w:t>png</w:t>
        </w:r>
      </w:ins>
      <w:del w:id="9" w:author="Anna Seaman" w:date="2026-08-14T11:27:00Z" w16du:dateUtc="2026-08-14T16:27:00Z">
        <w:r w:rsidRPr="00EB2BF9" w:rsidDel="006672E6">
          <w:rPr>
            <w:rFonts w:ascii="Times New Roman" w:hAnsi="Times New Roman" w:cs="Times New Roman"/>
            <w:b/>
            <w:bCs/>
            <w:color w:val="000000"/>
            <w:sz w:val="24"/>
            <w:szCs w:val="24"/>
          </w:rPr>
          <w:delText>\\pubfile\PubActive\Production - Print and Ebook\E9000\E9800\E9814_Larson\Project Elements\Photo\E9814 RGB JPEGs\334681599.jpg</w:delText>
        </w:r>
      </w:del>
      <w:commentRangeEnd w:id="7"/>
      <w:r w:rsidR="006672E6" w:rsidRPr="00E408B9">
        <w:rPr>
          <w:rStyle w:val="CommentReference"/>
          <w:rFonts w:ascii="Times New Roman" w:hAnsi="Times New Roman" w:cs="Times New Roman"/>
          <w:b/>
          <w:bCs/>
          <w:color w:val="000000"/>
          <w:sz w:val="24"/>
          <w:szCs w:val="24"/>
        </w:rPr>
        <w:commentReference w:id="7"/>
      </w:r>
    </w:p>
    <w:p w14:paraId="5128946F" w14:textId="1C1FA376" w:rsidR="00532EB8" w:rsidRPr="00F506F3" w:rsidRDefault="00E408B9" w:rsidP="00E8303C">
      <w:pPr>
        <w:spacing w:after="0" w:line="480" w:lineRule="auto"/>
        <w:rPr>
          <w:rFonts w:ascii="Times New Roman" w:hAnsi="Times New Roman" w:cs="Times New Roman"/>
          <w:color w:val="000000"/>
          <w:sz w:val="24"/>
          <w:szCs w:val="24"/>
        </w:rPr>
      </w:pPr>
      <w:r w:rsidRPr="00FC305B">
        <w:rPr>
          <w:rFonts w:ascii="Times New Roman" w:hAnsi="Times New Roman" w:cs="Times New Roman"/>
          <w:b/>
          <w:bCs/>
          <w:color w:val="0A2F41" w:themeColor="accent1" w:themeShade="80"/>
          <w:sz w:val="24"/>
          <w:szCs w:val="24"/>
        </w:rPr>
        <w:t xml:space="preserve">FIGURE </w:t>
      </w:r>
      <w:r>
        <w:rPr>
          <w:rFonts w:ascii="Times New Roman" w:hAnsi="Times New Roman" w:cs="Times New Roman"/>
          <w:b/>
          <w:bCs/>
          <w:color w:val="0A2F41" w:themeColor="accent1" w:themeShade="80"/>
          <w:sz w:val="24"/>
          <w:szCs w:val="24"/>
        </w:rPr>
        <w:t>7</w:t>
      </w:r>
      <w:r w:rsidRPr="00FC305B">
        <w:rPr>
          <w:rFonts w:ascii="Times New Roman" w:hAnsi="Times New Roman" w:cs="Times New Roman"/>
          <w:b/>
          <w:bCs/>
          <w:color w:val="0A2F41" w:themeColor="accent1" w:themeShade="80"/>
          <w:sz w:val="24"/>
          <w:szCs w:val="24"/>
        </w:rPr>
        <w:t>.1</w:t>
      </w:r>
      <w:r w:rsidR="00532EB8" w:rsidRPr="00E122D0">
        <w:rPr>
          <w:rFonts w:ascii="Times New Roman" w:hAnsi="Times New Roman" w:cs="Times New Roman"/>
          <w:color w:val="000000"/>
          <w:sz w:val="24"/>
          <w:szCs w:val="24"/>
        </w:rPr>
        <w:t xml:space="preserve"> Day</w:t>
      </w:r>
      <w:r w:rsidR="00532EB8">
        <w:rPr>
          <w:rFonts w:ascii="Times New Roman" w:hAnsi="Times New Roman" w:cs="Times New Roman"/>
          <w:color w:val="000000"/>
          <w:sz w:val="24"/>
          <w:szCs w:val="24"/>
        </w:rPr>
        <w:t xml:space="preserve"> </w:t>
      </w:r>
      <w:r w:rsidR="00532EB8" w:rsidRPr="00E122D0">
        <w:rPr>
          <w:rFonts w:ascii="Times New Roman" w:hAnsi="Times New Roman" w:cs="Times New Roman"/>
          <w:color w:val="000000"/>
          <w:sz w:val="24"/>
          <w:szCs w:val="24"/>
        </w:rPr>
        <w:t>8</w:t>
      </w:r>
      <w:r w:rsidR="00532EB8">
        <w:rPr>
          <w:rFonts w:ascii="Times New Roman" w:hAnsi="Times New Roman" w:cs="Times New Roman"/>
          <w:color w:val="000000"/>
          <w:sz w:val="24"/>
          <w:szCs w:val="24"/>
        </w:rPr>
        <w:t>, out of sling. This is Emily’s injury today.</w:t>
      </w:r>
    </w:p>
    <w:p w14:paraId="6DBFF04F" w14:textId="0B710831" w:rsidR="00653BB5" w:rsidRPr="00470504" w:rsidDel="006672E6" w:rsidRDefault="00653BB5" w:rsidP="00653BB5">
      <w:pPr>
        <w:spacing w:after="0" w:line="480" w:lineRule="auto"/>
        <w:rPr>
          <w:del w:id="10" w:author="Anna Seaman" w:date="2026-08-14T11:27:00Z" w16du:dateUtc="2026-08-14T16:27:00Z"/>
          <w:rFonts w:ascii="Times New Roman" w:hAnsi="Times New Roman" w:cs="Times New Roman"/>
          <w:color w:val="000000"/>
          <w:sz w:val="20"/>
          <w:szCs w:val="20"/>
        </w:rPr>
      </w:pPr>
      <w:del w:id="11" w:author="Anna Seaman" w:date="2026-08-14T11:27:00Z" w16du:dateUtc="2026-08-14T16:27:00Z">
        <w:r w:rsidRPr="00470504" w:rsidDel="006672E6">
          <w:rPr>
            <w:rFonts w:ascii="Times New Roman" w:hAnsi="Times New Roman" w:cs="Times New Roman"/>
            <w:color w:val="000000"/>
            <w:sz w:val="20"/>
            <w:szCs w:val="20"/>
          </w:rPr>
          <w:delText>skakyn/Adobe Stock</w:delText>
        </w:r>
      </w:del>
    </w:p>
    <w:p w14:paraId="68E431EF" w14:textId="77777777" w:rsidR="002238F1" w:rsidRPr="00F506F3" w:rsidRDefault="002238F1"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\qqEND downloadable content\</w:t>
      </w:r>
    </w:p>
    <w:p w14:paraId="5D96574B" w14:textId="77777777" w:rsidR="00997D44" w:rsidRPr="00F506F3" w:rsidRDefault="00997D44" w:rsidP="00E8303C">
      <w:pPr>
        <w:spacing w:after="0" w:line="480" w:lineRule="auto"/>
        <w:rPr>
          <w:rFonts w:ascii="Times New Roman" w:eastAsia="Times New Roman" w:hAnsi="Times New Roman" w:cs="Times New Roman"/>
          <w:color w:val="000000"/>
          <w:sz w:val="24"/>
          <w:szCs w:val="24"/>
        </w:rPr>
      </w:pPr>
    </w:p>
    <w:p w14:paraId="55CD6712" w14:textId="172CA7BA" w:rsidR="0F339999" w:rsidRPr="00F506F3" w:rsidRDefault="0F339999" w:rsidP="00E8303C">
      <w:pPr>
        <w:spacing w:after="0" w:line="480" w:lineRule="auto"/>
        <w:rPr>
          <w:rFonts w:ascii="Times New Roman" w:eastAsia="Times New Roman" w:hAnsi="Times New Roman" w:cs="Times New Roman"/>
          <w:color w:val="000000"/>
          <w:sz w:val="24"/>
          <w:szCs w:val="24"/>
        </w:rPr>
      </w:pPr>
      <w:r w:rsidRPr="00F506F3">
        <w:rPr>
          <w:rFonts w:ascii="Times New Roman" w:eastAsia="Times New Roman" w:hAnsi="Times New Roman" w:cs="Times New Roman"/>
          <w:b/>
          <w:bCs/>
          <w:color w:val="000000"/>
          <w:sz w:val="24"/>
          <w:szCs w:val="24"/>
        </w:rPr>
        <w:t>\qqBEGIN downloadable content. Button name: Situation and Setting</w:t>
      </w:r>
    </w:p>
    <w:p w14:paraId="65FCF587" w14:textId="3AE3C4AD" w:rsidR="0F339999" w:rsidRPr="00F506F3" w:rsidRDefault="0F339999" w:rsidP="00E8303C">
      <w:pPr>
        <w:spacing w:after="0" w:line="480" w:lineRule="auto"/>
        <w:rPr>
          <w:rFonts w:ascii="Times New Roman" w:eastAsia="Times New Roman" w:hAnsi="Times New Roman" w:cs="Times New Roman"/>
          <w:color w:val="000000"/>
          <w:sz w:val="24"/>
          <w:szCs w:val="24"/>
        </w:rPr>
      </w:pPr>
      <w:r w:rsidRPr="00E122D0">
        <w:rPr>
          <w:rFonts w:ascii="Times New Roman" w:eastAsia="Times New Roman" w:hAnsi="Times New Roman" w:cs="Times New Roman"/>
          <w:color w:val="000000"/>
          <w:sz w:val="24"/>
          <w:szCs w:val="24"/>
        </w:rPr>
        <w:t>&lt;</w:t>
      </w:r>
      <w:r>
        <w:rPr>
          <w:rFonts w:ascii="Times New Roman" w:eastAsia="Times New Roman" w:hAnsi="Times New Roman" w:cs="Times New Roman"/>
          <w:color w:val="000000"/>
          <w:sz w:val="24"/>
          <w:szCs w:val="24"/>
        </w:rPr>
        <w:t>title</w:t>
      </w:r>
      <w:r w:rsidRPr="00E122D0">
        <w:rPr>
          <w:rFonts w:ascii="Times New Roman" w:eastAsia="Times New Roman" w:hAnsi="Times New Roman" w:cs="Times New Roman"/>
          <w:color w:val="000000"/>
          <w:sz w:val="24"/>
          <w:szCs w:val="24"/>
        </w:rPr>
        <w:t>&gt;</w:t>
      </w:r>
      <w:r w:rsidRPr="00F506F3">
        <w:rPr>
          <w:rFonts w:ascii="Times New Roman" w:eastAsia="Times New Roman" w:hAnsi="Times New Roman" w:cs="Times New Roman"/>
          <w:color w:val="000000"/>
          <w:sz w:val="24"/>
          <w:szCs w:val="24"/>
        </w:rPr>
        <w:t>Situation and Setting</w:t>
      </w:r>
    </w:p>
    <w:p w14:paraId="11295536" w14:textId="179D2288" w:rsidR="00F35854" w:rsidRPr="00F506F3" w:rsidRDefault="0F339999"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Simulation Situation</w:t>
      </w:r>
    </w:p>
    <w:p w14:paraId="5F783365" w14:textId="05A10DDA" w:rsidR="00E408B9" w:rsidRPr="00EB2BF9" w:rsidRDefault="00E408B9" w:rsidP="00E408B9">
      <w:pPr>
        <w:spacing w:after="0" w:line="480" w:lineRule="auto"/>
        <w:rPr>
          <w:rFonts w:ascii="Times New Roman" w:hAnsi="Times New Roman" w:cs="Times New Roman"/>
          <w:color w:val="000000"/>
          <w:sz w:val="24"/>
          <w:szCs w:val="24"/>
        </w:rPr>
      </w:pPr>
      <w:r w:rsidRPr="00E408B9">
        <w:rPr>
          <w:rFonts w:ascii="Times New Roman" w:hAnsi="Times New Roman" w:cs="Times New Roman"/>
          <w:color w:val="000000"/>
          <w:sz w:val="24"/>
          <w:szCs w:val="24"/>
        </w:rPr>
        <w:t xml:space="preserve">Emily Johnson is an 18-year-old high school senior training at West Coast Gymnastics Academy for the last two years. She was on the uneven bars when she slipped off and hit the ground with a FOOSH (fall onto outstretched hands) and dislocated her left elbow. The elbow dislocation resulted in posterior displacement of the ulna with no nerve damage and minimal vascular damage. It was repaired nonsurgically. There was a pinched nerve but no fracture. Emily still has some pain today (6/10) and does not yet have full range of motion after an eight-day splint. It is </w:t>
      </w:r>
      <w:r w:rsidRPr="00E408B9">
        <w:rPr>
          <w:rFonts w:ascii="Times New Roman" w:hAnsi="Times New Roman" w:cs="Times New Roman"/>
          <w:color w:val="000000"/>
          <w:sz w:val="24"/>
          <w:szCs w:val="24"/>
        </w:rPr>
        <w:lastRenderedPageBreak/>
        <w:t>the day after having the splint removed (day 9). She has come to the gym to do some light activity and discuss progression. She is concerned about her ability to compete in the Olympic Trials in eight weeks. She is currently next door chatting with teammates and hanging out. She is scheduled to go to the athletic training clinic (AT clinic) in about 30 minutes to meet with you. Prior to your meeting with Emily, her coach has asked to meet with you. Emily has had numerous other injuries, but none are currently affecting her performance. You can see in Emily’s file that she sees both a sport psychologist and a clinical psychologist, but you are not provided any information on the reason, because this is not accessible to ATs in the electronic medical record and is on a need-to-know basis.</w:t>
      </w:r>
    </w:p>
    <w:p w14:paraId="1413FEEC" w14:textId="77777777" w:rsidR="00997D44" w:rsidRPr="00F506F3" w:rsidRDefault="00997D44" w:rsidP="00E408B9">
      <w:pPr>
        <w:spacing w:after="0" w:line="480" w:lineRule="auto"/>
        <w:rPr>
          <w:rFonts w:ascii="Times New Roman" w:hAnsi="Times New Roman" w:cs="Times New Roman"/>
          <w:color w:val="000000"/>
          <w:sz w:val="24"/>
          <w:szCs w:val="24"/>
        </w:rPr>
      </w:pPr>
    </w:p>
    <w:p w14:paraId="6F288AF0" w14:textId="4C1A2973" w:rsidR="00F35854" w:rsidRPr="00F506F3" w:rsidRDefault="00F35854"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Setting</w:t>
      </w:r>
    </w:p>
    <w:p w14:paraId="6CD48B40" w14:textId="39D0481C" w:rsidR="00E408B9" w:rsidRPr="00EB2BF9" w:rsidRDefault="00E408B9" w:rsidP="00E408B9">
      <w:pPr>
        <w:spacing w:after="0" w:line="480" w:lineRule="auto"/>
        <w:rPr>
          <w:rFonts w:ascii="Times New Roman" w:hAnsi="Times New Roman" w:cs="Times New Roman"/>
          <w:color w:val="000000"/>
          <w:sz w:val="24"/>
          <w:szCs w:val="24"/>
        </w:rPr>
      </w:pPr>
      <w:r w:rsidRPr="00EB2BF9">
        <w:rPr>
          <w:rFonts w:ascii="Times New Roman" w:hAnsi="Times New Roman" w:cs="Times New Roman"/>
          <w:color w:val="000000"/>
          <w:sz w:val="24"/>
          <w:szCs w:val="24"/>
        </w:rPr>
        <w:t>AT clinic at a youth gymnastics center</w:t>
      </w:r>
    </w:p>
    <w:p w14:paraId="282AD542" w14:textId="77777777" w:rsidR="00997D44" w:rsidRPr="00F506F3" w:rsidRDefault="00997D44" w:rsidP="00E408B9">
      <w:pPr>
        <w:spacing w:after="0" w:line="480" w:lineRule="auto"/>
        <w:rPr>
          <w:rFonts w:ascii="Times New Roman" w:hAnsi="Times New Roman" w:cs="Times New Roman"/>
          <w:color w:val="000000"/>
          <w:sz w:val="24"/>
          <w:szCs w:val="24"/>
        </w:rPr>
      </w:pPr>
    </w:p>
    <w:p w14:paraId="588A9DC6" w14:textId="14C82411" w:rsidR="00997D44" w:rsidRDefault="0F339999"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Standardized Patient (SP) Information</w:t>
      </w:r>
    </w:p>
    <w:p w14:paraId="13E3B864" w14:textId="77777777" w:rsidR="00E92D70" w:rsidRDefault="00E92D70" w:rsidP="00E92D70">
      <w:pPr>
        <w:spacing w:after="0" w:line="480" w:lineRule="auto"/>
        <w:rPr>
          <w:rFonts w:ascii="Times New Roman" w:hAnsi="Times New Roman" w:cs="Times New Roman"/>
          <w:color w:val="000000"/>
          <w:sz w:val="24"/>
          <w:szCs w:val="24"/>
        </w:rPr>
      </w:pPr>
      <w:r w:rsidRPr="00E92D70">
        <w:rPr>
          <w:rFonts w:ascii="Times New Roman" w:hAnsi="Times New Roman" w:cs="Times New Roman"/>
          <w:color w:val="000000"/>
          <w:sz w:val="24"/>
          <w:szCs w:val="24"/>
        </w:rPr>
        <w:t>You can bring this information to the simulation.</w:t>
      </w:r>
    </w:p>
    <w:p w14:paraId="22258D5A"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b/>
          <w:bCs/>
          <w:color w:val="000000"/>
          <w:sz w:val="24"/>
          <w:szCs w:val="24"/>
        </w:rPr>
        <w:t>Name:</w:t>
      </w:r>
      <w:r w:rsidRPr="00EB2BF9">
        <w:rPr>
          <w:rFonts w:ascii="Times New Roman" w:hAnsi="Times New Roman" w:cs="Times New Roman"/>
          <w:color w:val="000000"/>
          <w:sz w:val="24"/>
          <w:szCs w:val="24"/>
        </w:rPr>
        <w:t xml:space="preserve"> </w:t>
      </w:r>
      <w:r w:rsidRPr="00E92D70">
        <w:rPr>
          <w:rFonts w:ascii="Times New Roman" w:hAnsi="Times New Roman" w:cs="Times New Roman"/>
          <w:color w:val="000000"/>
          <w:sz w:val="24"/>
          <w:szCs w:val="24"/>
        </w:rPr>
        <w:t>Emily</w:t>
      </w:r>
    </w:p>
    <w:p w14:paraId="15AC71F1"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b/>
          <w:bCs/>
          <w:color w:val="000000"/>
          <w:sz w:val="24"/>
          <w:szCs w:val="24"/>
        </w:rPr>
        <w:t>Age:</w:t>
      </w:r>
      <w:r w:rsidRPr="00EB2BF9">
        <w:rPr>
          <w:rFonts w:ascii="Times New Roman" w:hAnsi="Times New Roman" w:cs="Times New Roman"/>
          <w:color w:val="000000"/>
          <w:sz w:val="24"/>
          <w:szCs w:val="24"/>
        </w:rPr>
        <w:t xml:space="preserve"> </w:t>
      </w:r>
      <w:r w:rsidRPr="00E92D70">
        <w:rPr>
          <w:rFonts w:ascii="Times New Roman" w:hAnsi="Times New Roman" w:cs="Times New Roman"/>
          <w:color w:val="000000"/>
          <w:sz w:val="24"/>
          <w:szCs w:val="24"/>
        </w:rPr>
        <w:t>18 years old</w:t>
      </w:r>
    </w:p>
    <w:p w14:paraId="139BDF87"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b/>
          <w:bCs/>
          <w:color w:val="000000"/>
          <w:sz w:val="24"/>
          <w:szCs w:val="24"/>
        </w:rPr>
        <w:t>Sport and position:</w:t>
      </w:r>
      <w:r w:rsidRPr="00EB2BF9">
        <w:rPr>
          <w:rFonts w:ascii="Times New Roman" w:hAnsi="Times New Roman" w:cs="Times New Roman"/>
          <w:color w:val="000000"/>
          <w:sz w:val="24"/>
          <w:szCs w:val="24"/>
        </w:rPr>
        <w:t xml:space="preserve"> </w:t>
      </w:r>
      <w:r w:rsidRPr="00E92D70">
        <w:rPr>
          <w:rFonts w:ascii="Times New Roman" w:hAnsi="Times New Roman" w:cs="Times New Roman"/>
          <w:color w:val="000000"/>
          <w:sz w:val="24"/>
          <w:szCs w:val="24"/>
        </w:rPr>
        <w:t>Gymnast, floor and bars specialty</w:t>
      </w:r>
    </w:p>
    <w:p w14:paraId="5DDB01A0"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b/>
          <w:bCs/>
          <w:color w:val="000000"/>
          <w:sz w:val="24"/>
          <w:szCs w:val="24"/>
        </w:rPr>
        <w:t>Actual diagnosis:</w:t>
      </w:r>
      <w:r w:rsidRPr="00EB2BF9">
        <w:rPr>
          <w:rFonts w:ascii="Times New Roman" w:hAnsi="Times New Roman" w:cs="Times New Roman"/>
          <w:color w:val="000000"/>
          <w:sz w:val="24"/>
          <w:szCs w:val="24"/>
        </w:rPr>
        <w:t xml:space="preserve"> </w:t>
      </w:r>
      <w:r w:rsidRPr="00E92D70">
        <w:rPr>
          <w:rFonts w:ascii="Times New Roman" w:hAnsi="Times New Roman" w:cs="Times New Roman"/>
          <w:color w:val="000000"/>
          <w:sz w:val="24"/>
          <w:szCs w:val="24"/>
        </w:rPr>
        <w:t>Elbow dislocation with a pinched nerve</w:t>
      </w:r>
    </w:p>
    <w:p w14:paraId="35DA512F" w14:textId="77777777" w:rsid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b/>
          <w:bCs/>
          <w:color w:val="000000"/>
          <w:sz w:val="24"/>
          <w:szCs w:val="24"/>
        </w:rPr>
        <w:t>Setting (place and time):</w:t>
      </w:r>
      <w:r w:rsidRPr="00EB2BF9">
        <w:rPr>
          <w:rFonts w:ascii="Times New Roman" w:hAnsi="Times New Roman" w:cs="Times New Roman"/>
          <w:color w:val="000000"/>
          <w:sz w:val="24"/>
          <w:szCs w:val="24"/>
        </w:rPr>
        <w:t xml:space="preserve"> </w:t>
      </w:r>
      <w:r w:rsidRPr="00E92D70">
        <w:rPr>
          <w:rFonts w:ascii="Times New Roman" w:hAnsi="Times New Roman" w:cs="Times New Roman"/>
          <w:color w:val="000000"/>
          <w:sz w:val="24"/>
          <w:szCs w:val="24"/>
        </w:rPr>
        <w:t>Club Gym—West Star Gymnastics Academy (has had numerous qualifiers for Nationals)</w:t>
      </w:r>
    </w:p>
    <w:p w14:paraId="329DA0B6" w14:textId="77777777" w:rsidR="00E92D70" w:rsidRDefault="00E92D70">
      <w:p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b/>
          <w:bCs/>
          <w:color w:val="000000"/>
          <w:sz w:val="24"/>
          <w:szCs w:val="24"/>
        </w:rPr>
        <w:t>Actual diagnosis:</w:t>
      </w:r>
      <w:r w:rsidRPr="00002EDF">
        <w:rPr>
          <w:rFonts w:ascii="Times New Roman" w:hAnsi="Times New Roman" w:cs="Times New Roman"/>
          <w:color w:val="000000"/>
          <w:sz w:val="24"/>
          <w:szCs w:val="24"/>
        </w:rPr>
        <w:t xml:space="preserve"> </w:t>
      </w:r>
      <w:r w:rsidRPr="00E92D70">
        <w:rPr>
          <w:rFonts w:ascii="Times New Roman" w:hAnsi="Times New Roman" w:cs="Times New Roman"/>
          <w:color w:val="000000"/>
          <w:sz w:val="24"/>
          <w:szCs w:val="24"/>
        </w:rPr>
        <w:t>Elbow dislocation with a pinched nerve</w:t>
      </w:r>
    </w:p>
    <w:p w14:paraId="081B45D6" w14:textId="77777777" w:rsidR="00EB2BF9" w:rsidRPr="00E92D70" w:rsidRDefault="00EB2BF9" w:rsidP="00EB2BF9">
      <w:pPr>
        <w:spacing w:after="0" w:line="480" w:lineRule="auto"/>
        <w:rPr>
          <w:rFonts w:ascii="Times New Roman" w:hAnsi="Times New Roman" w:cs="Times New Roman"/>
          <w:color w:val="000000"/>
          <w:sz w:val="24"/>
          <w:szCs w:val="24"/>
        </w:rPr>
      </w:pPr>
    </w:p>
    <w:p w14:paraId="2ADB871C" w14:textId="17E7DEF0" w:rsidR="00EB2BF9" w:rsidRPr="00E92D70" w:rsidRDefault="00E92D70" w:rsidP="00EB2BF9">
      <w:pPr>
        <w:spacing w:after="0" w:line="480" w:lineRule="auto"/>
        <w:rPr>
          <w:rFonts w:ascii="Times New Roman" w:hAnsi="Times New Roman" w:cs="Times New Roman"/>
          <w:color w:val="000000"/>
          <w:sz w:val="24"/>
          <w:szCs w:val="24"/>
        </w:rPr>
      </w:pPr>
      <w:r w:rsidRPr="00E92D70">
        <w:rPr>
          <w:rFonts w:ascii="Times New Roman" w:hAnsi="Times New Roman" w:cs="Times New Roman"/>
          <w:color w:val="000000"/>
          <w:sz w:val="24"/>
          <w:szCs w:val="24"/>
        </w:rPr>
        <w:lastRenderedPageBreak/>
        <w:t>Following are notes from imaging in the emergency department (ED) that can be found in the patient’s electronic medical record.</w:t>
      </w:r>
    </w:p>
    <w:p w14:paraId="49DA36CB" w14:textId="0B14279C" w:rsidR="00E92D70" w:rsidRP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color w:val="000000"/>
          <w:sz w:val="24"/>
          <w:szCs w:val="24"/>
        </w:rPr>
        <w:t>18 y/o female fell from uneven bars and experienced a closed elbow dislocation. Complained of 8/10 elbow pain and no ROM without severe pain. Posterior elbow dislocation with posterior displacement of ulna, no neurologic deficit, and unremarkable vascular injury.</w:t>
      </w:r>
    </w:p>
    <w:p w14:paraId="5374DF9D" w14:textId="1B4B2896" w:rsidR="00E92D70" w:rsidRP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color w:val="000000"/>
          <w:sz w:val="24"/>
          <w:szCs w:val="24"/>
        </w:rPr>
        <w:t>Elbow injected with lidocaine. Reduced with traction and anterior stabilization, nonsurgical.</w:t>
      </w:r>
    </w:p>
    <w:p w14:paraId="323F4501" w14:textId="2282B769" w:rsid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rFonts w:ascii="Times New Roman" w:hAnsi="Times New Roman" w:cs="Times New Roman"/>
          <w:color w:val="000000"/>
          <w:sz w:val="24"/>
          <w:szCs w:val="24"/>
        </w:rPr>
        <w:t>Postreduction, elbow stable to ROM from 30 to 130 degrees. Splinted.</w:t>
      </w:r>
    </w:p>
    <w:p w14:paraId="58AAFA45" w14:textId="77777777" w:rsidR="00E92D70" w:rsidRPr="00E92D70" w:rsidRDefault="00E92D70" w:rsidP="00EB2BF9">
      <w:pPr>
        <w:spacing w:after="0" w:line="480" w:lineRule="auto"/>
        <w:rPr>
          <w:rFonts w:ascii="Times New Roman" w:hAnsi="Times New Roman" w:cs="Times New Roman"/>
          <w:color w:val="000000"/>
          <w:sz w:val="24"/>
          <w:szCs w:val="24"/>
        </w:rPr>
      </w:pPr>
    </w:p>
    <w:p w14:paraId="3CEF9A88" w14:textId="77777777" w:rsidR="00E408B9" w:rsidRPr="00E408B9" w:rsidRDefault="00E408B9" w:rsidP="00EB2BF9">
      <w:pPr>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\qqINSERT: </w:t>
      </w:r>
      <w:r w:rsidRPr="00002EDF">
        <w:rPr>
          <w:rFonts w:ascii="Times New Roman" w:hAnsi="Times New Roman" w:cs="Times New Roman"/>
          <w:b/>
          <w:bCs/>
          <w:color w:val="000000"/>
          <w:sz w:val="24"/>
          <w:szCs w:val="24"/>
        </w:rPr>
        <w:t>\\pubfile\PubActive\Production - Print and Ebook\E9000\E9800\E9814_Larson\Project Elements\Photo\E9814 RGB JPEGs\334681599.jpg</w:t>
      </w:r>
    </w:p>
    <w:p w14:paraId="4F081BF0" w14:textId="33C347E4" w:rsidR="00E408B9" w:rsidRPr="00F506F3" w:rsidRDefault="00E408B9" w:rsidP="00E408B9">
      <w:pPr>
        <w:spacing w:after="0" w:line="480" w:lineRule="auto"/>
        <w:rPr>
          <w:rFonts w:ascii="Times New Roman" w:hAnsi="Times New Roman" w:cs="Times New Roman"/>
          <w:color w:val="000000"/>
          <w:sz w:val="24"/>
          <w:szCs w:val="24"/>
        </w:rPr>
      </w:pPr>
      <w:r w:rsidRPr="00FC305B">
        <w:rPr>
          <w:rFonts w:ascii="Times New Roman" w:hAnsi="Times New Roman" w:cs="Times New Roman"/>
          <w:b/>
          <w:bCs/>
          <w:color w:val="0A2F41" w:themeColor="accent1" w:themeShade="80"/>
          <w:sz w:val="24"/>
          <w:szCs w:val="24"/>
        </w:rPr>
        <w:t xml:space="preserve">FIGURE </w:t>
      </w:r>
      <w:r>
        <w:rPr>
          <w:rFonts w:ascii="Times New Roman" w:hAnsi="Times New Roman" w:cs="Times New Roman"/>
          <w:b/>
          <w:bCs/>
          <w:color w:val="0A2F41" w:themeColor="accent1" w:themeShade="80"/>
          <w:sz w:val="24"/>
          <w:szCs w:val="24"/>
        </w:rPr>
        <w:t>7</w:t>
      </w:r>
      <w:r w:rsidRPr="00FC305B">
        <w:rPr>
          <w:rFonts w:ascii="Times New Roman" w:hAnsi="Times New Roman" w:cs="Times New Roman"/>
          <w:b/>
          <w:bCs/>
          <w:color w:val="0A2F41" w:themeColor="accent1" w:themeShade="80"/>
          <w:sz w:val="24"/>
          <w:szCs w:val="24"/>
        </w:rPr>
        <w:t>.</w:t>
      </w:r>
      <w:r>
        <w:rPr>
          <w:rFonts w:ascii="Times New Roman" w:hAnsi="Times New Roman" w:cs="Times New Roman"/>
          <w:b/>
          <w:bCs/>
          <w:color w:val="0A2F41" w:themeColor="accent1" w:themeShade="80"/>
          <w:sz w:val="24"/>
          <w:szCs w:val="24"/>
        </w:rPr>
        <w:t>2</w:t>
      </w:r>
      <w:r w:rsidRPr="00E122D0">
        <w:rPr>
          <w:rFonts w:ascii="Times New Roman" w:hAnsi="Times New Roman" w:cs="Times New Roman"/>
          <w:color w:val="000000"/>
          <w:sz w:val="24"/>
          <w:szCs w:val="24"/>
        </w:rPr>
        <w:t xml:space="preserve"> Day</w:t>
      </w:r>
      <w:r>
        <w:rPr>
          <w:rFonts w:ascii="Times New Roman" w:hAnsi="Times New Roman" w:cs="Times New Roman"/>
          <w:color w:val="000000"/>
          <w:sz w:val="24"/>
          <w:szCs w:val="24"/>
        </w:rPr>
        <w:t xml:space="preserve"> </w:t>
      </w:r>
      <w:r w:rsidRPr="00E122D0">
        <w:rPr>
          <w:rFonts w:ascii="Times New Roman" w:hAnsi="Times New Roman" w:cs="Times New Roman"/>
          <w:color w:val="000000"/>
          <w:sz w:val="24"/>
          <w:szCs w:val="24"/>
        </w:rPr>
        <w:t>8</w:t>
      </w:r>
      <w:r>
        <w:rPr>
          <w:rFonts w:ascii="Times New Roman" w:hAnsi="Times New Roman" w:cs="Times New Roman"/>
          <w:color w:val="000000"/>
          <w:sz w:val="24"/>
          <w:szCs w:val="24"/>
        </w:rPr>
        <w:t>, out of sling. This is Emily’s injury today.</w:t>
      </w:r>
    </w:p>
    <w:p w14:paraId="4EE6C247" w14:textId="7A058DAA" w:rsidR="00653BB5" w:rsidRPr="00EB2BF9" w:rsidRDefault="00653BB5" w:rsidP="00653BB5">
      <w:pPr>
        <w:spacing w:after="0" w:line="480" w:lineRule="auto"/>
        <w:rPr>
          <w:rFonts w:ascii="Times New Roman" w:hAnsi="Times New Roman" w:cs="Times New Roman"/>
          <w:color w:val="000000"/>
          <w:sz w:val="20"/>
          <w:szCs w:val="20"/>
        </w:rPr>
      </w:pPr>
      <w:r w:rsidRPr="00EB2BF9">
        <w:rPr>
          <w:rFonts w:ascii="Times New Roman" w:hAnsi="Times New Roman" w:cs="Times New Roman"/>
          <w:color w:val="000000"/>
          <w:sz w:val="20"/>
          <w:szCs w:val="20"/>
        </w:rPr>
        <w:t>skakyn/Adobe Stock</w:t>
      </w:r>
    </w:p>
    <w:p w14:paraId="0F7E97C4" w14:textId="40850490" w:rsidR="00662C5B" w:rsidRPr="00F506F3" w:rsidRDefault="00662C5B" w:rsidP="00653BB5">
      <w:pPr>
        <w:spacing w:after="0" w:line="480" w:lineRule="auto"/>
        <w:rPr>
          <w:rFonts w:ascii="Times New Roman" w:hAnsi="Times New Roman" w:cs="Times New Roman"/>
          <w:color w:val="000000"/>
          <w:sz w:val="24"/>
          <w:szCs w:val="24"/>
        </w:rPr>
      </w:pPr>
    </w:p>
    <w:p w14:paraId="01094E86" w14:textId="36BFD1E4" w:rsidR="00997D44" w:rsidRPr="00F506F3" w:rsidRDefault="00997D44" w:rsidP="00E8303C">
      <w:pPr>
        <w:spacing w:after="0" w:line="480" w:lineRule="auto"/>
        <w:rPr>
          <w:rFonts w:ascii="Times New Roman" w:hAnsi="Times New Roman" w:cs="Times New Roman"/>
          <w:b/>
          <w:bCs/>
          <w:color w:val="000000"/>
          <w:sz w:val="24"/>
          <w:szCs w:val="24"/>
        </w:rPr>
      </w:pPr>
      <w:r w:rsidRPr="00F506F3">
        <w:rPr>
          <w:rFonts w:ascii="Times New Roman" w:hAnsi="Times New Roman" w:cs="Times New Roman"/>
          <w:b/>
          <w:bCs/>
          <w:color w:val="000000"/>
          <w:sz w:val="24"/>
          <w:szCs w:val="24"/>
        </w:rPr>
        <w:t xml:space="preserve">\qqBEGIN downloadable content. Button name: Instructions for </w:t>
      </w:r>
      <w:r w:rsidR="00662C5B" w:rsidRPr="00F506F3">
        <w:rPr>
          <w:rFonts w:ascii="Times New Roman" w:hAnsi="Times New Roman" w:cs="Times New Roman"/>
          <w:b/>
          <w:bCs/>
          <w:color w:val="000000"/>
          <w:sz w:val="24"/>
          <w:szCs w:val="24"/>
        </w:rPr>
        <w:t xml:space="preserve">EP: </w:t>
      </w:r>
      <w:r w:rsidRPr="00F506F3">
        <w:rPr>
          <w:rFonts w:ascii="Times New Roman" w:hAnsi="Times New Roman" w:cs="Times New Roman"/>
          <w:b/>
          <w:bCs/>
          <w:color w:val="000000"/>
          <w:sz w:val="24"/>
          <w:szCs w:val="24"/>
        </w:rPr>
        <w:t>Coach\</w:t>
      </w:r>
    </w:p>
    <w:p w14:paraId="3A3C5F31" w14:textId="2A4D8175" w:rsidR="00381100" w:rsidRPr="00F506F3" w:rsidRDefault="4DDAD8F7"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title</w:t>
      </w:r>
      <w:r w:rsidRPr="00E122D0">
        <w:rPr>
          <w:rFonts w:ascii="Times New Roman" w:hAnsi="Times New Roman" w:cs="Times New Roman"/>
          <w:color w:val="000000"/>
          <w:sz w:val="24"/>
          <w:szCs w:val="24"/>
        </w:rPr>
        <w:t>&gt;</w:t>
      </w:r>
      <w:r w:rsidRPr="00F506F3">
        <w:rPr>
          <w:rFonts w:ascii="Times New Roman" w:hAnsi="Times New Roman" w:cs="Times New Roman"/>
          <w:color w:val="000000"/>
          <w:sz w:val="24"/>
          <w:szCs w:val="24"/>
        </w:rPr>
        <w:t xml:space="preserve">Instructions for </w:t>
      </w:r>
      <w:r w:rsidR="00662C5B" w:rsidRPr="00F506F3">
        <w:rPr>
          <w:rFonts w:ascii="Times New Roman" w:hAnsi="Times New Roman" w:cs="Times New Roman"/>
          <w:color w:val="000000"/>
          <w:sz w:val="24"/>
          <w:szCs w:val="24"/>
        </w:rPr>
        <w:t xml:space="preserve">Embedded Personnel: </w:t>
      </w:r>
      <w:r w:rsidRPr="00F506F3">
        <w:rPr>
          <w:rFonts w:ascii="Times New Roman" w:hAnsi="Times New Roman" w:cs="Times New Roman"/>
          <w:color w:val="000000"/>
          <w:sz w:val="24"/>
          <w:szCs w:val="24"/>
        </w:rPr>
        <w:t>Coach</w:t>
      </w:r>
    </w:p>
    <w:p w14:paraId="63863B98" w14:textId="1F0CE510" w:rsidR="00EB53FA" w:rsidRPr="00F506F3" w:rsidRDefault="4DDAD8F7"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color w:val="000000"/>
          <w:sz w:val="24"/>
          <w:szCs w:val="24"/>
        </w:rPr>
        <w:t xml:space="preserve">Please memorize your story and the </w:t>
      </w:r>
      <w:r w:rsidR="007C77FE">
        <w:rPr>
          <w:rFonts w:ascii="Times New Roman" w:hAnsi="Times New Roman" w:cs="Times New Roman"/>
          <w:color w:val="000000"/>
          <w:sz w:val="24"/>
          <w:szCs w:val="24"/>
        </w:rPr>
        <w:t xml:space="preserve">following </w:t>
      </w:r>
      <w:r w:rsidRPr="00F506F3">
        <w:rPr>
          <w:rFonts w:ascii="Times New Roman" w:hAnsi="Times New Roman" w:cs="Times New Roman"/>
          <w:color w:val="000000"/>
          <w:sz w:val="24"/>
          <w:szCs w:val="24"/>
        </w:rPr>
        <w:t>information. When we meet, please be prepared with questions, problems, or concerns from this simulation.</w:t>
      </w:r>
    </w:p>
    <w:p w14:paraId="460DCED3" w14:textId="77777777" w:rsidR="00662C5B" w:rsidRPr="00F506F3" w:rsidRDefault="00662C5B" w:rsidP="00E8303C">
      <w:pPr>
        <w:spacing w:after="0" w:line="480" w:lineRule="auto"/>
        <w:rPr>
          <w:rFonts w:ascii="Times New Roman" w:hAnsi="Times New Roman" w:cs="Times New Roman"/>
          <w:color w:val="000000"/>
          <w:sz w:val="24"/>
          <w:szCs w:val="24"/>
        </w:rPr>
      </w:pPr>
    </w:p>
    <w:p w14:paraId="4EAD2F52" w14:textId="7043D5FD" w:rsidR="00662C5B" w:rsidRPr="00F506F3" w:rsidRDefault="289ED822"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 xml:space="preserve">Coach </w:t>
      </w:r>
      <w:r w:rsidR="00351EC1">
        <w:rPr>
          <w:rFonts w:ascii="Times New Roman" w:hAnsi="Times New Roman" w:cs="Times New Roman"/>
          <w:b/>
          <w:color w:val="000000"/>
          <w:sz w:val="24"/>
          <w:szCs w:val="24"/>
        </w:rPr>
        <w:t>n</w:t>
      </w:r>
      <w:r w:rsidRPr="00F506F3">
        <w:rPr>
          <w:rFonts w:ascii="Times New Roman" w:hAnsi="Times New Roman" w:cs="Times New Roman"/>
          <w:b/>
          <w:bCs/>
          <w:color w:val="000000"/>
          <w:sz w:val="24"/>
          <w:szCs w:val="24"/>
        </w:rPr>
        <w:t>ame:</w:t>
      </w:r>
      <w:r>
        <w:rPr>
          <w:rFonts w:ascii="Times New Roman" w:hAnsi="Times New Roman" w:cs="Times New Roman"/>
          <w:color w:val="000000"/>
          <w:sz w:val="24"/>
          <w:szCs w:val="24"/>
        </w:rPr>
        <w:t xml:space="preserve"> Coach Dunn, coach at West Star Gymnastics Academy for </w:t>
      </w:r>
      <w:r w:rsidR="002800BC" w:rsidRPr="00E122D0">
        <w:rPr>
          <w:rFonts w:ascii="Times New Roman" w:hAnsi="Times New Roman" w:cs="Times New Roman"/>
          <w:color w:val="000000"/>
          <w:sz w:val="24"/>
          <w:szCs w:val="24"/>
        </w:rPr>
        <w:t>two</w:t>
      </w:r>
      <w:r w:rsidRPr="00E122D0">
        <w:rPr>
          <w:rFonts w:ascii="Times New Roman" w:hAnsi="Times New Roman" w:cs="Times New Roman"/>
          <w:color w:val="000000"/>
          <w:sz w:val="24"/>
          <w:szCs w:val="24"/>
        </w:rPr>
        <w:t xml:space="preserve"> years</w:t>
      </w:r>
      <w:r>
        <w:rPr>
          <w:rFonts w:ascii="Times New Roman" w:hAnsi="Times New Roman" w:cs="Times New Roman"/>
          <w:color w:val="000000"/>
          <w:sz w:val="24"/>
          <w:szCs w:val="24"/>
        </w:rPr>
        <w:t>.</w:t>
      </w:r>
    </w:p>
    <w:p w14:paraId="6D00424E" w14:textId="6157D287" w:rsidR="004D6065" w:rsidRPr="00F506F3" w:rsidRDefault="004D6065"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 xml:space="preserve">Opening </w:t>
      </w:r>
      <w:r w:rsidR="00351EC1">
        <w:rPr>
          <w:rFonts w:ascii="Times New Roman" w:hAnsi="Times New Roman" w:cs="Times New Roman"/>
          <w:b/>
          <w:bCs/>
          <w:color w:val="000000"/>
          <w:sz w:val="24"/>
          <w:szCs w:val="24"/>
        </w:rPr>
        <w:t>s</w:t>
      </w:r>
      <w:r w:rsidRPr="00F506F3">
        <w:rPr>
          <w:rFonts w:ascii="Times New Roman" w:hAnsi="Times New Roman" w:cs="Times New Roman"/>
          <w:b/>
          <w:bCs/>
          <w:color w:val="000000"/>
          <w:sz w:val="24"/>
          <w:szCs w:val="24"/>
        </w:rPr>
        <w:t>ituation:</w:t>
      </w:r>
      <w:r>
        <w:rPr>
          <w:rFonts w:ascii="Times New Roman" w:hAnsi="Times New Roman" w:cs="Times New Roman"/>
          <w:color w:val="000000"/>
          <w:sz w:val="24"/>
          <w:szCs w:val="24"/>
        </w:rPr>
        <w:t xml:space="preserve"> </w:t>
      </w:r>
      <w:r w:rsidRPr="00E122D0">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ATs will be waiting in the athletic training clinic </w:t>
      </w:r>
      <w:r w:rsidR="00BD6004">
        <w:rPr>
          <w:rFonts w:ascii="Times New Roman" w:hAnsi="Times New Roman" w:cs="Times New Roman"/>
          <w:color w:val="000000"/>
          <w:sz w:val="24"/>
          <w:szCs w:val="24"/>
        </w:rPr>
        <w:t xml:space="preserve">(AT clinic) </w:t>
      </w:r>
      <w:r>
        <w:rPr>
          <w:rFonts w:ascii="Times New Roman" w:hAnsi="Times New Roman" w:cs="Times New Roman"/>
          <w:color w:val="000000"/>
          <w:sz w:val="24"/>
          <w:szCs w:val="24"/>
        </w:rPr>
        <w:t>at a high</w:t>
      </w:r>
      <w:r w:rsidRPr="00E122D0">
        <w:rPr>
          <w:rFonts w:ascii="Times New Roman" w:hAnsi="Times New Roman" w:cs="Times New Roman"/>
          <w:color w:val="000000"/>
          <w:sz w:val="24"/>
          <w:szCs w:val="24"/>
        </w:rPr>
        <w:t>-</w:t>
      </w:r>
      <w:r>
        <w:rPr>
          <w:rFonts w:ascii="Times New Roman" w:hAnsi="Times New Roman" w:cs="Times New Roman"/>
          <w:color w:val="000000"/>
          <w:sz w:val="24"/>
          <w:szCs w:val="24"/>
        </w:rPr>
        <w:t xml:space="preserve">level gymnastics club. You will walk in to discuss the injury of a patient (Emily) </w:t>
      </w:r>
      <w:r w:rsidR="000C0E08">
        <w:rPr>
          <w:rFonts w:ascii="Times New Roman" w:hAnsi="Times New Roman" w:cs="Times New Roman"/>
          <w:color w:val="000000"/>
          <w:sz w:val="24"/>
          <w:szCs w:val="24"/>
        </w:rPr>
        <w:t xml:space="preserve">who </w:t>
      </w:r>
      <w:r>
        <w:rPr>
          <w:rFonts w:ascii="Times New Roman" w:hAnsi="Times New Roman" w:cs="Times New Roman"/>
          <w:color w:val="000000"/>
          <w:sz w:val="24"/>
          <w:szCs w:val="24"/>
        </w:rPr>
        <w:t xml:space="preserve">was just </w:t>
      </w:r>
      <w:r>
        <w:rPr>
          <w:rFonts w:ascii="Times New Roman" w:hAnsi="Times New Roman" w:cs="Times New Roman"/>
          <w:color w:val="000000"/>
          <w:sz w:val="24"/>
          <w:szCs w:val="24"/>
        </w:rPr>
        <w:lastRenderedPageBreak/>
        <w:t>taken out of a sling for an elbow dislocation.</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You want to get Emily practicing.</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“She can move her arm now.</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It is out of the sling.”</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You </w:t>
      </w:r>
      <w:r w:rsidR="00291E92">
        <w:rPr>
          <w:rFonts w:ascii="Times New Roman" w:hAnsi="Times New Roman" w:cs="Times New Roman"/>
          <w:color w:val="000000"/>
          <w:sz w:val="24"/>
          <w:szCs w:val="24"/>
        </w:rPr>
        <w:t>want to understand</w:t>
      </w:r>
      <w:r w:rsidR="00291E92"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the phases of healing </w:t>
      </w:r>
      <w:r w:rsidR="00291E92">
        <w:rPr>
          <w:rFonts w:ascii="Times New Roman" w:hAnsi="Times New Roman" w:cs="Times New Roman"/>
          <w:color w:val="000000"/>
          <w:sz w:val="24"/>
          <w:szCs w:val="24"/>
        </w:rPr>
        <w:t>so you can push Emily faster in her recovery. You are worried the ATs will not move her along fast enough or well enough.</w:t>
      </w:r>
    </w:p>
    <w:p w14:paraId="31526A93" w14:textId="77777777" w:rsidR="00662C5B" w:rsidRPr="00F506F3" w:rsidRDefault="00662C5B" w:rsidP="00E8303C">
      <w:pPr>
        <w:spacing w:after="0" w:line="480" w:lineRule="auto"/>
        <w:rPr>
          <w:rFonts w:ascii="Times New Roman" w:hAnsi="Times New Roman" w:cs="Times New Roman"/>
          <w:color w:val="000000"/>
          <w:sz w:val="24"/>
          <w:szCs w:val="24"/>
        </w:rPr>
      </w:pPr>
    </w:p>
    <w:p w14:paraId="207BC75D" w14:textId="45EB9F95" w:rsidR="00487F56" w:rsidRPr="00F506F3" w:rsidRDefault="00662C5B"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r w:rsidR="004D6065" w:rsidRPr="00F506F3">
        <w:rPr>
          <w:rFonts w:ascii="Times New Roman" w:hAnsi="Times New Roman" w:cs="Times New Roman"/>
          <w:color w:val="000000"/>
          <w:sz w:val="24"/>
          <w:szCs w:val="24"/>
        </w:rPr>
        <w:t xml:space="preserve">The </w:t>
      </w:r>
      <w:r w:rsidR="00F12226" w:rsidRPr="00F506F3">
        <w:rPr>
          <w:rFonts w:ascii="Times New Roman" w:hAnsi="Times New Roman" w:cs="Times New Roman"/>
          <w:color w:val="000000"/>
          <w:sz w:val="24"/>
          <w:szCs w:val="24"/>
        </w:rPr>
        <w:t>Athlete Information You Know</w:t>
      </w:r>
    </w:p>
    <w:p w14:paraId="6377D5FD" w14:textId="421E4712" w:rsidR="289ED822" w:rsidRPr="00F506F3" w:rsidRDefault="5DD4DE40"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Patient name:</w:t>
      </w:r>
      <w:r w:rsidRPr="00F506F3">
        <w:rPr>
          <w:rFonts w:ascii="Times New Roman" w:hAnsi="Times New Roman" w:cs="Times New Roman"/>
          <w:color w:val="000000"/>
          <w:sz w:val="24"/>
          <w:szCs w:val="24"/>
        </w:rPr>
        <w:t xml:space="preserve"> Emily Johnson</w:t>
      </w:r>
    </w:p>
    <w:p w14:paraId="6C3E616D" w14:textId="7832A693" w:rsidR="289ED822" w:rsidRPr="00F506F3" w:rsidRDefault="289ED822"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Emily is </w:t>
      </w:r>
      <w:r w:rsidRPr="00E122D0">
        <w:rPr>
          <w:rFonts w:ascii="Times New Roman" w:hAnsi="Times New Roman" w:cs="Times New Roman"/>
          <w:color w:val="000000"/>
          <w:sz w:val="24"/>
          <w:szCs w:val="24"/>
        </w:rPr>
        <w:t>18</w:t>
      </w:r>
      <w:r>
        <w:rPr>
          <w:rFonts w:ascii="Times New Roman" w:hAnsi="Times New Roman" w:cs="Times New Roman"/>
          <w:color w:val="000000"/>
          <w:sz w:val="24"/>
          <w:szCs w:val="24"/>
        </w:rPr>
        <w:t xml:space="preserve">. Emily was on the uneven bars when she slipped off and hit the ground with a FOOSH </w:t>
      </w:r>
      <w:r w:rsidR="00BD6004">
        <w:rPr>
          <w:rFonts w:ascii="Times New Roman" w:hAnsi="Times New Roman" w:cs="Times New Roman"/>
          <w:color w:val="000000"/>
          <w:sz w:val="24"/>
          <w:szCs w:val="24"/>
        </w:rPr>
        <w:t>(</w:t>
      </w:r>
      <w:r w:rsidR="00B30912">
        <w:rPr>
          <w:rFonts w:ascii="Times New Roman" w:hAnsi="Times New Roman" w:cs="Times New Roman"/>
          <w:color w:val="000000"/>
          <w:sz w:val="24"/>
          <w:szCs w:val="24"/>
        </w:rPr>
        <w:t>f</w:t>
      </w:r>
      <w:r w:rsidR="00BD6004">
        <w:rPr>
          <w:rFonts w:ascii="Times New Roman" w:hAnsi="Times New Roman" w:cs="Times New Roman"/>
          <w:color w:val="000000"/>
          <w:sz w:val="24"/>
          <w:szCs w:val="24"/>
        </w:rPr>
        <w:t xml:space="preserve">all </w:t>
      </w:r>
      <w:r w:rsidR="00B30912">
        <w:rPr>
          <w:rFonts w:ascii="Times New Roman" w:hAnsi="Times New Roman" w:cs="Times New Roman"/>
          <w:color w:val="000000"/>
          <w:sz w:val="24"/>
          <w:szCs w:val="24"/>
        </w:rPr>
        <w:t>o</w:t>
      </w:r>
      <w:r w:rsidR="00BD6004">
        <w:rPr>
          <w:rFonts w:ascii="Times New Roman" w:hAnsi="Times New Roman" w:cs="Times New Roman"/>
          <w:color w:val="000000"/>
          <w:sz w:val="24"/>
          <w:szCs w:val="24"/>
        </w:rPr>
        <w:t xml:space="preserve">nto </w:t>
      </w:r>
      <w:r w:rsidR="00B30912">
        <w:rPr>
          <w:rFonts w:ascii="Times New Roman" w:hAnsi="Times New Roman" w:cs="Times New Roman"/>
          <w:color w:val="000000"/>
          <w:sz w:val="24"/>
          <w:szCs w:val="24"/>
        </w:rPr>
        <w:t>o</w:t>
      </w:r>
      <w:r w:rsidR="00BD6004">
        <w:rPr>
          <w:rFonts w:ascii="Times New Roman" w:hAnsi="Times New Roman" w:cs="Times New Roman"/>
          <w:color w:val="000000"/>
          <w:sz w:val="24"/>
          <w:szCs w:val="24"/>
        </w:rPr>
        <w:t xml:space="preserve">utstretched </w:t>
      </w:r>
      <w:r w:rsidR="00B30912">
        <w:rPr>
          <w:rFonts w:ascii="Times New Roman" w:hAnsi="Times New Roman" w:cs="Times New Roman"/>
          <w:color w:val="000000"/>
          <w:sz w:val="24"/>
          <w:szCs w:val="24"/>
        </w:rPr>
        <w:t>h</w:t>
      </w:r>
      <w:r w:rsidR="00BD6004">
        <w:rPr>
          <w:rFonts w:ascii="Times New Roman" w:hAnsi="Times New Roman" w:cs="Times New Roman"/>
          <w:color w:val="000000"/>
          <w:sz w:val="24"/>
          <w:szCs w:val="24"/>
        </w:rPr>
        <w:t>and</w:t>
      </w:r>
      <w:r w:rsidR="002C4ED7">
        <w:rPr>
          <w:rFonts w:ascii="Times New Roman" w:hAnsi="Times New Roman" w:cs="Times New Roman"/>
          <w:color w:val="000000"/>
          <w:sz w:val="24"/>
          <w:szCs w:val="24"/>
        </w:rPr>
        <w:t>s</w:t>
      </w:r>
      <w:r w:rsidR="00BD6004">
        <w:rPr>
          <w:rFonts w:ascii="Times New Roman" w:hAnsi="Times New Roman" w:cs="Times New Roman"/>
          <w:color w:val="000000"/>
          <w:sz w:val="24"/>
          <w:szCs w:val="24"/>
        </w:rPr>
        <w:t xml:space="preserve">) </w:t>
      </w:r>
      <w:r>
        <w:rPr>
          <w:rFonts w:ascii="Times New Roman" w:hAnsi="Times New Roman" w:cs="Times New Roman"/>
          <w:color w:val="000000"/>
          <w:sz w:val="24"/>
          <w:szCs w:val="24"/>
        </w:rPr>
        <w:t>and dislocated her left elbow. There was a p</w:t>
      </w:r>
      <w:r w:rsidRPr="00E122D0">
        <w:rPr>
          <w:rFonts w:ascii="Times New Roman" w:hAnsi="Times New Roman" w:cs="Times New Roman"/>
          <w:color w:val="000000"/>
          <w:sz w:val="24"/>
          <w:szCs w:val="24"/>
        </w:rPr>
        <w:t>inch</w:t>
      </w:r>
      <w:r>
        <w:rPr>
          <w:rFonts w:ascii="Times New Roman" w:hAnsi="Times New Roman" w:cs="Times New Roman"/>
          <w:color w:val="000000"/>
          <w:sz w:val="24"/>
          <w:szCs w:val="24"/>
        </w:rPr>
        <w:t xml:space="preserve">ed nerve but no fracture. You do not know much more about the injury except that it is day </w:t>
      </w:r>
      <w:r w:rsidRPr="00E122D0">
        <w:rPr>
          <w:rFonts w:ascii="Times New Roman" w:hAnsi="Times New Roman" w:cs="Times New Roman"/>
          <w:color w:val="000000"/>
          <w:sz w:val="24"/>
          <w:szCs w:val="24"/>
        </w:rPr>
        <w:t>nine</w:t>
      </w:r>
      <w:r>
        <w:rPr>
          <w:rFonts w:ascii="Times New Roman" w:hAnsi="Times New Roman" w:cs="Times New Roman"/>
          <w:color w:val="000000"/>
          <w:sz w:val="24"/>
          <w:szCs w:val="24"/>
        </w:rPr>
        <w:t xml:space="preserve"> after the injury</w:t>
      </w:r>
      <w:r w:rsidR="00B253BA">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she has come to the gym to do some light activity and discuss progression. She is currently next door chatting with teammates and hanging out.</w:t>
      </w:r>
      <w:r w:rsidR="006A448C" w:rsidRPr="00F506F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She is scheduled to go to the AT clinic in about </w:t>
      </w:r>
      <w:r w:rsidRPr="00E122D0">
        <w:rPr>
          <w:rFonts w:ascii="Times New Roman" w:hAnsi="Times New Roman" w:cs="Times New Roman"/>
          <w:color w:val="000000"/>
          <w:sz w:val="24"/>
          <w:szCs w:val="24"/>
        </w:rPr>
        <w:t>30 minutes</w:t>
      </w:r>
      <w:r>
        <w:rPr>
          <w:rFonts w:ascii="Times New Roman" w:hAnsi="Times New Roman" w:cs="Times New Roman"/>
          <w:color w:val="000000"/>
          <w:sz w:val="24"/>
          <w:szCs w:val="24"/>
        </w:rPr>
        <w:t>.</w:t>
      </w:r>
    </w:p>
    <w:p w14:paraId="0B3FE0F0" w14:textId="4A2D5AED" w:rsidR="289ED822" w:rsidRPr="00F506F3" w:rsidRDefault="289ED822"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 xml:space="preserve">Actual </w:t>
      </w:r>
      <w:r w:rsidR="00351EC1">
        <w:rPr>
          <w:rFonts w:ascii="Times New Roman" w:hAnsi="Times New Roman" w:cs="Times New Roman"/>
          <w:b/>
          <w:bCs/>
          <w:color w:val="000000"/>
          <w:sz w:val="24"/>
          <w:szCs w:val="24"/>
        </w:rPr>
        <w:t>d</w:t>
      </w:r>
      <w:r w:rsidRPr="00F506F3">
        <w:rPr>
          <w:rFonts w:ascii="Times New Roman" w:hAnsi="Times New Roman" w:cs="Times New Roman"/>
          <w:b/>
          <w:bCs/>
          <w:color w:val="000000"/>
          <w:sz w:val="24"/>
          <w:szCs w:val="24"/>
        </w:rPr>
        <w:t>iagnosis:</w:t>
      </w:r>
      <w:r>
        <w:rPr>
          <w:rFonts w:ascii="Times New Roman" w:hAnsi="Times New Roman" w:cs="Times New Roman"/>
          <w:color w:val="000000"/>
          <w:sz w:val="24"/>
          <w:szCs w:val="24"/>
        </w:rPr>
        <w:t xml:space="preserve"> Elbow dislocation with a p</w:t>
      </w:r>
      <w:r w:rsidRPr="00E122D0">
        <w:rPr>
          <w:rFonts w:ascii="Times New Roman" w:hAnsi="Times New Roman" w:cs="Times New Roman"/>
          <w:color w:val="000000"/>
          <w:sz w:val="24"/>
          <w:szCs w:val="24"/>
        </w:rPr>
        <w:t>inch</w:t>
      </w:r>
      <w:r>
        <w:rPr>
          <w:rFonts w:ascii="Times New Roman" w:hAnsi="Times New Roman" w:cs="Times New Roman"/>
          <w:color w:val="000000"/>
          <w:sz w:val="24"/>
          <w:szCs w:val="24"/>
        </w:rPr>
        <w:t>ed nerve</w:t>
      </w:r>
    </w:p>
    <w:p w14:paraId="13CE174A" w14:textId="64513E5C" w:rsidR="289ED822" w:rsidRPr="00F506F3" w:rsidRDefault="289ED822"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Sport</w:t>
      </w:r>
      <w:r w:rsidR="00BD6004">
        <w:rPr>
          <w:rFonts w:ascii="Times New Roman" w:hAnsi="Times New Roman" w:cs="Times New Roman"/>
          <w:b/>
          <w:bCs/>
          <w:color w:val="000000"/>
          <w:sz w:val="24"/>
          <w:szCs w:val="24"/>
        </w:rPr>
        <w:t xml:space="preserve"> and </w:t>
      </w:r>
      <w:r w:rsidR="00351EC1">
        <w:rPr>
          <w:rFonts w:ascii="Times New Roman" w:hAnsi="Times New Roman" w:cs="Times New Roman"/>
          <w:b/>
          <w:bCs/>
          <w:color w:val="000000"/>
          <w:sz w:val="24"/>
          <w:szCs w:val="24"/>
        </w:rPr>
        <w:t>p</w:t>
      </w:r>
      <w:r w:rsidRPr="00F506F3">
        <w:rPr>
          <w:rFonts w:ascii="Times New Roman" w:hAnsi="Times New Roman" w:cs="Times New Roman"/>
          <w:b/>
          <w:bCs/>
          <w:color w:val="000000"/>
          <w:sz w:val="24"/>
          <w:szCs w:val="24"/>
        </w:rPr>
        <w:t>osition:</w:t>
      </w:r>
      <w:r w:rsidRPr="00F506F3">
        <w:rPr>
          <w:rFonts w:ascii="Times New Roman" w:hAnsi="Times New Roman" w:cs="Times New Roman"/>
          <w:color w:val="000000"/>
          <w:sz w:val="24"/>
          <w:szCs w:val="24"/>
        </w:rPr>
        <w:t xml:space="preserve"> Gymnast, floor and bars specialty</w:t>
      </w:r>
    </w:p>
    <w:p w14:paraId="2C58E423" w14:textId="692C7982" w:rsidR="289ED822" w:rsidRPr="00F506F3" w:rsidRDefault="289ED822"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Setting (place</w:t>
      </w:r>
      <w:r w:rsidR="00BD6004">
        <w:rPr>
          <w:rFonts w:ascii="Times New Roman" w:hAnsi="Times New Roman" w:cs="Times New Roman"/>
          <w:b/>
          <w:bCs/>
          <w:color w:val="000000"/>
          <w:sz w:val="24"/>
          <w:szCs w:val="24"/>
        </w:rPr>
        <w:t xml:space="preserve"> and </w:t>
      </w:r>
      <w:r w:rsidRPr="00F506F3">
        <w:rPr>
          <w:rFonts w:ascii="Times New Roman" w:hAnsi="Times New Roman" w:cs="Times New Roman"/>
          <w:b/>
          <w:bCs/>
          <w:color w:val="000000"/>
          <w:sz w:val="24"/>
          <w:szCs w:val="24"/>
        </w:rPr>
        <w:t>time):</w:t>
      </w:r>
      <w:r>
        <w:rPr>
          <w:rFonts w:ascii="Times New Roman" w:hAnsi="Times New Roman" w:cs="Times New Roman"/>
          <w:color w:val="000000"/>
          <w:sz w:val="24"/>
          <w:szCs w:val="24"/>
        </w:rPr>
        <w:t xml:space="preserve"> Club Gym</w:t>
      </w:r>
      <w:r w:rsidR="000A5E04">
        <w:rPr>
          <w:rFonts w:ascii="Times New Roman" w:hAnsi="Times New Roman" w:cs="Times New Roman"/>
          <w:color w:val="000000"/>
          <w:sz w:val="24"/>
          <w:szCs w:val="24"/>
        </w:rPr>
        <w:t>—</w:t>
      </w:r>
      <w:r>
        <w:rPr>
          <w:rFonts w:ascii="Times New Roman" w:hAnsi="Times New Roman" w:cs="Times New Roman"/>
          <w:color w:val="000000"/>
          <w:sz w:val="24"/>
          <w:szCs w:val="24"/>
        </w:rPr>
        <w:t xml:space="preserve">West Star Gymnastics Academy (had </w:t>
      </w:r>
      <w:r w:rsidRPr="00E122D0">
        <w:rPr>
          <w:rFonts w:ascii="Times New Roman" w:hAnsi="Times New Roman" w:cs="Times New Roman"/>
          <w:color w:val="000000"/>
          <w:sz w:val="24"/>
          <w:szCs w:val="24"/>
        </w:rPr>
        <w:t>16</w:t>
      </w:r>
      <w:r>
        <w:rPr>
          <w:rFonts w:ascii="Times New Roman" w:hAnsi="Times New Roman" w:cs="Times New Roman"/>
          <w:color w:val="000000"/>
          <w:sz w:val="24"/>
          <w:szCs w:val="24"/>
        </w:rPr>
        <w:t xml:space="preserve"> qualifiers for Nationals in the previous year)</w:t>
      </w:r>
    </w:p>
    <w:p w14:paraId="648F52F1" w14:textId="77777777" w:rsidR="00487F56" w:rsidRPr="00F506F3" w:rsidRDefault="00487F56" w:rsidP="00E8303C">
      <w:pPr>
        <w:spacing w:after="0" w:line="480" w:lineRule="auto"/>
        <w:rPr>
          <w:rFonts w:ascii="Times New Roman" w:hAnsi="Times New Roman" w:cs="Times New Roman"/>
          <w:color w:val="000000"/>
          <w:sz w:val="24"/>
          <w:szCs w:val="24"/>
        </w:rPr>
      </w:pPr>
    </w:p>
    <w:p w14:paraId="47EEDD3F" w14:textId="6A3E6723" w:rsidR="004D6065" w:rsidRPr="00F506F3" w:rsidRDefault="00662C5B"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r w:rsidR="41873886" w:rsidRPr="00F506F3">
        <w:rPr>
          <w:rFonts w:ascii="Times New Roman" w:hAnsi="Times New Roman" w:cs="Times New Roman"/>
          <w:color w:val="000000"/>
          <w:sz w:val="24"/>
          <w:szCs w:val="24"/>
        </w:rPr>
        <w:t xml:space="preserve">Coach </w:t>
      </w:r>
      <w:r w:rsidR="00F12226" w:rsidRPr="00F506F3">
        <w:rPr>
          <w:rFonts w:ascii="Times New Roman" w:hAnsi="Times New Roman" w:cs="Times New Roman"/>
          <w:color w:val="000000"/>
          <w:sz w:val="24"/>
          <w:szCs w:val="24"/>
        </w:rPr>
        <w:t>Perspective</w:t>
      </w:r>
      <w:r w:rsidR="00B253BA">
        <w:rPr>
          <w:rFonts w:ascii="Times New Roman" w:hAnsi="Times New Roman" w:cs="Times New Roman"/>
          <w:color w:val="000000"/>
          <w:sz w:val="24"/>
          <w:szCs w:val="24"/>
        </w:rPr>
        <w:t xml:space="preserve"> or </w:t>
      </w:r>
      <w:r w:rsidR="00F12226" w:rsidRPr="00F506F3">
        <w:rPr>
          <w:rFonts w:ascii="Times New Roman" w:hAnsi="Times New Roman" w:cs="Times New Roman"/>
          <w:color w:val="000000"/>
          <w:sz w:val="24"/>
          <w:szCs w:val="24"/>
        </w:rPr>
        <w:t xml:space="preserve">State </w:t>
      </w:r>
      <w:r w:rsidR="41873886" w:rsidRPr="00F506F3">
        <w:rPr>
          <w:rFonts w:ascii="Times New Roman" w:hAnsi="Times New Roman" w:cs="Times New Roman"/>
          <w:color w:val="000000"/>
          <w:sz w:val="24"/>
          <w:szCs w:val="24"/>
        </w:rPr>
        <w:t xml:space="preserve">of </w:t>
      </w:r>
      <w:r w:rsidR="00F12226" w:rsidRPr="00F506F3">
        <w:rPr>
          <w:rFonts w:ascii="Times New Roman" w:hAnsi="Times New Roman" w:cs="Times New Roman"/>
          <w:color w:val="000000"/>
          <w:sz w:val="24"/>
          <w:szCs w:val="24"/>
        </w:rPr>
        <w:t>Mind</w:t>
      </w:r>
    </w:p>
    <w:p w14:paraId="48864FC0" w14:textId="77078DAB" w:rsidR="00056479" w:rsidRPr="00F506F3" w:rsidRDefault="00056479"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 xml:space="preserve">Opening </w:t>
      </w:r>
      <w:r w:rsidR="00351EC1">
        <w:rPr>
          <w:rFonts w:ascii="Times New Roman" w:hAnsi="Times New Roman" w:cs="Times New Roman"/>
          <w:b/>
          <w:bCs/>
          <w:color w:val="000000"/>
          <w:sz w:val="24"/>
          <w:szCs w:val="24"/>
        </w:rPr>
        <w:t>s</w:t>
      </w:r>
      <w:r w:rsidRPr="00F506F3">
        <w:rPr>
          <w:rFonts w:ascii="Times New Roman" w:hAnsi="Times New Roman" w:cs="Times New Roman"/>
          <w:b/>
          <w:bCs/>
          <w:color w:val="000000"/>
          <w:sz w:val="24"/>
          <w:szCs w:val="24"/>
        </w:rPr>
        <w:t xml:space="preserve">tatement </w:t>
      </w:r>
      <w:r w:rsidRPr="00F506F3">
        <w:rPr>
          <w:rFonts w:ascii="Times New Roman" w:hAnsi="Times New Roman" w:cs="Times New Roman"/>
          <w:color w:val="000000"/>
          <w:sz w:val="24"/>
          <w:szCs w:val="24"/>
        </w:rPr>
        <w:t>(first thing to happen when the simulation starts):</w:t>
      </w:r>
    </w:p>
    <w:p w14:paraId="63AE54E9" w14:textId="6AEE84AE" w:rsidR="00056479" w:rsidRPr="00F506F3" w:rsidRDefault="00056479"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color w:val="000000"/>
          <w:sz w:val="24"/>
          <w:szCs w:val="24"/>
        </w:rPr>
        <w:t>“Hello.</w:t>
      </w:r>
      <w:r w:rsidR="006A448C" w:rsidRPr="00F506F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 need to find out what is going on with </w:t>
      </w:r>
      <w:r w:rsidRPr="00E122D0">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of my athletes and be sure I know she is healing appropriately.</w:t>
      </w:r>
      <w:r w:rsidR="006A448C" w:rsidRPr="00F506F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 saw Emily here this morning and want to get her going. Olympic </w:t>
      </w:r>
      <w:r w:rsidR="00787A7E">
        <w:rPr>
          <w:rFonts w:ascii="Times New Roman" w:hAnsi="Times New Roman" w:cs="Times New Roman"/>
          <w:color w:val="000000"/>
          <w:sz w:val="24"/>
          <w:szCs w:val="24"/>
        </w:rPr>
        <w:t>T</w:t>
      </w:r>
      <w:r>
        <w:rPr>
          <w:rFonts w:ascii="Times New Roman" w:hAnsi="Times New Roman" w:cs="Times New Roman"/>
          <w:color w:val="000000"/>
          <w:sz w:val="24"/>
          <w:szCs w:val="24"/>
        </w:rPr>
        <w:t xml:space="preserve">rials are in </w:t>
      </w:r>
      <w:r w:rsidR="0000451A" w:rsidRPr="00E122D0">
        <w:rPr>
          <w:rFonts w:ascii="Times New Roman" w:hAnsi="Times New Roman" w:cs="Times New Roman"/>
          <w:color w:val="000000"/>
          <w:sz w:val="24"/>
          <w:szCs w:val="24"/>
        </w:rPr>
        <w:t>eight</w:t>
      </w:r>
      <w:r w:rsidRPr="00E122D0">
        <w:rPr>
          <w:rFonts w:ascii="Times New Roman" w:hAnsi="Times New Roman" w:cs="Times New Roman"/>
          <w:color w:val="000000"/>
          <w:sz w:val="24"/>
          <w:szCs w:val="24"/>
        </w:rPr>
        <w:t xml:space="preserve"> weeks</w:t>
      </w:r>
      <w:r>
        <w:rPr>
          <w:rFonts w:ascii="Times New Roman" w:hAnsi="Times New Roman" w:cs="Times New Roman"/>
          <w:color w:val="000000"/>
          <w:sz w:val="24"/>
          <w:szCs w:val="24"/>
        </w:rPr>
        <w:t>.”</w:t>
      </w:r>
    </w:p>
    <w:p w14:paraId="31FC5885" w14:textId="77777777" w:rsidR="00056479" w:rsidRPr="00F506F3" w:rsidRDefault="00056479" w:rsidP="00E8303C">
      <w:pPr>
        <w:spacing w:after="0" w:line="480" w:lineRule="auto"/>
        <w:rPr>
          <w:rFonts w:ascii="Times New Roman" w:hAnsi="Times New Roman" w:cs="Times New Roman"/>
          <w:color w:val="000000"/>
          <w:sz w:val="24"/>
          <w:szCs w:val="24"/>
        </w:rPr>
      </w:pPr>
    </w:p>
    <w:p w14:paraId="38DCB30B" w14:textId="2BF3E9CD" w:rsidR="00056479" w:rsidRPr="00F506F3" w:rsidRDefault="00B253BA"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Here</w:t>
      </w:r>
      <w:r w:rsidRPr="00F506F3">
        <w:rPr>
          <w:rFonts w:ascii="Times New Roman" w:hAnsi="Times New Roman" w:cs="Times New Roman"/>
          <w:color w:val="000000"/>
          <w:sz w:val="24"/>
          <w:szCs w:val="24"/>
        </w:rPr>
        <w:t xml:space="preserve"> </w:t>
      </w:r>
      <w:r w:rsidR="00056479" w:rsidRPr="00F506F3">
        <w:rPr>
          <w:rFonts w:ascii="Times New Roman" w:hAnsi="Times New Roman" w:cs="Times New Roman"/>
          <w:color w:val="000000"/>
          <w:sz w:val="24"/>
          <w:szCs w:val="24"/>
        </w:rPr>
        <w:t xml:space="preserve">are </w:t>
      </w:r>
      <w:r w:rsidR="000C6A08">
        <w:rPr>
          <w:rFonts w:ascii="Times New Roman" w:hAnsi="Times New Roman" w:cs="Times New Roman"/>
          <w:color w:val="000000"/>
          <w:sz w:val="24"/>
          <w:szCs w:val="24"/>
        </w:rPr>
        <w:t>your</w:t>
      </w:r>
      <w:r w:rsidR="000C6A08" w:rsidRPr="00F506F3">
        <w:rPr>
          <w:rFonts w:ascii="Times New Roman" w:hAnsi="Times New Roman" w:cs="Times New Roman"/>
          <w:color w:val="000000"/>
          <w:sz w:val="24"/>
          <w:szCs w:val="24"/>
        </w:rPr>
        <w:t xml:space="preserve"> </w:t>
      </w:r>
      <w:r w:rsidR="00056479" w:rsidRPr="00F506F3">
        <w:rPr>
          <w:rFonts w:ascii="Times New Roman" w:hAnsi="Times New Roman" w:cs="Times New Roman"/>
          <w:color w:val="000000"/>
          <w:sz w:val="24"/>
          <w:szCs w:val="24"/>
        </w:rPr>
        <w:t>explicit goals. How you obtain these goals is up to you. You can be clever, up front, mischievous</w:t>
      </w:r>
      <w:r>
        <w:rPr>
          <w:rFonts w:ascii="Times New Roman" w:hAnsi="Times New Roman" w:cs="Times New Roman"/>
          <w:color w:val="000000"/>
          <w:sz w:val="24"/>
          <w:szCs w:val="24"/>
        </w:rPr>
        <w:t>,</w:t>
      </w:r>
      <w:r w:rsidR="00056479" w:rsidRPr="00F506F3">
        <w:rPr>
          <w:rFonts w:ascii="Times New Roman" w:hAnsi="Times New Roman" w:cs="Times New Roman"/>
          <w:color w:val="000000"/>
          <w:sz w:val="24"/>
          <w:szCs w:val="24"/>
        </w:rPr>
        <w:t xml:space="preserve"> or however you feel is best, but you try to achieve these goals.</w:t>
      </w:r>
      <w:r w:rsidR="006A448C" w:rsidRPr="00F506F3">
        <w:rPr>
          <w:rFonts w:ascii="Times New Roman" w:hAnsi="Times New Roman" w:cs="Times New Roman"/>
          <w:color w:val="000000"/>
          <w:sz w:val="24"/>
          <w:szCs w:val="24"/>
        </w:rPr>
        <w:t xml:space="preserve"> </w:t>
      </w:r>
      <w:r w:rsidR="00056479" w:rsidRPr="00F506F3">
        <w:rPr>
          <w:rFonts w:ascii="Times New Roman" w:hAnsi="Times New Roman" w:cs="Times New Roman"/>
          <w:color w:val="000000"/>
          <w:sz w:val="24"/>
          <w:szCs w:val="24"/>
        </w:rPr>
        <w:t>Whatever method you choose should be consistent for all groups.</w:t>
      </w:r>
    </w:p>
    <w:p w14:paraId="05CD86D7" w14:textId="77777777" w:rsidR="00056479" w:rsidRPr="00F506F3" w:rsidRDefault="00056479" w:rsidP="00E8303C">
      <w:pPr>
        <w:spacing w:after="0" w:line="480" w:lineRule="auto"/>
        <w:rPr>
          <w:rFonts w:ascii="Times New Roman" w:hAnsi="Times New Roman" w:cs="Times New Roman"/>
          <w:color w:val="000000"/>
          <w:sz w:val="24"/>
          <w:szCs w:val="24"/>
        </w:rPr>
      </w:pPr>
    </w:p>
    <w:p w14:paraId="38BA916A" w14:textId="475D276D"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Goal </w:t>
      </w:r>
      <w:r w:rsidRPr="00E122D0">
        <w:rPr>
          <w:rFonts w:ascii="Times New Roman" w:hAnsi="Times New Roman" w:cs="Times New Roman"/>
          <w:b/>
          <w:bCs/>
          <w:color w:val="000000"/>
          <w:sz w:val="24"/>
          <w:szCs w:val="24"/>
        </w:rPr>
        <w:t>1</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Make it clear </w:t>
      </w:r>
      <w:r w:rsidR="00B253BA">
        <w:rPr>
          <w:rFonts w:ascii="Times New Roman" w:hAnsi="Times New Roman" w:cs="Times New Roman"/>
          <w:color w:val="000000"/>
          <w:sz w:val="24"/>
          <w:szCs w:val="24"/>
        </w:rPr>
        <w:t xml:space="preserve">that neither </w:t>
      </w:r>
      <w:r w:rsidRPr="00F506F3">
        <w:rPr>
          <w:rFonts w:ascii="Times New Roman" w:hAnsi="Times New Roman" w:cs="Times New Roman"/>
          <w:color w:val="000000"/>
          <w:sz w:val="24"/>
          <w:szCs w:val="24"/>
        </w:rPr>
        <w:t xml:space="preserve">you </w:t>
      </w:r>
      <w:r w:rsidR="00B253BA">
        <w:rPr>
          <w:rFonts w:ascii="Times New Roman" w:hAnsi="Times New Roman" w:cs="Times New Roman"/>
          <w:color w:val="000000"/>
          <w:sz w:val="24"/>
          <w:szCs w:val="24"/>
        </w:rPr>
        <w:t xml:space="preserve">nor Emily </w:t>
      </w:r>
      <w:r w:rsidRPr="00F506F3">
        <w:rPr>
          <w:rFonts w:ascii="Times New Roman" w:hAnsi="Times New Roman" w:cs="Times New Roman"/>
          <w:color w:val="000000"/>
          <w:sz w:val="24"/>
          <w:szCs w:val="24"/>
        </w:rPr>
        <w:t>want</w:t>
      </w:r>
      <w:r w:rsidR="000C6A08">
        <w:rPr>
          <w:rFonts w:ascii="Times New Roman" w:hAnsi="Times New Roman" w:cs="Times New Roman"/>
          <w:color w:val="000000"/>
          <w:sz w:val="24"/>
          <w:szCs w:val="24"/>
        </w:rPr>
        <w:t>s</w:t>
      </w:r>
      <w:r w:rsidRPr="00F506F3">
        <w:rPr>
          <w:rFonts w:ascii="Times New Roman" w:hAnsi="Times New Roman" w:cs="Times New Roman"/>
          <w:color w:val="000000"/>
          <w:sz w:val="24"/>
          <w:szCs w:val="24"/>
        </w:rPr>
        <w:t xml:space="preserve"> to work with Rufus, though </w:t>
      </w:r>
      <w:r w:rsidR="00B253BA">
        <w:rPr>
          <w:rFonts w:ascii="Times New Roman" w:hAnsi="Times New Roman" w:cs="Times New Roman"/>
          <w:color w:val="000000"/>
          <w:sz w:val="24"/>
          <w:szCs w:val="24"/>
        </w:rPr>
        <w:t>you</w:t>
      </w:r>
      <w:r w:rsidR="00B253BA"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have not </w:t>
      </w:r>
      <w:r w:rsidR="00291E92">
        <w:rPr>
          <w:rFonts w:ascii="Times New Roman" w:hAnsi="Times New Roman" w:cs="Times New Roman"/>
          <w:color w:val="000000"/>
          <w:sz w:val="24"/>
          <w:szCs w:val="24"/>
        </w:rPr>
        <w:t>directly</w:t>
      </w:r>
      <w:r w:rsidR="00291E92"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asked </w:t>
      </w:r>
      <w:r w:rsidR="00291E92">
        <w:rPr>
          <w:rFonts w:ascii="Times New Roman" w:hAnsi="Times New Roman" w:cs="Times New Roman"/>
          <w:color w:val="000000"/>
          <w:sz w:val="24"/>
          <w:szCs w:val="24"/>
        </w:rPr>
        <w:t>Emily her opinion</w:t>
      </w:r>
      <w:r w:rsidRPr="00F506F3">
        <w:rPr>
          <w:rFonts w:ascii="Times New Roman" w:hAnsi="Times New Roman" w:cs="Times New Roman"/>
          <w:color w:val="000000"/>
          <w:sz w:val="24"/>
          <w:szCs w:val="24"/>
        </w:rPr>
        <w:t>.</w:t>
      </w:r>
    </w:p>
    <w:p w14:paraId="686968E5" w14:textId="490603F3"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Problem </w:t>
      </w:r>
      <w:r w:rsidRPr="00E122D0">
        <w:rPr>
          <w:rFonts w:ascii="Times New Roman" w:hAnsi="Times New Roman" w:cs="Times New Roman"/>
          <w:b/>
          <w:bCs/>
          <w:color w:val="000000"/>
          <w:sz w:val="24"/>
          <w:szCs w:val="24"/>
        </w:rPr>
        <w:t>1</w:t>
      </w:r>
      <w:r>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You are concerned that the current AT, Rufus, will not move Emily along fast enough to be ready for </w:t>
      </w:r>
      <w:r w:rsidR="000C6A08">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Olympic </w:t>
      </w:r>
      <w:r w:rsidR="00787A7E">
        <w:rPr>
          <w:rFonts w:ascii="Times New Roman" w:hAnsi="Times New Roman" w:cs="Times New Roman"/>
          <w:color w:val="000000"/>
          <w:sz w:val="24"/>
          <w:szCs w:val="24"/>
        </w:rPr>
        <w:t>T</w:t>
      </w:r>
      <w:r>
        <w:rPr>
          <w:rFonts w:ascii="Times New Roman" w:hAnsi="Times New Roman" w:cs="Times New Roman"/>
          <w:color w:val="000000"/>
          <w:sz w:val="24"/>
          <w:szCs w:val="24"/>
        </w:rPr>
        <w:t xml:space="preserve">rials in </w:t>
      </w:r>
      <w:r w:rsidR="007A5AD1" w:rsidRPr="00E122D0">
        <w:rPr>
          <w:rFonts w:ascii="Times New Roman" w:hAnsi="Times New Roman" w:cs="Times New Roman"/>
          <w:color w:val="000000"/>
          <w:sz w:val="24"/>
          <w:szCs w:val="24"/>
        </w:rPr>
        <w:t>eight</w:t>
      </w:r>
      <w:r w:rsidRPr="00E122D0">
        <w:rPr>
          <w:rFonts w:ascii="Times New Roman" w:hAnsi="Times New Roman" w:cs="Times New Roman"/>
          <w:color w:val="000000"/>
          <w:sz w:val="24"/>
          <w:szCs w:val="24"/>
        </w:rPr>
        <w:t xml:space="preserve"> weeks</w:t>
      </w:r>
      <w:r>
        <w:rPr>
          <w:rFonts w:ascii="Times New Roman" w:hAnsi="Times New Roman" w:cs="Times New Roman"/>
          <w:color w:val="000000"/>
          <w:sz w:val="24"/>
          <w:szCs w:val="24"/>
        </w:rPr>
        <w:t xml:space="preserve">. You slowly hint that you (and Emily) do not </w:t>
      </w:r>
      <w:r w:rsidRPr="00F506F3">
        <w:rPr>
          <w:rFonts w:ascii="Times New Roman" w:hAnsi="Times New Roman" w:cs="Times New Roman"/>
          <w:color w:val="000000"/>
          <w:sz w:val="24"/>
          <w:szCs w:val="24"/>
        </w:rPr>
        <w:t xml:space="preserve">like Rufus and want a new AT. </w:t>
      </w:r>
      <w:r w:rsidR="001C36D2">
        <w:rPr>
          <w:rFonts w:ascii="Times New Roman" w:hAnsi="Times New Roman" w:cs="Times New Roman"/>
          <w:color w:val="000000"/>
          <w:sz w:val="24"/>
          <w:szCs w:val="24"/>
        </w:rPr>
        <w:t>Y</w:t>
      </w:r>
      <w:r w:rsidRPr="00F506F3">
        <w:rPr>
          <w:rFonts w:ascii="Times New Roman" w:hAnsi="Times New Roman" w:cs="Times New Roman"/>
          <w:color w:val="000000"/>
          <w:sz w:val="24"/>
          <w:szCs w:val="24"/>
        </w:rPr>
        <w:t>ou also indicate that</w:t>
      </w:r>
      <w:r w:rsidR="001C36D2">
        <w:rPr>
          <w:rFonts w:ascii="Times New Roman" w:hAnsi="Times New Roman" w:cs="Times New Roman"/>
          <w:color w:val="000000"/>
          <w:sz w:val="24"/>
          <w:szCs w:val="24"/>
        </w:rPr>
        <w:t>, in addition to being slow, Rufus makes</w:t>
      </w:r>
      <w:r w:rsidRPr="00F506F3">
        <w:rPr>
          <w:rFonts w:ascii="Times New Roman" w:hAnsi="Times New Roman" w:cs="Times New Roman"/>
          <w:color w:val="000000"/>
          <w:sz w:val="24"/>
          <w:szCs w:val="24"/>
        </w:rPr>
        <w:t xml:space="preserve"> Emily uncomfortable. Emily has not directly said anything to you about Rufus, but she has exhibited </w:t>
      </w:r>
      <w:r w:rsidR="00B253BA">
        <w:rPr>
          <w:rFonts w:ascii="Times New Roman" w:hAnsi="Times New Roman" w:cs="Times New Roman"/>
          <w:color w:val="000000"/>
          <w:sz w:val="24"/>
          <w:szCs w:val="24"/>
        </w:rPr>
        <w:t>some</w:t>
      </w:r>
      <w:r w:rsidRPr="00F506F3">
        <w:rPr>
          <w:rFonts w:ascii="Times New Roman" w:hAnsi="Times New Roman" w:cs="Times New Roman"/>
          <w:color w:val="000000"/>
          <w:sz w:val="24"/>
          <w:szCs w:val="24"/>
        </w:rPr>
        <w:t xml:space="preserve"> anxiety, asked </w:t>
      </w:r>
      <w:r w:rsidR="00B253BA">
        <w:rPr>
          <w:rFonts w:ascii="Times New Roman" w:hAnsi="Times New Roman" w:cs="Times New Roman"/>
          <w:color w:val="000000"/>
          <w:sz w:val="24"/>
          <w:szCs w:val="24"/>
        </w:rPr>
        <w:t xml:space="preserve">you </w:t>
      </w:r>
      <w:r w:rsidRPr="00F506F3">
        <w:rPr>
          <w:rFonts w:ascii="Times New Roman" w:hAnsi="Times New Roman" w:cs="Times New Roman"/>
          <w:color w:val="000000"/>
          <w:sz w:val="24"/>
          <w:szCs w:val="24"/>
        </w:rPr>
        <w:t>questions, and discussed the numerous sexual assaults in gymnastic</w:t>
      </w:r>
      <w:r w:rsidR="00291E92">
        <w:rPr>
          <w:rFonts w:ascii="Times New Roman" w:hAnsi="Times New Roman" w:cs="Times New Roman"/>
          <w:color w:val="000000"/>
          <w:sz w:val="24"/>
          <w:szCs w:val="24"/>
        </w:rPr>
        <w:t xml:space="preserve"> news</w:t>
      </w:r>
      <w:r w:rsidRPr="00F506F3">
        <w:rPr>
          <w:rFonts w:ascii="Times New Roman" w:hAnsi="Times New Roman" w:cs="Times New Roman"/>
          <w:color w:val="000000"/>
          <w:sz w:val="24"/>
          <w:szCs w:val="24"/>
        </w:rPr>
        <w:t xml:space="preserve"> and </w:t>
      </w:r>
      <w:r w:rsidR="00B253BA">
        <w:rPr>
          <w:rFonts w:ascii="Times New Roman" w:hAnsi="Times New Roman" w:cs="Times New Roman"/>
          <w:color w:val="000000"/>
          <w:sz w:val="24"/>
          <w:szCs w:val="24"/>
        </w:rPr>
        <w:t xml:space="preserve">the </w:t>
      </w:r>
      <w:r w:rsidRPr="00F506F3">
        <w:rPr>
          <w:rFonts w:ascii="Times New Roman" w:hAnsi="Times New Roman" w:cs="Times New Roman"/>
          <w:color w:val="000000"/>
          <w:sz w:val="24"/>
          <w:szCs w:val="24"/>
        </w:rPr>
        <w:t xml:space="preserve">poor treatment of athletes. You believe this will help to get a new </w:t>
      </w:r>
      <w:r w:rsidR="00C84A8F">
        <w:rPr>
          <w:rFonts w:ascii="Times New Roman" w:hAnsi="Times New Roman" w:cs="Times New Roman"/>
          <w:color w:val="000000"/>
          <w:sz w:val="24"/>
          <w:szCs w:val="24"/>
        </w:rPr>
        <w:t>AT</w:t>
      </w:r>
      <w:r w:rsidR="00C84A8F"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for you and Emily.</w:t>
      </w:r>
    </w:p>
    <w:p w14:paraId="2EEA0DC8" w14:textId="06D2508E"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Possible </w:t>
      </w:r>
      <w:r w:rsidR="00351EC1">
        <w:rPr>
          <w:rFonts w:ascii="Times New Roman" w:hAnsi="Times New Roman" w:cs="Times New Roman"/>
          <w:b/>
          <w:bCs/>
          <w:color w:val="000000"/>
          <w:sz w:val="24"/>
          <w:szCs w:val="24"/>
        </w:rPr>
        <w:t>q</w:t>
      </w:r>
      <w:r>
        <w:rPr>
          <w:rFonts w:ascii="Times New Roman" w:hAnsi="Times New Roman" w:cs="Times New Roman"/>
          <w:b/>
          <w:bCs/>
          <w:color w:val="000000"/>
          <w:sz w:val="24"/>
          <w:szCs w:val="24"/>
        </w:rPr>
        <w:t xml:space="preserve">uotes </w:t>
      </w:r>
      <w:r w:rsidRPr="00E122D0">
        <w:rPr>
          <w:rFonts w:ascii="Times New Roman" w:hAnsi="Times New Roman" w:cs="Times New Roman"/>
          <w:b/>
          <w:bCs/>
          <w:color w:val="000000"/>
          <w:sz w:val="24"/>
          <w:szCs w:val="24"/>
        </w:rPr>
        <w:t>1</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“You know</w:t>
      </w:r>
      <w:r w:rsidR="000C6A08">
        <w:rPr>
          <w:rFonts w:ascii="Times New Roman" w:hAnsi="Times New Roman" w:cs="Times New Roman"/>
          <w:color w:val="000000"/>
          <w:sz w:val="24"/>
          <w:szCs w:val="24"/>
        </w:rPr>
        <w:t>,</w:t>
      </w:r>
      <w:r w:rsidRPr="00F506F3">
        <w:rPr>
          <w:rFonts w:ascii="Times New Roman" w:hAnsi="Times New Roman" w:cs="Times New Roman"/>
          <w:color w:val="000000"/>
          <w:sz w:val="24"/>
          <w:szCs w:val="24"/>
        </w:rPr>
        <w:t xml:space="preserve"> with all the controversies with the gymnastics and stuff</w:t>
      </w:r>
      <w:r w:rsidR="000C6A08">
        <w:rPr>
          <w:rFonts w:ascii="Times New Roman" w:hAnsi="Times New Roman" w:cs="Times New Roman"/>
          <w:color w:val="000000"/>
          <w:sz w:val="24"/>
          <w:szCs w:val="24"/>
        </w:rPr>
        <w:t>,</w:t>
      </w:r>
      <w:r w:rsidRPr="00F506F3">
        <w:rPr>
          <w:rFonts w:ascii="Times New Roman" w:hAnsi="Times New Roman" w:cs="Times New Roman"/>
          <w:color w:val="000000"/>
          <w:sz w:val="24"/>
          <w:szCs w:val="24"/>
        </w:rPr>
        <w:t xml:space="preserve"> </w:t>
      </w:r>
      <w:r w:rsidR="000C6A08">
        <w:rPr>
          <w:rFonts w:ascii="Times New Roman" w:hAnsi="Times New Roman" w:cs="Times New Roman"/>
          <w:color w:val="000000"/>
          <w:sz w:val="24"/>
          <w:szCs w:val="24"/>
        </w:rPr>
        <w:t>m</w:t>
      </w:r>
      <w:r w:rsidRPr="00F506F3">
        <w:rPr>
          <w:rFonts w:ascii="Times New Roman" w:hAnsi="Times New Roman" w:cs="Times New Roman"/>
          <w:color w:val="000000"/>
          <w:sz w:val="24"/>
          <w:szCs w:val="24"/>
        </w:rPr>
        <w:t xml:space="preserve">aybe she is kind of uncomfortable.” </w:t>
      </w:r>
      <w:r w:rsidR="001C36D2">
        <w:rPr>
          <w:rFonts w:ascii="Times New Roman" w:hAnsi="Times New Roman" w:cs="Times New Roman"/>
          <w:color w:val="000000"/>
          <w:sz w:val="24"/>
          <w:szCs w:val="24"/>
        </w:rPr>
        <w:t>“</w:t>
      </w:r>
      <w:r w:rsidRPr="00F506F3">
        <w:rPr>
          <w:rFonts w:ascii="Times New Roman" w:hAnsi="Times New Roman" w:cs="Times New Roman"/>
          <w:color w:val="000000"/>
          <w:sz w:val="24"/>
          <w:szCs w:val="24"/>
        </w:rPr>
        <w:t>Rufus said something about Emily not being ready yet and blah</w:t>
      </w:r>
      <w:r w:rsidR="00787A7E">
        <w:rPr>
          <w:rFonts w:ascii="Times New Roman" w:hAnsi="Times New Roman" w:cs="Times New Roman"/>
          <w:color w:val="000000"/>
          <w:sz w:val="24"/>
          <w:szCs w:val="24"/>
        </w:rPr>
        <w:t>-</w:t>
      </w:r>
      <w:r w:rsidRPr="00F506F3">
        <w:rPr>
          <w:rFonts w:ascii="Times New Roman" w:hAnsi="Times New Roman" w:cs="Times New Roman"/>
          <w:color w:val="000000"/>
          <w:sz w:val="24"/>
          <w:szCs w:val="24"/>
        </w:rPr>
        <w:t>blah. He is too slow and too cautious.”</w:t>
      </w:r>
    </w:p>
    <w:p w14:paraId="6ED3ABAF" w14:textId="77777777" w:rsidR="000473DE" w:rsidRPr="00F506F3" w:rsidRDefault="000473DE" w:rsidP="00E8303C">
      <w:pPr>
        <w:spacing w:after="0" w:line="480" w:lineRule="auto"/>
        <w:rPr>
          <w:rFonts w:ascii="Times New Roman" w:hAnsi="Times New Roman" w:cs="Times New Roman"/>
          <w:b/>
          <w:bCs/>
          <w:color w:val="000000"/>
          <w:sz w:val="24"/>
          <w:szCs w:val="24"/>
        </w:rPr>
      </w:pPr>
    </w:p>
    <w:p w14:paraId="641F7D68" w14:textId="6285BB98"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Goal </w:t>
      </w:r>
      <w:r w:rsidRPr="00E122D0">
        <w:rPr>
          <w:rFonts w:ascii="Times New Roman" w:hAnsi="Times New Roman" w:cs="Times New Roman"/>
          <w:b/>
          <w:bCs/>
          <w:color w:val="000000"/>
          <w:sz w:val="24"/>
          <w:szCs w:val="24"/>
        </w:rPr>
        <w:t>2</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You want to know about the phases of healing</w:t>
      </w:r>
      <w:r w:rsidR="00B253BA">
        <w:rPr>
          <w:rFonts w:ascii="Times New Roman" w:hAnsi="Times New Roman" w:cs="Times New Roman"/>
          <w:color w:val="000000"/>
          <w:sz w:val="24"/>
          <w:szCs w:val="24"/>
        </w:rPr>
        <w:t>,</w:t>
      </w:r>
      <w:r w:rsidRPr="00F506F3">
        <w:rPr>
          <w:rFonts w:ascii="Times New Roman" w:hAnsi="Times New Roman" w:cs="Times New Roman"/>
          <w:color w:val="000000"/>
          <w:sz w:val="24"/>
          <w:szCs w:val="24"/>
        </w:rPr>
        <w:t xml:space="preserve"> how to spot them, what they mean, and specifically</w:t>
      </w:r>
      <w:r w:rsidR="00B253BA">
        <w:rPr>
          <w:rFonts w:ascii="Times New Roman" w:hAnsi="Times New Roman" w:cs="Times New Roman"/>
          <w:color w:val="000000"/>
          <w:sz w:val="24"/>
          <w:szCs w:val="24"/>
        </w:rPr>
        <w:t>,</w:t>
      </w:r>
      <w:r w:rsidRPr="00F506F3">
        <w:rPr>
          <w:rFonts w:ascii="Times New Roman" w:hAnsi="Times New Roman" w:cs="Times New Roman"/>
          <w:color w:val="000000"/>
          <w:sz w:val="24"/>
          <w:szCs w:val="24"/>
        </w:rPr>
        <w:t xml:space="preserve"> how you can use this information to push Emily so she can be ready.</w:t>
      </w:r>
      <w:r w:rsidR="006A448C" w:rsidRPr="00F506F3">
        <w:rPr>
          <w:rFonts w:ascii="Times New Roman" w:hAnsi="Times New Roman" w:cs="Times New Roman"/>
          <w:color w:val="000000"/>
          <w:sz w:val="24"/>
          <w:szCs w:val="24"/>
        </w:rPr>
        <w:t xml:space="preserve"> </w:t>
      </w:r>
    </w:p>
    <w:p w14:paraId="271AF120" w14:textId="4D6911CE"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Problem </w:t>
      </w:r>
      <w:r w:rsidRPr="00E122D0">
        <w:rPr>
          <w:rFonts w:ascii="Times New Roman" w:hAnsi="Times New Roman" w:cs="Times New Roman"/>
          <w:b/>
          <w:bCs/>
          <w:color w:val="000000"/>
          <w:sz w:val="24"/>
          <w:szCs w:val="24"/>
        </w:rPr>
        <w:t>2</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You don’t really know how to tell if Emily is better or not. If you knew more about the phases of healing or what to look out for, you </w:t>
      </w:r>
      <w:r w:rsidR="00B253BA">
        <w:rPr>
          <w:rFonts w:ascii="Times New Roman" w:hAnsi="Times New Roman" w:cs="Times New Roman"/>
          <w:color w:val="000000"/>
          <w:sz w:val="24"/>
          <w:szCs w:val="24"/>
        </w:rPr>
        <w:t>would</w:t>
      </w:r>
      <w:r w:rsidR="00B253BA"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know if you are pushing Emily too much.</w:t>
      </w:r>
    </w:p>
    <w:p w14:paraId="4FA11325" w14:textId="52DCEAD8"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lastRenderedPageBreak/>
        <w:t xml:space="preserve">Possible </w:t>
      </w:r>
      <w:r w:rsidR="00351EC1">
        <w:rPr>
          <w:rFonts w:ascii="Times New Roman" w:hAnsi="Times New Roman" w:cs="Times New Roman"/>
          <w:b/>
          <w:bCs/>
          <w:color w:val="000000"/>
          <w:sz w:val="24"/>
          <w:szCs w:val="24"/>
        </w:rPr>
        <w:t>q</w:t>
      </w:r>
      <w:r>
        <w:rPr>
          <w:rFonts w:ascii="Times New Roman" w:hAnsi="Times New Roman" w:cs="Times New Roman"/>
          <w:b/>
          <w:bCs/>
          <w:color w:val="000000"/>
          <w:sz w:val="24"/>
          <w:szCs w:val="24"/>
        </w:rPr>
        <w:t xml:space="preserve">uotes </w:t>
      </w:r>
      <w:r w:rsidRPr="00E122D0">
        <w:rPr>
          <w:rFonts w:ascii="Times New Roman" w:hAnsi="Times New Roman" w:cs="Times New Roman"/>
          <w:b/>
          <w:bCs/>
          <w:color w:val="000000"/>
          <w:sz w:val="24"/>
          <w:szCs w:val="24"/>
        </w:rPr>
        <w:t>2</w:t>
      </w:r>
      <w:r>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“I spoke to Rufus</w:t>
      </w:r>
      <w:r w:rsidR="00351EC1">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he mentioned the phases of healing. I </w:t>
      </w:r>
      <w:r w:rsidRPr="00E122D0">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trying to get Emily back and confident. Can you explain it better? He used a bunch of medical terminology.” You can also ask them to explain it in relation to an elbow dislocation. “What will I see when tissue is reforming?” “How will I be able to tell she is ready</w:t>
      </w:r>
      <w:r w:rsidR="00787A7E">
        <w:rPr>
          <w:rFonts w:ascii="Times New Roman" w:hAnsi="Times New Roman" w:cs="Times New Roman"/>
          <w:color w:val="000000"/>
          <w:sz w:val="24"/>
          <w:szCs w:val="24"/>
        </w:rPr>
        <w:t>,</w:t>
      </w:r>
      <w:r>
        <w:rPr>
          <w:rFonts w:ascii="Times New Roman" w:hAnsi="Times New Roman" w:cs="Times New Roman"/>
          <w:color w:val="000000"/>
          <w:sz w:val="24"/>
          <w:szCs w:val="24"/>
        </w:rPr>
        <w:t xml:space="preserve"> based on the phases?” “And can someone explain what Rufus the </w:t>
      </w:r>
      <w:r w:rsidR="00787A7E">
        <w:rPr>
          <w:rFonts w:ascii="Times New Roman" w:hAnsi="Times New Roman" w:cs="Times New Roman"/>
          <w:color w:val="000000"/>
          <w:sz w:val="24"/>
          <w:szCs w:val="24"/>
        </w:rPr>
        <w:t>D</w:t>
      </w:r>
      <w:r>
        <w:rPr>
          <w:rFonts w:ascii="Times New Roman" w:hAnsi="Times New Roman" w:cs="Times New Roman"/>
          <w:color w:val="000000"/>
          <w:sz w:val="24"/>
          <w:szCs w:val="24"/>
        </w:rPr>
        <w:t>ufus</w:t>
      </w:r>
      <w:r w:rsidR="00F04AF9">
        <w:rPr>
          <w:rFonts w:ascii="Times New Roman" w:hAnsi="Times New Roman" w:cs="Times New Roman"/>
          <w:color w:val="000000"/>
          <w:sz w:val="24"/>
          <w:szCs w:val="24"/>
        </w:rPr>
        <w:t xml:space="preserve"> </w:t>
      </w:r>
      <w:r w:rsidR="00EA5DC9">
        <w:rPr>
          <w:rFonts w:ascii="Times New Roman" w:hAnsi="Times New Roman" w:cs="Times New Roman"/>
          <w:color w:val="000000"/>
          <w:sz w:val="24"/>
          <w:szCs w:val="24"/>
        </w:rPr>
        <w:t>(</w:t>
      </w:r>
      <w:r>
        <w:rPr>
          <w:rFonts w:ascii="Times New Roman" w:hAnsi="Times New Roman" w:cs="Times New Roman"/>
          <w:color w:val="000000"/>
          <w:sz w:val="24"/>
          <w:szCs w:val="24"/>
        </w:rPr>
        <w:t>that is your nickname for him) was talking about with the phases of healing?”</w:t>
      </w:r>
    </w:p>
    <w:p w14:paraId="4F943BB4" w14:textId="77777777" w:rsidR="000473DE" w:rsidRPr="00F506F3" w:rsidRDefault="000473DE" w:rsidP="00E8303C">
      <w:pPr>
        <w:spacing w:after="0" w:line="480" w:lineRule="auto"/>
        <w:rPr>
          <w:rFonts w:ascii="Times New Roman" w:hAnsi="Times New Roman" w:cs="Times New Roman"/>
          <w:color w:val="000000"/>
          <w:sz w:val="24"/>
          <w:szCs w:val="24"/>
        </w:rPr>
      </w:pPr>
    </w:p>
    <w:p w14:paraId="716846F5" w14:textId="002A469A"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Goal </w:t>
      </w:r>
      <w:r w:rsidRPr="00E122D0">
        <w:rPr>
          <w:rFonts w:ascii="Times New Roman" w:hAnsi="Times New Roman" w:cs="Times New Roman"/>
          <w:b/>
          <w:bCs/>
          <w:color w:val="000000"/>
          <w:sz w:val="24"/>
          <w:szCs w:val="24"/>
        </w:rPr>
        <w:t>3</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You are mostly clear that you want to be more involved in making decisions about when, to what extent, and how much Emily is ready to do.</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You are an experienced coach, </w:t>
      </w:r>
      <w:r w:rsidR="00DE377B">
        <w:rPr>
          <w:rFonts w:ascii="Times New Roman" w:hAnsi="Times New Roman" w:cs="Times New Roman"/>
          <w:color w:val="000000"/>
          <w:sz w:val="24"/>
          <w:szCs w:val="24"/>
        </w:rPr>
        <w:t xml:space="preserve">having </w:t>
      </w:r>
      <w:r w:rsidRPr="00F506F3">
        <w:rPr>
          <w:rFonts w:ascii="Times New Roman" w:hAnsi="Times New Roman" w:cs="Times New Roman"/>
          <w:color w:val="000000"/>
          <w:sz w:val="24"/>
          <w:szCs w:val="24"/>
        </w:rPr>
        <w:t xml:space="preserve">previously </w:t>
      </w:r>
      <w:r>
        <w:rPr>
          <w:rFonts w:ascii="Times New Roman" w:hAnsi="Times New Roman" w:cs="Times New Roman"/>
          <w:color w:val="000000"/>
          <w:sz w:val="24"/>
          <w:szCs w:val="24"/>
        </w:rPr>
        <w:t xml:space="preserve">coached </w:t>
      </w:r>
      <w:r w:rsidRPr="00E122D0">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athletes </w:t>
      </w:r>
      <w:r w:rsidR="00F04AF9">
        <w:rPr>
          <w:rFonts w:ascii="Times New Roman" w:hAnsi="Times New Roman" w:cs="Times New Roman"/>
          <w:color w:val="000000"/>
          <w:sz w:val="24"/>
          <w:szCs w:val="24"/>
        </w:rPr>
        <w:t xml:space="preserve">who </w:t>
      </w:r>
      <w:r>
        <w:rPr>
          <w:rFonts w:ascii="Times New Roman" w:hAnsi="Times New Roman" w:cs="Times New Roman"/>
          <w:color w:val="000000"/>
          <w:sz w:val="24"/>
          <w:szCs w:val="24"/>
        </w:rPr>
        <w:t>went to the Olympics.</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You do not really see any problem with you making this decision for your athletes. In the past, it was a discussion between the coach and </w:t>
      </w:r>
      <w:r w:rsidR="00DE377B">
        <w:rPr>
          <w:rFonts w:ascii="Times New Roman" w:hAnsi="Times New Roman" w:cs="Times New Roman"/>
          <w:color w:val="000000"/>
          <w:sz w:val="24"/>
          <w:szCs w:val="24"/>
        </w:rPr>
        <w:t xml:space="preserve">the </w:t>
      </w:r>
      <w:r w:rsidRPr="00F506F3">
        <w:rPr>
          <w:rFonts w:ascii="Times New Roman" w:hAnsi="Times New Roman" w:cs="Times New Roman"/>
          <w:color w:val="000000"/>
          <w:sz w:val="24"/>
          <w:szCs w:val="24"/>
        </w:rPr>
        <w:t>athlete.</w:t>
      </w:r>
    </w:p>
    <w:p w14:paraId="48772103" w14:textId="3664CC7B"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Problem </w:t>
      </w:r>
      <w:r w:rsidRPr="00E122D0">
        <w:rPr>
          <w:rFonts w:ascii="Times New Roman" w:hAnsi="Times New Roman" w:cs="Times New Roman"/>
          <w:b/>
          <w:bCs/>
          <w:color w:val="000000"/>
          <w:sz w:val="24"/>
          <w:szCs w:val="24"/>
        </w:rPr>
        <w:t>3</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If the </w:t>
      </w:r>
      <w:r w:rsidR="002B68E9">
        <w:rPr>
          <w:rFonts w:ascii="Times New Roman" w:hAnsi="Times New Roman" w:cs="Times New Roman"/>
          <w:color w:val="000000"/>
          <w:sz w:val="24"/>
          <w:szCs w:val="24"/>
        </w:rPr>
        <w:t>HCP</w:t>
      </w:r>
      <w:r w:rsidRPr="00F506F3">
        <w:rPr>
          <w:rFonts w:ascii="Times New Roman" w:hAnsi="Times New Roman" w:cs="Times New Roman"/>
          <w:color w:val="000000"/>
          <w:sz w:val="24"/>
          <w:szCs w:val="24"/>
        </w:rPr>
        <w:t>s will not get Emily ready, you will.</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You have been a coach for years and are confident you can do it.</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You want to be </w:t>
      </w:r>
      <w:r w:rsidR="00DE377B">
        <w:rPr>
          <w:rFonts w:ascii="Times New Roman" w:hAnsi="Times New Roman" w:cs="Times New Roman"/>
          <w:color w:val="000000"/>
          <w:sz w:val="24"/>
          <w:szCs w:val="24"/>
        </w:rPr>
        <w:t>more</w:t>
      </w:r>
      <w:r w:rsidR="00DE377B"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involved in her care and make the decision for Emily. Your ultimate goal is to push Emily to be ready for the Olympic </w:t>
      </w:r>
      <w:r w:rsidR="00F04AF9">
        <w:rPr>
          <w:rFonts w:ascii="Times New Roman" w:hAnsi="Times New Roman" w:cs="Times New Roman"/>
          <w:color w:val="000000"/>
          <w:sz w:val="24"/>
          <w:szCs w:val="24"/>
        </w:rPr>
        <w:t>T</w:t>
      </w:r>
      <w:r w:rsidRPr="00F506F3">
        <w:rPr>
          <w:rFonts w:ascii="Times New Roman" w:hAnsi="Times New Roman" w:cs="Times New Roman"/>
          <w:color w:val="000000"/>
          <w:sz w:val="24"/>
          <w:szCs w:val="24"/>
        </w:rPr>
        <w:t>rials, if possible. You don’t think anyone will do it quickly enough</w:t>
      </w:r>
      <w:r w:rsidR="00DE377B">
        <w:rPr>
          <w:rFonts w:ascii="Times New Roman" w:hAnsi="Times New Roman" w:cs="Times New Roman"/>
          <w:color w:val="000000"/>
          <w:sz w:val="24"/>
          <w:szCs w:val="24"/>
        </w:rPr>
        <w:t>,</w:t>
      </w:r>
      <w:r w:rsidRPr="00F506F3">
        <w:rPr>
          <w:rFonts w:ascii="Times New Roman" w:hAnsi="Times New Roman" w:cs="Times New Roman"/>
          <w:color w:val="000000"/>
          <w:sz w:val="24"/>
          <w:szCs w:val="24"/>
        </w:rPr>
        <w:t xml:space="preserve"> and this is Emily’s shot. You want to do it like the “old days” when the coach decided what an athlete </w:t>
      </w:r>
      <w:r w:rsidR="00DE377B">
        <w:rPr>
          <w:rFonts w:ascii="Times New Roman" w:hAnsi="Times New Roman" w:cs="Times New Roman"/>
          <w:color w:val="000000"/>
          <w:sz w:val="24"/>
          <w:szCs w:val="24"/>
        </w:rPr>
        <w:t>could</w:t>
      </w:r>
      <w:r w:rsidRPr="00F506F3">
        <w:rPr>
          <w:rFonts w:ascii="Times New Roman" w:hAnsi="Times New Roman" w:cs="Times New Roman"/>
          <w:color w:val="000000"/>
          <w:sz w:val="24"/>
          <w:szCs w:val="24"/>
        </w:rPr>
        <w:t xml:space="preserve"> do.</w:t>
      </w:r>
    </w:p>
    <w:p w14:paraId="1D3A3B3F" w14:textId="540550BE"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Possible </w:t>
      </w:r>
      <w:r w:rsidR="00F74560">
        <w:rPr>
          <w:rFonts w:ascii="Times New Roman" w:hAnsi="Times New Roman" w:cs="Times New Roman"/>
          <w:b/>
          <w:bCs/>
          <w:color w:val="000000"/>
          <w:sz w:val="24"/>
          <w:szCs w:val="24"/>
        </w:rPr>
        <w:t>q</w:t>
      </w:r>
      <w:r>
        <w:rPr>
          <w:rFonts w:ascii="Times New Roman" w:hAnsi="Times New Roman" w:cs="Times New Roman"/>
          <w:b/>
          <w:bCs/>
          <w:color w:val="000000"/>
          <w:sz w:val="24"/>
          <w:szCs w:val="24"/>
        </w:rPr>
        <w:t xml:space="preserve">uotes </w:t>
      </w:r>
      <w:r w:rsidRPr="00E122D0">
        <w:rPr>
          <w:rFonts w:ascii="Times New Roman" w:hAnsi="Times New Roman" w:cs="Times New Roman"/>
          <w:b/>
          <w:bCs/>
          <w:color w:val="000000"/>
          <w:sz w:val="24"/>
          <w:szCs w:val="24"/>
        </w:rPr>
        <w:t>3</w:t>
      </w:r>
      <w:r>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“There was no fracture.” “Emily is a high</w:t>
      </w:r>
      <w:r w:rsidRPr="00E122D0">
        <w:rPr>
          <w:rFonts w:ascii="Times New Roman" w:hAnsi="Times New Roman" w:cs="Times New Roman"/>
          <w:color w:val="000000"/>
          <w:sz w:val="24"/>
          <w:szCs w:val="24"/>
        </w:rPr>
        <w:t>-</w:t>
      </w:r>
      <w:r>
        <w:rPr>
          <w:rFonts w:ascii="Times New Roman" w:hAnsi="Times New Roman" w:cs="Times New Roman"/>
          <w:color w:val="000000"/>
          <w:sz w:val="24"/>
          <w:szCs w:val="24"/>
        </w:rPr>
        <w:t>level competitor and plans to qualify for the Olympics. She can move her arm</w:t>
      </w:r>
      <w:r w:rsidR="000C6A08">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Rufus said yesterday that Emily’s pain was </w:t>
      </w:r>
      <w:r w:rsidRPr="00E122D0">
        <w:rPr>
          <w:rFonts w:ascii="Times New Roman" w:hAnsi="Times New Roman" w:cs="Times New Roman"/>
          <w:color w:val="000000"/>
          <w:sz w:val="24"/>
          <w:szCs w:val="24"/>
        </w:rPr>
        <w:t>6</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10</w:t>
      </w:r>
      <w:r>
        <w:rPr>
          <w:rFonts w:ascii="Times New Roman" w:hAnsi="Times New Roman" w:cs="Times New Roman"/>
          <w:color w:val="000000"/>
          <w:sz w:val="24"/>
          <w:szCs w:val="24"/>
        </w:rPr>
        <w:t xml:space="preserve">. In my day, we practiced with </w:t>
      </w:r>
      <w:r w:rsidRPr="00E122D0">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E122D0">
        <w:rPr>
          <w:rFonts w:ascii="Times New Roman" w:hAnsi="Times New Roman" w:cs="Times New Roman"/>
          <w:color w:val="000000"/>
          <w:sz w:val="24"/>
          <w:szCs w:val="24"/>
        </w:rPr>
        <w:t>10</w:t>
      </w:r>
      <w:r>
        <w:rPr>
          <w:rFonts w:ascii="Times New Roman" w:hAnsi="Times New Roman" w:cs="Times New Roman"/>
          <w:color w:val="000000"/>
          <w:sz w:val="24"/>
          <w:szCs w:val="24"/>
        </w:rPr>
        <w:t xml:space="preserve"> pain.”</w:t>
      </w:r>
    </w:p>
    <w:p w14:paraId="322E22AF" w14:textId="77777777" w:rsidR="000473DE" w:rsidRPr="00F506F3" w:rsidRDefault="000473DE" w:rsidP="00E8303C">
      <w:pPr>
        <w:spacing w:after="0" w:line="480" w:lineRule="auto"/>
        <w:rPr>
          <w:rFonts w:ascii="Times New Roman" w:hAnsi="Times New Roman" w:cs="Times New Roman"/>
          <w:color w:val="000000"/>
          <w:sz w:val="24"/>
          <w:szCs w:val="24"/>
        </w:rPr>
      </w:pPr>
    </w:p>
    <w:p w14:paraId="5DFF9A7B" w14:textId="6C902CC2"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Problem </w:t>
      </w:r>
      <w:r w:rsidRPr="00E122D0">
        <w:rPr>
          <w:rFonts w:ascii="Times New Roman" w:hAnsi="Times New Roman" w:cs="Times New Roman"/>
          <w:b/>
          <w:bCs/>
          <w:color w:val="000000"/>
          <w:sz w:val="24"/>
          <w:szCs w:val="24"/>
        </w:rPr>
        <w:t>4</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If you know more about Emily, you believe you can </w:t>
      </w:r>
      <w:r w:rsidR="000C6A08">
        <w:rPr>
          <w:rFonts w:ascii="Times New Roman" w:hAnsi="Times New Roman" w:cs="Times New Roman"/>
          <w:color w:val="000000"/>
          <w:sz w:val="24"/>
          <w:szCs w:val="24"/>
        </w:rPr>
        <w:t>help</w:t>
      </w:r>
      <w:r w:rsidR="00DE377B"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her progress </w:t>
      </w:r>
      <w:r w:rsidR="00DE377B">
        <w:rPr>
          <w:rFonts w:ascii="Times New Roman" w:hAnsi="Times New Roman" w:cs="Times New Roman"/>
          <w:color w:val="000000"/>
          <w:sz w:val="24"/>
          <w:szCs w:val="24"/>
        </w:rPr>
        <w:t>further</w:t>
      </w:r>
      <w:r w:rsidRPr="00F506F3">
        <w:rPr>
          <w:rFonts w:ascii="Times New Roman" w:hAnsi="Times New Roman" w:cs="Times New Roman"/>
          <w:color w:val="000000"/>
          <w:sz w:val="24"/>
          <w:szCs w:val="24"/>
        </w:rPr>
        <w:t>.</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You don’t know much about her injury, except what you have overheard. You don’t know what is </w:t>
      </w:r>
      <w:r w:rsidRPr="00F506F3">
        <w:rPr>
          <w:rFonts w:ascii="Times New Roman" w:hAnsi="Times New Roman" w:cs="Times New Roman"/>
          <w:color w:val="000000"/>
          <w:sz w:val="24"/>
          <w:szCs w:val="24"/>
        </w:rPr>
        <w:lastRenderedPageBreak/>
        <w:t>happening in her personal life.</w:t>
      </w:r>
      <w:r w:rsidR="006A448C" w:rsidRPr="00F506F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You want her ready for the Olympic </w:t>
      </w:r>
      <w:r w:rsidR="00F04AF9">
        <w:rPr>
          <w:rFonts w:ascii="Times New Roman" w:hAnsi="Times New Roman" w:cs="Times New Roman"/>
          <w:color w:val="000000"/>
          <w:sz w:val="24"/>
          <w:szCs w:val="24"/>
        </w:rPr>
        <w:t>T</w:t>
      </w:r>
      <w:r>
        <w:rPr>
          <w:rFonts w:ascii="Times New Roman" w:hAnsi="Times New Roman" w:cs="Times New Roman"/>
          <w:color w:val="000000"/>
          <w:sz w:val="24"/>
          <w:szCs w:val="24"/>
        </w:rPr>
        <w:t>rials and can’t imagine how that will o</w:t>
      </w:r>
      <w:r w:rsidRPr="00E122D0">
        <w:rPr>
          <w:rFonts w:ascii="Times New Roman" w:hAnsi="Times New Roman" w:cs="Times New Roman"/>
          <w:color w:val="000000"/>
          <w:sz w:val="24"/>
          <w:szCs w:val="24"/>
        </w:rPr>
        <w:t>cc</w:t>
      </w:r>
      <w:r>
        <w:rPr>
          <w:rFonts w:ascii="Times New Roman" w:hAnsi="Times New Roman" w:cs="Times New Roman"/>
          <w:color w:val="000000"/>
          <w:sz w:val="24"/>
          <w:szCs w:val="24"/>
        </w:rPr>
        <w:t>ur unless you know more about her.</w:t>
      </w:r>
    </w:p>
    <w:p w14:paraId="31D63C2C" w14:textId="1275D35D"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Goal </w:t>
      </w:r>
      <w:r w:rsidRPr="00E122D0">
        <w:rPr>
          <w:rFonts w:ascii="Times New Roman" w:hAnsi="Times New Roman" w:cs="Times New Roman"/>
          <w:b/>
          <w:bCs/>
          <w:color w:val="000000"/>
          <w:sz w:val="24"/>
          <w:szCs w:val="24"/>
        </w:rPr>
        <w:t>4</w:t>
      </w:r>
      <w:r>
        <w:rPr>
          <w:rFonts w:ascii="Times New Roman" w:hAnsi="Times New Roman" w:cs="Times New Roman"/>
          <w:b/>
          <w:bCs/>
          <w:color w:val="000000"/>
          <w:sz w:val="24"/>
          <w:szCs w:val="24"/>
        </w:rPr>
        <w:t>:</w:t>
      </w:r>
      <w:r w:rsidRPr="00F506F3">
        <w:rPr>
          <w:rFonts w:ascii="Times New Roman" w:hAnsi="Times New Roman" w:cs="Times New Roman"/>
          <w:color w:val="000000"/>
          <w:sz w:val="24"/>
          <w:szCs w:val="24"/>
        </w:rPr>
        <w:t xml:space="preserve"> You want to know everything about Emily that you can.</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In your mind, this will build your relationship and help you coach her better.</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 xml:space="preserve">You want to know what she eats, if she is stressed, if she has a boyfriend or girlfriend, </w:t>
      </w:r>
      <w:r w:rsidR="00DE377B">
        <w:rPr>
          <w:rFonts w:ascii="Times New Roman" w:hAnsi="Times New Roman" w:cs="Times New Roman"/>
          <w:color w:val="000000"/>
          <w:sz w:val="24"/>
          <w:szCs w:val="24"/>
        </w:rPr>
        <w:t xml:space="preserve">and </w:t>
      </w:r>
      <w:r w:rsidRPr="00F506F3">
        <w:rPr>
          <w:rFonts w:ascii="Times New Roman" w:hAnsi="Times New Roman" w:cs="Times New Roman"/>
          <w:color w:val="000000"/>
          <w:sz w:val="24"/>
          <w:szCs w:val="24"/>
        </w:rPr>
        <w:t xml:space="preserve">why she </w:t>
      </w:r>
      <w:r w:rsidR="00DE377B">
        <w:rPr>
          <w:rFonts w:ascii="Times New Roman" w:hAnsi="Times New Roman" w:cs="Times New Roman"/>
          <w:color w:val="000000"/>
          <w:sz w:val="24"/>
          <w:szCs w:val="24"/>
        </w:rPr>
        <w:t xml:space="preserve">sees </w:t>
      </w:r>
      <w:r w:rsidRPr="00F506F3">
        <w:rPr>
          <w:rFonts w:ascii="Times New Roman" w:hAnsi="Times New Roman" w:cs="Times New Roman"/>
          <w:color w:val="000000"/>
          <w:sz w:val="24"/>
          <w:szCs w:val="24"/>
        </w:rPr>
        <w:t>a psychologist</w:t>
      </w:r>
      <w:r w:rsidR="00DE377B">
        <w:rPr>
          <w:rFonts w:ascii="Times New Roman" w:hAnsi="Times New Roman" w:cs="Times New Roman"/>
          <w:color w:val="000000"/>
          <w:sz w:val="24"/>
          <w:szCs w:val="24"/>
        </w:rPr>
        <w:t>.</w:t>
      </w:r>
    </w:p>
    <w:p w14:paraId="02CF3583" w14:textId="7070E0D2" w:rsidR="00056479" w:rsidRPr="00F506F3" w:rsidRDefault="00056479" w:rsidP="00E8303C">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Possible </w:t>
      </w:r>
      <w:r w:rsidR="00F74560">
        <w:rPr>
          <w:rFonts w:ascii="Times New Roman" w:hAnsi="Times New Roman" w:cs="Times New Roman"/>
          <w:b/>
          <w:bCs/>
          <w:color w:val="000000"/>
          <w:sz w:val="24"/>
          <w:szCs w:val="24"/>
        </w:rPr>
        <w:t>q</w:t>
      </w:r>
      <w:r>
        <w:rPr>
          <w:rFonts w:ascii="Times New Roman" w:hAnsi="Times New Roman" w:cs="Times New Roman"/>
          <w:b/>
          <w:bCs/>
          <w:color w:val="000000"/>
          <w:sz w:val="24"/>
          <w:szCs w:val="24"/>
        </w:rPr>
        <w:t xml:space="preserve">uotes </w:t>
      </w:r>
      <w:r w:rsidRPr="00E122D0">
        <w:rPr>
          <w:rFonts w:ascii="Times New Roman" w:hAnsi="Times New Roman" w:cs="Times New Roman"/>
          <w:b/>
          <w:bCs/>
          <w:color w:val="000000"/>
          <w:sz w:val="24"/>
          <w:szCs w:val="24"/>
        </w:rPr>
        <w:t>4</w:t>
      </w:r>
      <w:r>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“I </w:t>
      </w:r>
      <w:r w:rsidRPr="00E122D0">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pretty sure she is seeing some psychologist.</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Anything I can help her with?”</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“How is her nutrition?</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Is she eating too much? Is that the cause of the problem?”</w:t>
      </w:r>
      <w:r w:rsidR="006A448C" w:rsidRPr="00F506F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 </w:t>
      </w:r>
      <w:r w:rsidRPr="00E122D0">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great a</w:t>
      </w:r>
      <w:r w:rsidR="00DE377B">
        <w:rPr>
          <w:rFonts w:ascii="Times New Roman" w:hAnsi="Times New Roman" w:cs="Times New Roman"/>
          <w:color w:val="000000"/>
          <w:sz w:val="24"/>
          <w:szCs w:val="24"/>
        </w:rPr>
        <w:t>t</w:t>
      </w:r>
      <w:r>
        <w:rPr>
          <w:rFonts w:ascii="Times New Roman" w:hAnsi="Times New Roman" w:cs="Times New Roman"/>
          <w:color w:val="000000"/>
          <w:sz w:val="24"/>
          <w:szCs w:val="24"/>
        </w:rPr>
        <w:t xml:space="preserve"> nutrition</w:t>
      </w:r>
      <w:r w:rsidR="000C6A08">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0C6A08">
        <w:rPr>
          <w:rFonts w:ascii="Times New Roman" w:hAnsi="Times New Roman" w:cs="Times New Roman"/>
          <w:color w:val="000000"/>
          <w:sz w:val="24"/>
          <w:szCs w:val="24"/>
        </w:rPr>
        <w:t>C</w:t>
      </w:r>
      <w:r>
        <w:rPr>
          <w:rFonts w:ascii="Times New Roman" w:hAnsi="Times New Roman" w:cs="Times New Roman"/>
          <w:color w:val="000000"/>
          <w:sz w:val="24"/>
          <w:szCs w:val="24"/>
        </w:rPr>
        <w:t>an I help?”</w:t>
      </w:r>
    </w:p>
    <w:p w14:paraId="624487AD" w14:textId="77777777" w:rsidR="00056479" w:rsidRPr="00F506F3" w:rsidRDefault="00056479" w:rsidP="00E8303C">
      <w:pPr>
        <w:spacing w:after="0" w:line="480" w:lineRule="auto"/>
        <w:rPr>
          <w:rFonts w:ascii="Times New Roman" w:hAnsi="Times New Roman" w:cs="Times New Roman"/>
          <w:color w:val="000000"/>
          <w:sz w:val="24"/>
          <w:szCs w:val="24"/>
        </w:rPr>
      </w:pPr>
    </w:p>
    <w:p w14:paraId="4A33748C" w14:textId="52F7616F" w:rsidR="006A448C" w:rsidRPr="00F506F3" w:rsidRDefault="00056479" w:rsidP="00E8303C">
      <w:pPr>
        <w:spacing w:after="0" w:line="480" w:lineRule="auto"/>
        <w:rPr>
          <w:rFonts w:ascii="Times New Roman" w:hAnsi="Times New Roman" w:cs="Times New Roman"/>
          <w:color w:val="000000"/>
          <w:sz w:val="24"/>
          <w:szCs w:val="24"/>
        </w:rPr>
      </w:pPr>
      <w:r w:rsidRPr="00F506F3">
        <w:rPr>
          <w:rFonts w:ascii="Times New Roman" w:hAnsi="Times New Roman" w:cs="Times New Roman"/>
          <w:b/>
          <w:bCs/>
          <w:color w:val="000000"/>
          <w:sz w:val="24"/>
          <w:szCs w:val="24"/>
        </w:rPr>
        <w:t xml:space="preserve">Specific </w:t>
      </w:r>
      <w:r w:rsidR="00F74560">
        <w:rPr>
          <w:rFonts w:ascii="Times New Roman" w:hAnsi="Times New Roman" w:cs="Times New Roman"/>
          <w:b/>
          <w:bCs/>
          <w:color w:val="000000"/>
          <w:sz w:val="24"/>
          <w:szCs w:val="24"/>
        </w:rPr>
        <w:t>i</w:t>
      </w:r>
      <w:r w:rsidRPr="00F506F3">
        <w:rPr>
          <w:rFonts w:ascii="Times New Roman" w:hAnsi="Times New Roman" w:cs="Times New Roman"/>
          <w:b/>
          <w:bCs/>
          <w:color w:val="000000"/>
          <w:sz w:val="24"/>
          <w:szCs w:val="24"/>
        </w:rPr>
        <w:t>nstructions:</w:t>
      </w:r>
      <w:r w:rsidRPr="00F506F3">
        <w:rPr>
          <w:rFonts w:ascii="Times New Roman" w:hAnsi="Times New Roman" w:cs="Times New Roman"/>
          <w:color w:val="000000"/>
          <w:sz w:val="24"/>
          <w:szCs w:val="24"/>
        </w:rPr>
        <w:t xml:space="preserve"> Be </w:t>
      </w:r>
      <w:r w:rsidR="001C36D2">
        <w:rPr>
          <w:rFonts w:ascii="Times New Roman" w:hAnsi="Times New Roman" w:cs="Times New Roman"/>
          <w:color w:val="000000"/>
          <w:sz w:val="24"/>
          <w:szCs w:val="24"/>
        </w:rPr>
        <w:t>OK</w:t>
      </w:r>
      <w:r w:rsidRPr="00F506F3">
        <w:rPr>
          <w:rFonts w:ascii="Times New Roman" w:hAnsi="Times New Roman" w:cs="Times New Roman"/>
          <w:color w:val="000000"/>
          <w:sz w:val="24"/>
          <w:szCs w:val="24"/>
        </w:rPr>
        <w:t xml:space="preserve"> with silence.</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Let them and you be uncomfortable, if needed.</w:t>
      </w:r>
      <w:r w:rsidR="006A448C" w:rsidRPr="00F506F3">
        <w:rPr>
          <w:rFonts w:ascii="Times New Roman" w:hAnsi="Times New Roman" w:cs="Times New Roman"/>
          <w:color w:val="000000"/>
          <w:sz w:val="24"/>
          <w:szCs w:val="24"/>
        </w:rPr>
        <w:t xml:space="preserve"> </w:t>
      </w:r>
      <w:r w:rsidRPr="00F506F3">
        <w:rPr>
          <w:rFonts w:ascii="Times New Roman" w:hAnsi="Times New Roman" w:cs="Times New Roman"/>
          <w:color w:val="000000"/>
          <w:sz w:val="24"/>
          <w:szCs w:val="24"/>
        </w:rPr>
        <w:t>You feel that you have the power</w:t>
      </w:r>
      <w:r w:rsidR="00DE377B">
        <w:rPr>
          <w:rFonts w:ascii="Times New Roman" w:hAnsi="Times New Roman" w:cs="Times New Roman"/>
          <w:color w:val="000000"/>
          <w:sz w:val="24"/>
          <w:szCs w:val="24"/>
        </w:rPr>
        <w:t>,</w:t>
      </w:r>
      <w:r w:rsidRPr="00F506F3">
        <w:rPr>
          <w:rFonts w:ascii="Times New Roman" w:hAnsi="Times New Roman" w:cs="Times New Roman"/>
          <w:color w:val="000000"/>
          <w:sz w:val="24"/>
          <w:szCs w:val="24"/>
        </w:rPr>
        <w:t xml:space="preserve"> so silence and making them sweat is not a problem.</w:t>
      </w:r>
    </w:p>
    <w:p w14:paraId="6E1852B3" w14:textId="5F3332DF" w:rsidR="5D889F60" w:rsidRPr="00F506F3" w:rsidRDefault="5D889F60" w:rsidP="00E8303C">
      <w:pPr>
        <w:spacing w:after="0" w:line="480" w:lineRule="auto"/>
        <w:rPr>
          <w:rFonts w:ascii="Times New Roman" w:hAnsi="Times New Roman" w:cs="Times New Roman"/>
          <w:color w:val="000000"/>
          <w:sz w:val="24"/>
          <w:szCs w:val="24"/>
        </w:rPr>
      </w:pPr>
    </w:p>
    <w:p w14:paraId="69734904" w14:textId="7847EB32" w:rsidR="00381100" w:rsidRPr="00F506F3" w:rsidRDefault="0487BC3F"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Safety</w:t>
      </w:r>
    </w:p>
    <w:p w14:paraId="37F7431C" w14:textId="765D8443" w:rsidR="00381100" w:rsidRPr="00F506F3" w:rsidRDefault="5D889F60" w:rsidP="00E8303C">
      <w:pPr>
        <w:spacing w:after="0" w:line="480" w:lineRule="auto"/>
        <w:rPr>
          <w:rFonts w:ascii="Times New Roman" w:eastAsia="Aptos" w:hAnsi="Times New Roman" w:cs="Times New Roman"/>
          <w:color w:val="000000"/>
          <w:sz w:val="24"/>
        </w:rPr>
      </w:pPr>
      <w:r w:rsidRPr="00F506F3">
        <w:rPr>
          <w:rFonts w:ascii="Times New Roman" w:eastAsia="Times New Roman" w:hAnsi="Times New Roman" w:cs="Times New Roman"/>
          <w:color w:val="000000"/>
          <w:sz w:val="24"/>
          <w:szCs w:val="24"/>
        </w:rPr>
        <w:t>The phrase “Time</w:t>
      </w:r>
      <w:r w:rsidR="00C53E57">
        <w:rPr>
          <w:rFonts w:ascii="Times New Roman" w:eastAsia="Times New Roman" w:hAnsi="Times New Roman" w:cs="Times New Roman"/>
          <w:color w:val="000000"/>
          <w:sz w:val="24"/>
          <w:szCs w:val="24"/>
        </w:rPr>
        <w:t>-</w:t>
      </w:r>
      <w:r w:rsidRPr="00F506F3">
        <w:rPr>
          <w:rFonts w:ascii="Times New Roman" w:eastAsia="Times New Roman" w:hAnsi="Times New Roman" w:cs="Times New Roman"/>
          <w:color w:val="000000"/>
          <w:sz w:val="24"/>
          <w:szCs w:val="24"/>
        </w:rPr>
        <w:t>out</w:t>
      </w:r>
      <w:r w:rsidR="00F04AF9">
        <w:rPr>
          <w:rFonts w:ascii="Times New Roman" w:eastAsia="Times New Roman" w:hAnsi="Times New Roman" w:cs="Times New Roman"/>
          <w:color w:val="000000"/>
          <w:sz w:val="24"/>
          <w:szCs w:val="24"/>
        </w:rPr>
        <w:t>;</w:t>
      </w:r>
      <w:r w:rsidRPr="00F506F3">
        <w:rPr>
          <w:rFonts w:ascii="Times New Roman" w:eastAsia="Times New Roman" w:hAnsi="Times New Roman" w:cs="Times New Roman"/>
          <w:color w:val="000000"/>
          <w:sz w:val="24"/>
          <w:szCs w:val="24"/>
        </w:rPr>
        <w:t xml:space="preserve"> </w:t>
      </w:r>
      <w:r w:rsidR="00F04AF9">
        <w:rPr>
          <w:rFonts w:ascii="Times New Roman" w:eastAsia="Times New Roman" w:hAnsi="Times New Roman" w:cs="Times New Roman"/>
          <w:color w:val="000000"/>
          <w:sz w:val="24"/>
          <w:szCs w:val="24"/>
        </w:rPr>
        <w:t>t</w:t>
      </w:r>
      <w:r w:rsidRPr="00F506F3">
        <w:rPr>
          <w:rFonts w:ascii="Times New Roman" w:eastAsia="Times New Roman" w:hAnsi="Times New Roman" w:cs="Times New Roman"/>
          <w:color w:val="000000"/>
          <w:sz w:val="24"/>
          <w:szCs w:val="24"/>
        </w:rPr>
        <w:t>ime</w:t>
      </w:r>
      <w:r w:rsidR="00C53E57">
        <w:rPr>
          <w:rFonts w:ascii="Times New Roman" w:eastAsia="Times New Roman" w:hAnsi="Times New Roman" w:cs="Times New Roman"/>
          <w:color w:val="000000"/>
          <w:sz w:val="24"/>
          <w:szCs w:val="24"/>
        </w:rPr>
        <w:t>-</w:t>
      </w:r>
      <w:r w:rsidRPr="00F506F3">
        <w:rPr>
          <w:rFonts w:ascii="Times New Roman" w:eastAsia="Times New Roman" w:hAnsi="Times New Roman" w:cs="Times New Roman"/>
          <w:color w:val="000000"/>
          <w:sz w:val="24"/>
          <w:szCs w:val="24"/>
        </w:rPr>
        <w:t xml:space="preserve">out” is used to immediately stop a simulation. As the </w:t>
      </w:r>
      <w:r w:rsidR="00F41D18">
        <w:rPr>
          <w:rFonts w:ascii="Times New Roman" w:eastAsia="Times New Roman" w:hAnsi="Times New Roman" w:cs="Times New Roman"/>
          <w:color w:val="000000"/>
          <w:sz w:val="24"/>
          <w:szCs w:val="24"/>
        </w:rPr>
        <w:t>embedded personnel</w:t>
      </w:r>
      <w:r w:rsidR="00F74560">
        <w:rPr>
          <w:rFonts w:ascii="Times New Roman" w:eastAsia="Times New Roman" w:hAnsi="Times New Roman" w:cs="Times New Roman"/>
          <w:color w:val="000000"/>
          <w:sz w:val="24"/>
          <w:szCs w:val="24"/>
        </w:rPr>
        <w:t>,</w:t>
      </w:r>
      <w:r w:rsidRPr="00F506F3">
        <w:rPr>
          <w:rFonts w:ascii="Times New Roman" w:eastAsia="Times New Roman" w:hAnsi="Times New Roman" w:cs="Times New Roman"/>
          <w:color w:val="000000"/>
          <w:sz w:val="24"/>
          <w:szCs w:val="24"/>
        </w:rPr>
        <w:t xml:space="preserve"> you can say this at any time. It is particularly designed to </w:t>
      </w:r>
      <w:r w:rsidR="00F74560">
        <w:rPr>
          <w:rFonts w:ascii="Times New Roman" w:eastAsia="Times New Roman" w:hAnsi="Times New Roman" w:cs="Times New Roman"/>
          <w:color w:val="000000"/>
          <w:sz w:val="24"/>
          <w:szCs w:val="24"/>
        </w:rPr>
        <w:t>ensure</w:t>
      </w:r>
      <w:r w:rsidRPr="00F506F3">
        <w:rPr>
          <w:rFonts w:ascii="Times New Roman" w:eastAsia="Times New Roman" w:hAnsi="Times New Roman" w:cs="Times New Roman"/>
          <w:color w:val="000000"/>
          <w:sz w:val="24"/>
          <w:szCs w:val="24"/>
        </w:rPr>
        <w:t xml:space="preserve"> you</w:t>
      </w:r>
      <w:r w:rsidR="00F74560">
        <w:rPr>
          <w:rFonts w:ascii="Times New Roman" w:eastAsia="Times New Roman" w:hAnsi="Times New Roman" w:cs="Times New Roman"/>
          <w:color w:val="000000"/>
          <w:sz w:val="24"/>
          <w:szCs w:val="24"/>
        </w:rPr>
        <w:t>r</w:t>
      </w:r>
      <w:r w:rsidRPr="00F506F3">
        <w:rPr>
          <w:rFonts w:ascii="Times New Roman" w:eastAsia="Times New Roman" w:hAnsi="Times New Roman" w:cs="Times New Roman"/>
          <w:color w:val="000000"/>
          <w:sz w:val="24"/>
          <w:szCs w:val="24"/>
        </w:rPr>
        <w:t xml:space="preserve"> safe</w:t>
      </w:r>
      <w:r w:rsidR="00F74560">
        <w:rPr>
          <w:rFonts w:ascii="Times New Roman" w:eastAsia="Times New Roman" w:hAnsi="Times New Roman" w:cs="Times New Roman"/>
          <w:color w:val="000000"/>
          <w:sz w:val="24"/>
          <w:szCs w:val="24"/>
        </w:rPr>
        <w:t>ty</w:t>
      </w:r>
      <w:r w:rsidRPr="00F506F3">
        <w:rPr>
          <w:rFonts w:ascii="Times New Roman" w:eastAsia="Times New Roman" w:hAnsi="Times New Roman" w:cs="Times New Roman"/>
          <w:color w:val="000000"/>
          <w:sz w:val="24"/>
          <w:szCs w:val="24"/>
        </w:rPr>
        <w:t xml:space="preserve"> and </w:t>
      </w:r>
      <w:r w:rsidR="00F74560">
        <w:rPr>
          <w:rFonts w:ascii="Times New Roman" w:eastAsia="Times New Roman" w:hAnsi="Times New Roman" w:cs="Times New Roman"/>
          <w:color w:val="000000"/>
          <w:sz w:val="24"/>
          <w:szCs w:val="24"/>
        </w:rPr>
        <w:t xml:space="preserve">help you </w:t>
      </w:r>
      <w:r w:rsidRPr="00F506F3">
        <w:rPr>
          <w:rFonts w:ascii="Times New Roman" w:eastAsia="Times New Roman" w:hAnsi="Times New Roman" w:cs="Times New Roman"/>
          <w:color w:val="000000"/>
          <w:sz w:val="24"/>
          <w:szCs w:val="24"/>
        </w:rPr>
        <w:t>feel safe.</w:t>
      </w:r>
      <w:r w:rsidR="006A448C" w:rsidRPr="00F506F3">
        <w:rPr>
          <w:rFonts w:ascii="Times New Roman" w:eastAsia="Times New Roman" w:hAnsi="Times New Roman" w:cs="Times New Roman"/>
          <w:color w:val="000000"/>
          <w:sz w:val="24"/>
          <w:szCs w:val="24"/>
        </w:rPr>
        <w:t xml:space="preserve"> </w:t>
      </w:r>
      <w:r w:rsidRPr="00F506F3">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3B31BCAD" w14:textId="6A6D3B83" w:rsidR="00997D44" w:rsidRPr="00F506F3" w:rsidRDefault="00997D44" w:rsidP="00E8303C">
      <w:pPr>
        <w:spacing w:after="0" w:line="480" w:lineRule="auto"/>
        <w:rPr>
          <w:rFonts w:ascii="Times New Roman" w:hAnsi="Times New Roman" w:cs="Times New Roman"/>
          <w:b/>
          <w:bCs/>
          <w:color w:val="000000"/>
          <w:sz w:val="24"/>
          <w:szCs w:val="24"/>
        </w:rPr>
      </w:pPr>
      <w:r w:rsidRPr="00F506F3">
        <w:rPr>
          <w:rFonts w:ascii="Times New Roman" w:hAnsi="Times New Roman" w:cs="Times New Roman"/>
          <w:b/>
          <w:bCs/>
          <w:color w:val="000000"/>
          <w:sz w:val="24"/>
          <w:szCs w:val="24"/>
        </w:rPr>
        <w:t>\qqEND downloadable content\</w:t>
      </w:r>
    </w:p>
    <w:p w14:paraId="08EB20A7" w14:textId="77777777" w:rsidR="00997D44" w:rsidRPr="00F506F3" w:rsidRDefault="00997D44" w:rsidP="00E8303C">
      <w:pPr>
        <w:spacing w:after="0" w:line="480" w:lineRule="auto"/>
        <w:rPr>
          <w:rFonts w:ascii="Times New Roman" w:hAnsi="Times New Roman" w:cs="Times New Roman"/>
          <w:color w:val="000000"/>
          <w:sz w:val="24"/>
          <w:szCs w:val="24"/>
        </w:rPr>
      </w:pPr>
    </w:p>
    <w:p w14:paraId="633619CC" w14:textId="77777777" w:rsidR="00745E87" w:rsidRPr="00F506F3" w:rsidRDefault="00745E87" w:rsidP="00E8303C">
      <w:pPr>
        <w:spacing w:after="0" w:line="480" w:lineRule="auto"/>
        <w:rPr>
          <w:rFonts w:ascii="Times New Roman" w:eastAsia="Times New Roman" w:hAnsi="Times New Roman" w:cs="Times New Roman"/>
          <w:b/>
          <w:bCs/>
          <w:color w:val="000000"/>
          <w:sz w:val="24"/>
          <w:szCs w:val="24"/>
        </w:rPr>
      </w:pPr>
      <w:bookmarkStart w:id="12" w:name="_Hlk213419284"/>
      <w:r w:rsidRPr="00F506F3">
        <w:rPr>
          <w:rFonts w:ascii="Times New Roman" w:eastAsia="Times New Roman" w:hAnsi="Times New Roman" w:cs="Times New Roman"/>
          <w:b/>
          <w:bCs/>
          <w:color w:val="000000"/>
          <w:sz w:val="24"/>
          <w:szCs w:val="24"/>
        </w:rPr>
        <w:t>\qqBEGIN downloadable content. Button name: Information for Proctor</w:t>
      </w:r>
    </w:p>
    <w:p w14:paraId="2D88910F" w14:textId="77777777" w:rsidR="00745E87" w:rsidRPr="00F506F3" w:rsidRDefault="00745E87" w:rsidP="00E8303C">
      <w:pPr>
        <w:spacing w:after="0" w:line="480" w:lineRule="auto"/>
        <w:rPr>
          <w:rFonts w:ascii="Times New Roman" w:eastAsia="Times New Roman" w:hAnsi="Times New Roman" w:cs="Times New Roman"/>
          <w:color w:val="000000"/>
          <w:sz w:val="24"/>
          <w:szCs w:val="24"/>
        </w:rPr>
      </w:pPr>
      <w:r w:rsidRPr="00E122D0">
        <w:rPr>
          <w:rFonts w:ascii="Times New Roman" w:eastAsia="Times New Roman" w:hAnsi="Times New Roman" w:cs="Times New Roman"/>
          <w:color w:val="000000"/>
          <w:sz w:val="24"/>
          <w:szCs w:val="24"/>
        </w:rPr>
        <w:t>&lt;</w:t>
      </w:r>
      <w:r>
        <w:rPr>
          <w:rFonts w:ascii="Times New Roman" w:eastAsia="Times New Roman" w:hAnsi="Times New Roman" w:cs="Times New Roman"/>
          <w:color w:val="000000"/>
          <w:sz w:val="24"/>
          <w:szCs w:val="24"/>
        </w:rPr>
        <w:t>title</w:t>
      </w:r>
      <w:r w:rsidRPr="00E122D0">
        <w:rPr>
          <w:rFonts w:ascii="Times New Roman" w:eastAsia="Times New Roman" w:hAnsi="Times New Roman" w:cs="Times New Roman"/>
          <w:color w:val="000000"/>
          <w:sz w:val="24"/>
          <w:szCs w:val="24"/>
        </w:rPr>
        <w:t>&gt;</w:t>
      </w:r>
      <w:r w:rsidRPr="00F506F3">
        <w:rPr>
          <w:rFonts w:ascii="Times New Roman" w:eastAsia="Times New Roman" w:hAnsi="Times New Roman" w:cs="Times New Roman"/>
          <w:color w:val="000000"/>
          <w:sz w:val="24"/>
          <w:szCs w:val="24"/>
        </w:rPr>
        <w:t>Information for Proctor</w:t>
      </w:r>
    </w:p>
    <w:p w14:paraId="218D8A18" w14:textId="14DF24C7" w:rsidR="00B93D7E" w:rsidRPr="00F506F3" w:rsidRDefault="00B93D7E" w:rsidP="00E8303C">
      <w:pPr>
        <w:spacing w:after="0" w:line="480" w:lineRule="auto"/>
        <w:rPr>
          <w:rFonts w:ascii="Times New Roman" w:eastAsia="Times New Roman" w:hAnsi="Times New Roman" w:cs="Times New Roman"/>
          <w:b/>
          <w:bCs/>
          <w:color w:val="000000"/>
          <w:sz w:val="24"/>
          <w:szCs w:val="24"/>
        </w:rPr>
      </w:pPr>
      <w:bookmarkStart w:id="13" w:name="_Hlk219735636"/>
      <w:r w:rsidRPr="00F506F3">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E122D0">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w:t>
      </w:r>
    </w:p>
    <w:bookmarkEnd w:id="13"/>
    <w:p w14:paraId="63804431" w14:textId="30C490BE" w:rsidR="5D889F60" w:rsidRPr="00F506F3" w:rsidRDefault="5D889F60" w:rsidP="00E8303C">
      <w:pPr>
        <w:spacing w:after="0" w:line="480" w:lineRule="auto"/>
        <w:rPr>
          <w:rFonts w:ascii="Times New Roman" w:eastAsia="Times New Roman" w:hAnsi="Times New Roman" w:cs="Times New Roman"/>
          <w:color w:val="000000"/>
          <w:sz w:val="24"/>
          <w:szCs w:val="24"/>
        </w:rPr>
      </w:pPr>
      <w:r w:rsidRPr="00F506F3">
        <w:rPr>
          <w:rFonts w:ascii="Times New Roman" w:eastAsia="Times New Roman" w:hAnsi="Times New Roman" w:cs="Times New Roman"/>
          <w:color w:val="000000"/>
          <w:sz w:val="24"/>
          <w:szCs w:val="24"/>
        </w:rPr>
        <w:t xml:space="preserve">Copy </w:t>
      </w:r>
      <w:r w:rsidR="001621D0" w:rsidRPr="00F506F3">
        <w:rPr>
          <w:rFonts w:ascii="Times New Roman" w:eastAsia="Times New Roman" w:hAnsi="Times New Roman" w:cs="Times New Roman"/>
          <w:color w:val="000000"/>
          <w:sz w:val="24"/>
          <w:szCs w:val="24"/>
        </w:rPr>
        <w:t>of</w:t>
      </w:r>
      <w:r w:rsidR="00487F56" w:rsidRPr="00F506F3">
        <w:rPr>
          <w:rFonts w:ascii="Times New Roman" w:eastAsia="Times New Roman" w:hAnsi="Times New Roman" w:cs="Times New Roman"/>
          <w:color w:val="000000"/>
          <w:sz w:val="24"/>
          <w:szCs w:val="24"/>
        </w:rPr>
        <w:t xml:space="preserve"> </w:t>
      </w:r>
      <w:r w:rsidRPr="00F506F3">
        <w:rPr>
          <w:rFonts w:ascii="Times New Roman" w:eastAsia="Times New Roman" w:hAnsi="Times New Roman" w:cs="Times New Roman"/>
          <w:color w:val="000000"/>
          <w:sz w:val="24"/>
          <w:szCs w:val="24"/>
        </w:rPr>
        <w:t>rubric</w:t>
      </w:r>
    </w:p>
    <w:p w14:paraId="481264C1" w14:textId="7FF195D2" w:rsidR="5D889F60" w:rsidRPr="00F506F3" w:rsidRDefault="5D889F60" w:rsidP="00E8303C">
      <w:pPr>
        <w:spacing w:after="0" w:line="480" w:lineRule="auto"/>
        <w:rPr>
          <w:rFonts w:ascii="Times New Roman" w:eastAsia="Times New Roman" w:hAnsi="Times New Roman" w:cs="Times New Roman"/>
          <w:color w:val="000000"/>
          <w:sz w:val="24"/>
          <w:szCs w:val="24"/>
        </w:rPr>
      </w:pPr>
      <w:r w:rsidRPr="00F506F3">
        <w:rPr>
          <w:rFonts w:ascii="Times New Roman" w:eastAsia="Times New Roman" w:hAnsi="Times New Roman" w:cs="Times New Roman"/>
          <w:color w:val="000000"/>
          <w:sz w:val="24"/>
          <w:szCs w:val="24"/>
        </w:rPr>
        <w:lastRenderedPageBreak/>
        <w:t>Copy</w:t>
      </w:r>
      <w:r w:rsidR="00C05BD8" w:rsidRPr="00F506F3">
        <w:rPr>
          <w:rFonts w:ascii="Times New Roman" w:eastAsia="Times New Roman" w:hAnsi="Times New Roman" w:cs="Times New Roman"/>
          <w:color w:val="000000"/>
          <w:sz w:val="24"/>
          <w:szCs w:val="24"/>
        </w:rPr>
        <w:t xml:space="preserve"> </w:t>
      </w:r>
      <w:r w:rsidR="001621D0" w:rsidRPr="00F506F3">
        <w:rPr>
          <w:rFonts w:ascii="Times New Roman" w:eastAsia="Times New Roman" w:hAnsi="Times New Roman" w:cs="Times New Roman"/>
          <w:color w:val="000000"/>
          <w:sz w:val="24"/>
          <w:szCs w:val="24"/>
        </w:rPr>
        <w:t>of</w:t>
      </w:r>
      <w:r w:rsidRPr="00F506F3">
        <w:rPr>
          <w:rFonts w:ascii="Times New Roman" w:eastAsia="Times New Roman" w:hAnsi="Times New Roman" w:cs="Times New Roman"/>
          <w:color w:val="000000"/>
          <w:sz w:val="24"/>
          <w:szCs w:val="24"/>
        </w:rPr>
        <w:t xml:space="preserve"> situation and setting</w:t>
      </w:r>
    </w:p>
    <w:p w14:paraId="06E38737" w14:textId="7CA7E404" w:rsidR="5D889F60" w:rsidRPr="00F506F3" w:rsidRDefault="5D889F60" w:rsidP="00E8303C">
      <w:pPr>
        <w:spacing w:after="0" w:line="480" w:lineRule="auto"/>
        <w:rPr>
          <w:rFonts w:ascii="Times New Roman" w:eastAsia="Times New Roman" w:hAnsi="Times New Roman" w:cs="Times New Roman"/>
          <w:color w:val="000000"/>
          <w:sz w:val="24"/>
          <w:szCs w:val="24"/>
        </w:rPr>
      </w:pPr>
      <w:r w:rsidRPr="00F506F3">
        <w:rPr>
          <w:rFonts w:ascii="Times New Roman" w:eastAsia="Times New Roman" w:hAnsi="Times New Roman" w:cs="Times New Roman"/>
          <w:color w:val="000000"/>
          <w:sz w:val="24"/>
          <w:szCs w:val="24"/>
        </w:rPr>
        <w:t xml:space="preserve">Copy </w:t>
      </w:r>
      <w:r w:rsidR="001621D0" w:rsidRPr="00F506F3">
        <w:rPr>
          <w:rFonts w:ascii="Times New Roman" w:eastAsia="Times New Roman" w:hAnsi="Times New Roman" w:cs="Times New Roman"/>
          <w:color w:val="000000"/>
          <w:sz w:val="24"/>
          <w:szCs w:val="24"/>
        </w:rPr>
        <w:t>o</w:t>
      </w:r>
      <w:r w:rsidR="00487F56" w:rsidRPr="00F506F3">
        <w:rPr>
          <w:rFonts w:ascii="Times New Roman" w:eastAsia="Times New Roman" w:hAnsi="Times New Roman" w:cs="Times New Roman"/>
          <w:color w:val="000000"/>
          <w:sz w:val="24"/>
          <w:szCs w:val="24"/>
        </w:rPr>
        <w:t xml:space="preserve">f </w:t>
      </w:r>
      <w:r w:rsidR="000C6A08">
        <w:rPr>
          <w:rFonts w:ascii="Times New Roman" w:eastAsia="Times New Roman" w:hAnsi="Times New Roman" w:cs="Times New Roman"/>
          <w:color w:val="000000"/>
          <w:sz w:val="24"/>
          <w:szCs w:val="24"/>
        </w:rPr>
        <w:t>i</w:t>
      </w:r>
      <w:r w:rsidRPr="00F506F3">
        <w:rPr>
          <w:rFonts w:ascii="Times New Roman" w:eastAsia="Times New Roman" w:hAnsi="Times New Roman" w:cs="Times New Roman"/>
          <w:color w:val="000000"/>
          <w:sz w:val="24"/>
          <w:szCs w:val="24"/>
        </w:rPr>
        <w:t xml:space="preserve">nformation for </w:t>
      </w:r>
      <w:r w:rsidR="009C3E7C" w:rsidRPr="00F506F3">
        <w:rPr>
          <w:rFonts w:ascii="Times New Roman" w:eastAsia="Times New Roman" w:hAnsi="Times New Roman" w:cs="Times New Roman"/>
          <w:color w:val="000000"/>
          <w:sz w:val="24"/>
          <w:szCs w:val="24"/>
        </w:rPr>
        <w:t>EP</w:t>
      </w:r>
    </w:p>
    <w:p w14:paraId="38370A4F" w14:textId="776A8EB5" w:rsidR="001621D0" w:rsidRPr="00F506F3" w:rsidRDefault="00C05BD8"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Xqq\</w:t>
      </w:r>
    </w:p>
    <w:p w14:paraId="299C3A7F" w14:textId="59762BDD" w:rsidR="00745E87" w:rsidRPr="00F506F3" w:rsidRDefault="00745E87" w:rsidP="00E8303C">
      <w:pPr>
        <w:spacing w:after="0" w:line="480" w:lineRule="auto"/>
        <w:rPr>
          <w:rFonts w:ascii="Times New Roman" w:hAnsi="Times New Roman" w:cs="Times New Roman"/>
          <w:b/>
          <w:bCs/>
          <w:color w:val="000000"/>
          <w:sz w:val="24"/>
          <w:szCs w:val="24"/>
        </w:rPr>
      </w:pPr>
      <w:r w:rsidRPr="00F506F3">
        <w:rPr>
          <w:rFonts w:ascii="Times New Roman" w:hAnsi="Times New Roman" w:cs="Times New Roman"/>
          <w:b/>
          <w:bCs/>
          <w:color w:val="000000"/>
          <w:sz w:val="24"/>
          <w:szCs w:val="24"/>
        </w:rPr>
        <w:t xml:space="preserve">\qqEND </w:t>
      </w:r>
      <w:r w:rsidRPr="00F506F3">
        <w:rPr>
          <w:rFonts w:ascii="Times New Roman" w:eastAsia="Times New Roman" w:hAnsi="Times New Roman" w:cs="Times New Roman"/>
          <w:b/>
          <w:bCs/>
          <w:color w:val="000000"/>
          <w:sz w:val="24"/>
          <w:szCs w:val="24"/>
        </w:rPr>
        <w:t>downloadable content\</w:t>
      </w:r>
    </w:p>
    <w:p w14:paraId="32D67F3D" w14:textId="77777777" w:rsidR="00AB465E" w:rsidRPr="00F506F3" w:rsidRDefault="00AB465E" w:rsidP="00E8303C">
      <w:pPr>
        <w:spacing w:after="0" w:line="480" w:lineRule="auto"/>
        <w:rPr>
          <w:rFonts w:ascii="Times New Roman" w:hAnsi="Times New Roman" w:cs="Times New Roman"/>
          <w:color w:val="000000"/>
          <w:sz w:val="24"/>
          <w:szCs w:val="24"/>
        </w:rPr>
      </w:pPr>
    </w:p>
    <w:p w14:paraId="697CDAB9" w14:textId="77777777" w:rsidR="00745E87" w:rsidRPr="00F506F3" w:rsidRDefault="00745E87"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\qqID: Add “All Instructor Downloads.zip here\</w:t>
      </w:r>
    </w:p>
    <w:bookmarkEnd w:id="12"/>
    <w:p w14:paraId="4B7C3289" w14:textId="77777777" w:rsidR="00745E87" w:rsidRPr="00F506F3" w:rsidRDefault="00745E87" w:rsidP="00E8303C">
      <w:pPr>
        <w:spacing w:after="0" w:line="480" w:lineRule="auto"/>
        <w:rPr>
          <w:rFonts w:ascii="Times New Roman" w:hAnsi="Times New Roman" w:cs="Times New Roman"/>
          <w:color w:val="000000"/>
          <w:sz w:val="24"/>
          <w:szCs w:val="24"/>
        </w:rPr>
      </w:pPr>
    </w:p>
    <w:p w14:paraId="6DCBA8BD" w14:textId="5C9E99B9" w:rsidR="00140231" w:rsidRPr="00F506F3" w:rsidRDefault="00140231" w:rsidP="00E8303C">
      <w:pPr>
        <w:spacing w:after="0" w:line="480" w:lineRule="auto"/>
        <w:rPr>
          <w:rFonts w:ascii="Times New Roman" w:hAnsi="Times New Roman" w:cs="Times New Roman"/>
          <w:color w:val="000000"/>
          <w:sz w:val="24"/>
          <w:szCs w:val="24"/>
        </w:rPr>
      </w:pPr>
      <w:bookmarkStart w:id="14" w:name="_Hlk213419326"/>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sidR="00C622B7" w:rsidRPr="00F506F3">
        <w:rPr>
          <w:rFonts w:ascii="Times New Roman" w:hAnsi="Times New Roman" w:cs="Times New Roman"/>
          <w:color w:val="000000"/>
          <w:sz w:val="24"/>
          <w:szCs w:val="24"/>
        </w:rPr>
        <w:t>HCP Prebrief</w:t>
      </w:r>
    </w:p>
    <w:p w14:paraId="763AE774" w14:textId="1FA3ADCC" w:rsidR="00E92D70" w:rsidRPr="00EB2BF9" w:rsidRDefault="00E92D70" w:rsidP="00EB2BF9">
      <w:pPr>
        <w:numPr>
          <w:ilvl w:val="0"/>
          <w:numId w:val="15"/>
        </w:numPr>
        <w:spacing w:after="0" w:line="480" w:lineRule="auto"/>
        <w:ind w:left="720" w:hanging="360"/>
        <w:rPr>
          <w:rFonts w:ascii="Times New Roman" w:hAnsi="Times New Roman" w:cs="Times New Roman"/>
          <w:color w:val="000000"/>
          <w:sz w:val="24"/>
          <w:szCs w:val="24"/>
        </w:rPr>
      </w:pPr>
      <w:bookmarkStart w:id="15" w:name="_Hlk213419313"/>
      <w:r w:rsidRPr="00EB2BF9">
        <w:rPr>
          <w:rFonts w:ascii="Times New Roman" w:hAnsi="Times New Roman" w:cs="Times New Roman"/>
          <w:color w:val="000000"/>
          <w:sz w:val="24"/>
          <w:szCs w:val="24"/>
        </w:rPr>
        <w:t>Treat the standardized patient (SP) as a real patient and the embedded personnel (EP—playing the role of the coach) as a real coach.</w:t>
      </w:r>
    </w:p>
    <w:p w14:paraId="4CCE415B" w14:textId="5E5502A6" w:rsidR="00E92D70" w:rsidRPr="00EB2BF9" w:rsidRDefault="00E92D70" w:rsidP="00EB2BF9">
      <w:pPr>
        <w:numPr>
          <w:ilvl w:val="0"/>
          <w:numId w:val="15"/>
        </w:numPr>
        <w:spacing w:after="0" w:line="480" w:lineRule="auto"/>
        <w:ind w:left="720" w:hanging="360"/>
        <w:rPr>
          <w:rFonts w:ascii="Times New Roman" w:hAnsi="Times New Roman" w:cs="Times New Roman"/>
          <w:color w:val="000000"/>
          <w:sz w:val="24"/>
          <w:szCs w:val="24"/>
        </w:rPr>
      </w:pPr>
      <w:r w:rsidRPr="00EB2BF9">
        <w:rPr>
          <w:rFonts w:ascii="Times New Roman" w:hAnsi="Times New Roman" w:cs="Times New Roman"/>
          <w:color w:val="000000"/>
          <w:sz w:val="24"/>
          <w:szCs w:val="24"/>
        </w:rPr>
        <w:t>You will be in this simulation for no longer than 20 minutes.</w:t>
      </w:r>
    </w:p>
    <w:p w14:paraId="1FAE0F69" w14:textId="41115B3F" w:rsidR="00E92D70" w:rsidRPr="00EB2BF9" w:rsidRDefault="00E92D70" w:rsidP="00EB2BF9">
      <w:pPr>
        <w:numPr>
          <w:ilvl w:val="0"/>
          <w:numId w:val="15"/>
        </w:numPr>
        <w:spacing w:after="0" w:line="480" w:lineRule="auto"/>
        <w:ind w:left="720" w:hanging="360"/>
        <w:rPr>
          <w:rFonts w:ascii="Times New Roman" w:hAnsi="Times New Roman" w:cs="Times New Roman"/>
          <w:color w:val="000000"/>
          <w:sz w:val="24"/>
          <w:szCs w:val="24"/>
        </w:rPr>
      </w:pPr>
      <w:r w:rsidRPr="00EB2BF9">
        <w:rPr>
          <w:rFonts w:ascii="Times New Roman" w:hAnsi="Times New Roman" w:cs="Times New Roman"/>
          <w:color w:val="000000"/>
          <w:sz w:val="24"/>
          <w:szCs w:val="24"/>
        </w:rPr>
        <w:t>There may be a computer or tablet or cameras in the room for viewing or recording the interaction. This is not part of the simulation.</w:t>
      </w:r>
    </w:p>
    <w:p w14:paraId="7391F054" w14:textId="77777777" w:rsidR="00E92D70" w:rsidRDefault="00E92D70" w:rsidP="00E92D70">
      <w:pPr>
        <w:numPr>
          <w:ilvl w:val="0"/>
          <w:numId w:val="15"/>
        </w:numPr>
        <w:spacing w:after="0" w:line="480" w:lineRule="auto"/>
        <w:ind w:left="720" w:hanging="360"/>
        <w:rPr>
          <w:rFonts w:ascii="Times New Roman" w:hAnsi="Times New Roman" w:cs="Times New Roman"/>
          <w:color w:val="000000"/>
          <w:sz w:val="24"/>
          <w:szCs w:val="24"/>
        </w:rPr>
      </w:pPr>
      <w:r w:rsidRPr="00EB2BF9">
        <w:rPr>
          <w:rFonts w:ascii="Times New Roman" w:hAnsi="Times New Roman" w:cs="Times New Roman"/>
          <w:color w:val="000000"/>
          <w:sz w:val="24"/>
          <w:szCs w:val="24"/>
        </w:rPr>
        <w:t>If technical difficulties occur, the instructor or others may also be in the room during the simulation. They are not part of the simulation.</w:t>
      </w:r>
    </w:p>
    <w:p w14:paraId="16FAE71C" w14:textId="40C57281" w:rsidR="00E92D70" w:rsidRPr="00EB2BF9" w:rsidRDefault="00E92D70" w:rsidP="00EB2BF9">
      <w:pPr>
        <w:pStyle w:val="ListParagraph"/>
        <w:numPr>
          <w:ilvl w:val="0"/>
          <w:numId w:val="15"/>
        </w:numPr>
        <w:spacing w:line="480" w:lineRule="auto"/>
        <w:ind w:hanging="360"/>
        <w:rPr>
          <w:rFonts w:ascii="Times New Roman" w:hAnsi="Times New Roman" w:cs="Times New Roman"/>
          <w:color w:val="000000"/>
        </w:rPr>
      </w:pPr>
      <w:r w:rsidRPr="00EB2BF9">
        <w:rPr>
          <w:rFonts w:ascii="Times New Roman" w:hAnsi="Times New Roman" w:cs="Times New Roman"/>
          <w:b/>
          <w:bCs/>
          <w:color w:val="A73023"/>
        </w:rPr>
        <w:t>SAFETY:</w:t>
      </w:r>
      <w:r w:rsidRPr="00EB2BF9">
        <w:rPr>
          <w:rFonts w:ascii="Times New Roman" w:hAnsi="Times New Roman" w:cs="Times New Roman"/>
          <w:color w:val="000000"/>
        </w:rPr>
        <w:t xml:space="preserve"> If any person says “Time-out; time-out,” please stop actions immediately and as safely as possible. Unless you can see that the EP or SP needs assistance, you should immediately leave the area and find a proctor.</w:t>
      </w:r>
    </w:p>
    <w:p w14:paraId="0CE142EC" w14:textId="206A2144" w:rsidR="00E92D70" w:rsidRPr="00EB2BF9" w:rsidRDefault="00E92D70" w:rsidP="00EB2BF9">
      <w:pPr>
        <w:pStyle w:val="ListParagraph"/>
        <w:numPr>
          <w:ilvl w:val="0"/>
          <w:numId w:val="15"/>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If you have any questions, please speak to your instructor.</w:t>
      </w:r>
    </w:p>
    <w:bookmarkEnd w:id="14"/>
    <w:bookmarkEnd w:id="15"/>
    <w:p w14:paraId="5B773A98" w14:textId="19849227" w:rsidR="00745E87" w:rsidRPr="00F506F3" w:rsidRDefault="00745E87" w:rsidP="00E8303C">
      <w:pPr>
        <w:spacing w:after="0" w:line="480" w:lineRule="auto"/>
        <w:rPr>
          <w:rFonts w:ascii="Times New Roman" w:hAnsi="Times New Roman" w:cs="Times New Roman"/>
          <w:color w:val="000000"/>
          <w:sz w:val="24"/>
          <w:szCs w:val="24"/>
        </w:rPr>
      </w:pPr>
    </w:p>
    <w:p w14:paraId="388B594F" w14:textId="03C968A7" w:rsidR="006A331C" w:rsidRPr="00F506F3" w:rsidRDefault="006A331C" w:rsidP="00E8303C">
      <w:pPr>
        <w:spacing w:after="0" w:line="480" w:lineRule="auto"/>
        <w:rPr>
          <w:rFonts w:ascii="Times New Roman" w:eastAsia="Times New Roman" w:hAnsi="Times New Roman" w:cs="Times New Roman"/>
          <w:b/>
          <w:bCs/>
          <w:color w:val="000000"/>
          <w:sz w:val="24"/>
          <w:szCs w:val="24"/>
        </w:rPr>
      </w:pPr>
      <w:r w:rsidRPr="00F506F3">
        <w:rPr>
          <w:rFonts w:ascii="Times New Roman" w:eastAsia="Times New Roman" w:hAnsi="Times New Roman" w:cs="Times New Roman"/>
          <w:b/>
          <w:bCs/>
          <w:color w:val="000000"/>
          <w:sz w:val="24"/>
          <w:szCs w:val="24"/>
        </w:rPr>
        <w:t>\qqBEGIN downloadable content</w:t>
      </w:r>
      <w:r w:rsidR="006A448C" w:rsidRPr="00F506F3">
        <w:rPr>
          <w:rFonts w:ascii="Times New Roman" w:eastAsia="Times New Roman" w:hAnsi="Times New Roman" w:cs="Times New Roman"/>
          <w:b/>
          <w:bCs/>
          <w:color w:val="000000"/>
          <w:sz w:val="24"/>
          <w:szCs w:val="24"/>
        </w:rPr>
        <w:t>\</w:t>
      </w:r>
      <w:r w:rsidR="00692CD6">
        <w:rPr>
          <w:rFonts w:ascii="Times New Roman" w:eastAsia="Times New Roman" w:hAnsi="Times New Roman" w:cs="Times New Roman"/>
          <w:b/>
          <w:bCs/>
          <w:color w:val="000000"/>
          <w:sz w:val="24"/>
          <w:szCs w:val="24"/>
        </w:rPr>
        <w:t>Button name: Rubric</w:t>
      </w:r>
    </w:p>
    <w:p w14:paraId="69D0E1C0" w14:textId="77777777" w:rsidR="00B60A89" w:rsidRPr="00215EBB" w:rsidRDefault="00B60A89" w:rsidP="00B60A89">
      <w:pPr>
        <w:spacing w:after="0" w:line="480" w:lineRule="auto"/>
        <w:rPr>
          <w:rFonts w:ascii="Times New Roman" w:hAnsi="Times New Roman" w:cs="Times New Roman"/>
          <w:b/>
          <w:bCs/>
          <w:color w:val="000000"/>
          <w:sz w:val="24"/>
          <w:szCs w:val="24"/>
        </w:rPr>
      </w:pPr>
      <w:r w:rsidRPr="00215EBB">
        <w:rPr>
          <w:rFonts w:ascii="Times New Roman" w:hAnsi="Times New Roman" w:cs="Times New Roman"/>
          <w:b/>
          <w:bCs/>
          <w:color w:val="000000"/>
          <w:sz w:val="24"/>
          <w:szCs w:val="24"/>
        </w:rPr>
        <w:t>\qqID: Rubric needs to fit on one page.xqq\</w:t>
      </w:r>
    </w:p>
    <w:p w14:paraId="716DE1D3" w14:textId="4EEC9568" w:rsidR="00161FB1" w:rsidRPr="00F506F3" w:rsidRDefault="00140231" w:rsidP="00746CF8">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title</w:t>
      </w:r>
      <w:r w:rsidRPr="00E122D0">
        <w:rPr>
          <w:rFonts w:ascii="Times New Roman" w:hAnsi="Times New Roman" w:cs="Times New Roman"/>
          <w:color w:val="000000"/>
          <w:sz w:val="24"/>
          <w:szCs w:val="24"/>
        </w:rPr>
        <w:t>&gt;</w:t>
      </w:r>
      <w:r w:rsidRPr="00F506F3">
        <w:rPr>
          <w:rFonts w:ascii="Times New Roman" w:hAnsi="Times New Roman" w:cs="Times New Roman"/>
          <w:color w:val="000000"/>
          <w:sz w:val="24"/>
          <w:szCs w:val="24"/>
        </w:rPr>
        <w:t>Rubric</w:t>
      </w:r>
    </w:p>
    <w:tbl>
      <w:tblPr>
        <w:tblStyle w:val="TableGrid"/>
        <w:tblW w:w="9216" w:type="dxa"/>
        <w:tblLook w:val="04A0" w:firstRow="1" w:lastRow="0" w:firstColumn="1" w:lastColumn="0" w:noHBand="0" w:noVBand="1"/>
      </w:tblPr>
      <w:tblGrid>
        <w:gridCol w:w="1728"/>
        <w:gridCol w:w="3168"/>
        <w:gridCol w:w="1440"/>
        <w:gridCol w:w="2880"/>
      </w:tblGrid>
      <w:tr w:rsidR="00746CF8" w:rsidRPr="00F506F3" w14:paraId="713A47CC" w14:textId="77777777" w:rsidTr="00EB2BF9">
        <w:tc>
          <w:tcPr>
            <w:tcW w:w="1728" w:type="dxa"/>
            <w:tcBorders>
              <w:top w:val="nil"/>
              <w:left w:val="nil"/>
              <w:right w:val="nil"/>
            </w:tcBorders>
          </w:tcPr>
          <w:p w14:paraId="0E29B79E" w14:textId="77777777" w:rsidR="00746CF8" w:rsidRPr="00F506F3" w:rsidRDefault="00746CF8" w:rsidP="00E92D70">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Student names:</w:t>
            </w:r>
          </w:p>
        </w:tc>
        <w:tc>
          <w:tcPr>
            <w:tcW w:w="7488" w:type="dxa"/>
            <w:gridSpan w:val="3"/>
            <w:tcBorders>
              <w:top w:val="nil"/>
              <w:left w:val="nil"/>
              <w:right w:val="nil"/>
            </w:tcBorders>
          </w:tcPr>
          <w:p w14:paraId="53EAC953" w14:textId="1B3CFFB0" w:rsidR="00746CF8" w:rsidRPr="00F506F3" w:rsidRDefault="00746CF8" w:rsidP="00EB2BF9">
            <w:pPr>
              <w:spacing w:after="0" w:line="240" w:lineRule="auto"/>
              <w:rPr>
                <w:rFonts w:ascii="Times New Roman" w:hAnsi="Times New Roman" w:cs="Times New Roman"/>
                <w:color w:val="000000"/>
                <w:sz w:val="24"/>
                <w:szCs w:val="24"/>
              </w:rPr>
            </w:pPr>
          </w:p>
        </w:tc>
      </w:tr>
      <w:tr w:rsidR="00E8303C" w:rsidRPr="00F506F3" w14:paraId="4027A6BA" w14:textId="77777777" w:rsidTr="00EB2BF9">
        <w:tc>
          <w:tcPr>
            <w:tcW w:w="4896" w:type="dxa"/>
            <w:gridSpan w:val="2"/>
            <w:shd w:val="clear" w:color="auto" w:fill="A73023"/>
          </w:tcPr>
          <w:p w14:paraId="6170DEE5" w14:textId="368AF4AB" w:rsidR="00161FB1" w:rsidRPr="00EB2BF9" w:rsidRDefault="00746CF8" w:rsidP="00EB2BF9">
            <w:pPr>
              <w:spacing w:after="0" w:line="240" w:lineRule="auto"/>
              <w:jc w:val="center"/>
              <w:rPr>
                <w:rFonts w:ascii="Times New Roman" w:hAnsi="Times New Roman" w:cs="Times New Roman"/>
                <w:b/>
                <w:bCs/>
                <w:color w:val="FFFFFF" w:themeColor="background1"/>
                <w:sz w:val="24"/>
                <w:szCs w:val="24"/>
              </w:rPr>
            </w:pPr>
            <w:r w:rsidRPr="00EB2BF9">
              <w:rPr>
                <w:rFonts w:ascii="Times New Roman" w:hAnsi="Times New Roman" w:cs="Times New Roman"/>
                <w:b/>
                <w:bCs/>
                <w:color w:val="FFFFFF" w:themeColor="background1"/>
                <w:sz w:val="24"/>
                <w:szCs w:val="24"/>
              </w:rPr>
              <w:t>CRITERIA</w:t>
            </w:r>
          </w:p>
        </w:tc>
        <w:tc>
          <w:tcPr>
            <w:tcW w:w="1440" w:type="dxa"/>
            <w:shd w:val="clear" w:color="auto" w:fill="A73023"/>
          </w:tcPr>
          <w:p w14:paraId="4223DFB7" w14:textId="21B00B71" w:rsidR="00161FB1" w:rsidRPr="00EB2BF9" w:rsidRDefault="00746CF8" w:rsidP="00EB2BF9">
            <w:pPr>
              <w:spacing w:after="0" w:line="240" w:lineRule="auto"/>
              <w:jc w:val="center"/>
              <w:rPr>
                <w:rFonts w:ascii="Times New Roman" w:hAnsi="Times New Roman" w:cs="Times New Roman"/>
                <w:b/>
                <w:bCs/>
                <w:color w:val="FFFFFF" w:themeColor="background1"/>
                <w:sz w:val="24"/>
                <w:szCs w:val="24"/>
              </w:rPr>
            </w:pPr>
            <w:r w:rsidRPr="00EB2BF9">
              <w:rPr>
                <w:rFonts w:ascii="Times New Roman" w:hAnsi="Times New Roman" w:cs="Times New Roman"/>
                <w:b/>
                <w:bCs/>
                <w:color w:val="FFFFFF" w:themeColor="background1"/>
                <w:sz w:val="24"/>
                <w:szCs w:val="24"/>
              </w:rPr>
              <w:t>SCORE</w:t>
            </w:r>
          </w:p>
        </w:tc>
        <w:tc>
          <w:tcPr>
            <w:tcW w:w="2880" w:type="dxa"/>
            <w:shd w:val="clear" w:color="auto" w:fill="A73023"/>
          </w:tcPr>
          <w:p w14:paraId="754A583A" w14:textId="7BDE02FD" w:rsidR="00161FB1" w:rsidRPr="00EB2BF9" w:rsidRDefault="00746CF8" w:rsidP="00EB2BF9">
            <w:pPr>
              <w:spacing w:after="0" w:line="240" w:lineRule="auto"/>
              <w:jc w:val="center"/>
              <w:rPr>
                <w:rFonts w:ascii="Times New Roman" w:hAnsi="Times New Roman" w:cs="Times New Roman"/>
                <w:b/>
                <w:bCs/>
                <w:color w:val="FFFFFF" w:themeColor="background1"/>
                <w:sz w:val="24"/>
                <w:szCs w:val="24"/>
              </w:rPr>
            </w:pPr>
            <w:r w:rsidRPr="00EB2BF9">
              <w:rPr>
                <w:rFonts w:ascii="Times New Roman" w:hAnsi="Times New Roman" w:cs="Times New Roman"/>
                <w:b/>
                <w:bCs/>
                <w:color w:val="FFFFFF" w:themeColor="background1"/>
                <w:sz w:val="24"/>
                <w:szCs w:val="24"/>
              </w:rPr>
              <w:t>COMMENTS</w:t>
            </w:r>
          </w:p>
        </w:tc>
      </w:tr>
      <w:tr w:rsidR="00E8303C" w:rsidRPr="00F506F3" w14:paraId="5DBCBB4A" w14:textId="77777777" w:rsidTr="00EB2BF9">
        <w:trPr>
          <w:trHeight w:val="107"/>
        </w:trPr>
        <w:tc>
          <w:tcPr>
            <w:tcW w:w="4896" w:type="dxa"/>
            <w:gridSpan w:val="2"/>
            <w:shd w:val="clear" w:color="auto" w:fill="EDD2C4"/>
          </w:tcPr>
          <w:p w14:paraId="5116061C" w14:textId="4A453922" w:rsidR="00161FB1" w:rsidRPr="00F506F3" w:rsidRDefault="00161FB1" w:rsidP="00EB2BF9">
            <w:pPr>
              <w:spacing w:after="0" w:line="240" w:lineRule="auto"/>
              <w:ind w:left="144" w:hanging="144"/>
              <w:rPr>
                <w:rFonts w:ascii="Times New Roman" w:hAnsi="Times New Roman" w:cs="Times New Roman"/>
                <w:bCs/>
                <w:color w:val="000000"/>
                <w:sz w:val="24"/>
                <w:szCs w:val="24"/>
              </w:rPr>
            </w:pPr>
            <w:r w:rsidRPr="00F506F3">
              <w:rPr>
                <w:rFonts w:ascii="Times New Roman" w:hAnsi="Times New Roman" w:cs="Times New Roman"/>
                <w:bCs/>
                <w:color w:val="000000"/>
                <w:sz w:val="24"/>
                <w:szCs w:val="24"/>
              </w:rPr>
              <w:t>Teamwork by HCPs was effective.</w:t>
            </w:r>
          </w:p>
        </w:tc>
        <w:tc>
          <w:tcPr>
            <w:tcW w:w="1440" w:type="dxa"/>
          </w:tcPr>
          <w:p w14:paraId="54F537E9"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5E6EDA62"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03A412D5" w14:textId="77777777" w:rsidTr="00EB2BF9">
        <w:tc>
          <w:tcPr>
            <w:tcW w:w="4896" w:type="dxa"/>
            <w:gridSpan w:val="2"/>
            <w:shd w:val="clear" w:color="auto" w:fill="EDD2C4"/>
          </w:tcPr>
          <w:p w14:paraId="48321E37" w14:textId="3201DE2E" w:rsidR="00161FB1" w:rsidRPr="00F506F3" w:rsidRDefault="00161FB1" w:rsidP="00EB2BF9">
            <w:pPr>
              <w:spacing w:after="0" w:line="240" w:lineRule="auto"/>
              <w:ind w:left="144" w:hanging="144"/>
              <w:rPr>
                <w:rFonts w:ascii="Times New Roman" w:hAnsi="Times New Roman" w:cs="Times New Roman"/>
                <w:bCs/>
                <w:color w:val="000000"/>
                <w:sz w:val="24"/>
                <w:szCs w:val="24"/>
              </w:rPr>
            </w:pPr>
            <w:r w:rsidRPr="00F506F3">
              <w:rPr>
                <w:rFonts w:ascii="Times New Roman" w:hAnsi="Times New Roman" w:cs="Times New Roman"/>
                <w:bCs/>
                <w:color w:val="000000"/>
                <w:sz w:val="24"/>
                <w:szCs w:val="24"/>
              </w:rPr>
              <w:t>HCPs were able to answer all questions about the healing process and described it appropriately.</w:t>
            </w:r>
          </w:p>
        </w:tc>
        <w:tc>
          <w:tcPr>
            <w:tcW w:w="1440" w:type="dxa"/>
          </w:tcPr>
          <w:p w14:paraId="45BDF2CE"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2318A5F9"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73806080" w14:textId="77777777" w:rsidTr="00EB2BF9">
        <w:tc>
          <w:tcPr>
            <w:tcW w:w="4896" w:type="dxa"/>
            <w:gridSpan w:val="2"/>
            <w:shd w:val="clear" w:color="auto" w:fill="EDD2C4"/>
          </w:tcPr>
          <w:p w14:paraId="4C33F893" w14:textId="0222B669" w:rsidR="00161FB1" w:rsidRPr="00F506F3" w:rsidRDefault="00161FB1" w:rsidP="00EB2BF9">
            <w:pPr>
              <w:spacing w:after="0" w:line="240" w:lineRule="auto"/>
              <w:ind w:left="144" w:hanging="144"/>
              <w:rPr>
                <w:rFonts w:ascii="Times New Roman" w:hAnsi="Times New Roman" w:cs="Times New Roman"/>
                <w:color w:val="000000"/>
                <w:sz w:val="24"/>
                <w:szCs w:val="24"/>
              </w:rPr>
            </w:pPr>
            <w:r w:rsidRPr="00F506F3">
              <w:rPr>
                <w:rFonts w:ascii="Times New Roman" w:hAnsi="Times New Roman" w:cs="Times New Roman"/>
                <w:color w:val="000000"/>
                <w:sz w:val="24"/>
                <w:szCs w:val="24"/>
              </w:rPr>
              <w:t>HCPs maintained the patient’s interests at the forefront of their efforts</w:t>
            </w:r>
            <w:r w:rsidR="5DD4DE40" w:rsidRPr="00F506F3">
              <w:rPr>
                <w:rFonts w:ascii="Times New Roman" w:hAnsi="Times New Roman" w:cs="Times New Roman"/>
                <w:color w:val="000000"/>
                <w:sz w:val="24"/>
                <w:szCs w:val="24"/>
              </w:rPr>
              <w:t>.</w:t>
            </w:r>
          </w:p>
        </w:tc>
        <w:tc>
          <w:tcPr>
            <w:tcW w:w="1440" w:type="dxa"/>
          </w:tcPr>
          <w:p w14:paraId="00D3F26D"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5E07FCF6"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251814F2" w14:textId="77777777" w:rsidTr="00EB2BF9">
        <w:tc>
          <w:tcPr>
            <w:tcW w:w="4896" w:type="dxa"/>
            <w:gridSpan w:val="2"/>
            <w:shd w:val="clear" w:color="auto" w:fill="EDD2C4"/>
          </w:tcPr>
          <w:p w14:paraId="29CC00F3" w14:textId="09A003BF" w:rsidR="00161FB1" w:rsidRPr="00F506F3" w:rsidRDefault="00161FB1" w:rsidP="00EB2BF9">
            <w:pPr>
              <w:pStyle w:val="BodyText"/>
              <w:ind w:left="144" w:hanging="144"/>
              <w:rPr>
                <w:color w:val="000000"/>
                <w:sz w:val="24"/>
                <w:szCs w:val="24"/>
              </w:rPr>
            </w:pPr>
            <w:r w:rsidRPr="00F506F3">
              <w:rPr>
                <w:color w:val="000000"/>
                <w:sz w:val="24"/>
                <w:szCs w:val="24"/>
              </w:rPr>
              <w:t>HCPs addressed the situation regarding the desire to switch ATs.</w:t>
            </w:r>
          </w:p>
        </w:tc>
        <w:tc>
          <w:tcPr>
            <w:tcW w:w="1440" w:type="dxa"/>
          </w:tcPr>
          <w:p w14:paraId="124D2181"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340B0052"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68DA47D0" w14:textId="77777777" w:rsidTr="00EB2BF9">
        <w:tc>
          <w:tcPr>
            <w:tcW w:w="4896" w:type="dxa"/>
            <w:gridSpan w:val="2"/>
            <w:shd w:val="clear" w:color="auto" w:fill="EDD2C4"/>
          </w:tcPr>
          <w:p w14:paraId="27E84283" w14:textId="1ECBEB76" w:rsidR="00161FB1" w:rsidRPr="00F506F3" w:rsidRDefault="00161FB1" w:rsidP="00EB2BF9">
            <w:pPr>
              <w:spacing w:after="0" w:line="240" w:lineRule="auto"/>
              <w:ind w:left="144" w:hanging="144"/>
              <w:rPr>
                <w:rFonts w:ascii="Times New Roman" w:hAnsi="Times New Roman" w:cs="Times New Roman"/>
                <w:color w:val="000000"/>
                <w:sz w:val="24"/>
                <w:szCs w:val="24"/>
              </w:rPr>
            </w:pPr>
            <w:r w:rsidRPr="00F506F3">
              <w:rPr>
                <w:rFonts w:ascii="Times New Roman" w:hAnsi="Times New Roman" w:cs="Times New Roman"/>
                <w:color w:val="000000"/>
                <w:sz w:val="24"/>
                <w:szCs w:val="24"/>
              </w:rPr>
              <w:t>HCPs addressed the situation regarding discomfort with the other AT.</w:t>
            </w:r>
          </w:p>
        </w:tc>
        <w:tc>
          <w:tcPr>
            <w:tcW w:w="1440" w:type="dxa"/>
          </w:tcPr>
          <w:p w14:paraId="144C50B8"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4EC14E00"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5B22144D" w14:textId="77777777" w:rsidTr="00EB2BF9">
        <w:tc>
          <w:tcPr>
            <w:tcW w:w="4896" w:type="dxa"/>
            <w:gridSpan w:val="2"/>
            <w:shd w:val="clear" w:color="auto" w:fill="EDD2C4"/>
          </w:tcPr>
          <w:p w14:paraId="1901F365" w14:textId="10ADF447" w:rsidR="00161FB1" w:rsidRPr="00F506F3" w:rsidRDefault="00161FB1" w:rsidP="00EB2BF9">
            <w:pPr>
              <w:pStyle w:val="BodyText"/>
              <w:ind w:left="144" w:hanging="144"/>
              <w:rPr>
                <w:color w:val="000000"/>
                <w:sz w:val="24"/>
                <w:szCs w:val="24"/>
              </w:rPr>
            </w:pPr>
            <w:r w:rsidRPr="00F506F3">
              <w:rPr>
                <w:color w:val="000000"/>
                <w:sz w:val="24"/>
                <w:szCs w:val="24"/>
              </w:rPr>
              <w:t xml:space="preserve">HCPs </w:t>
            </w:r>
            <w:r w:rsidR="00F74560">
              <w:rPr>
                <w:color w:val="000000"/>
                <w:sz w:val="24"/>
                <w:szCs w:val="24"/>
              </w:rPr>
              <w:t>neither</w:t>
            </w:r>
            <w:r w:rsidRPr="00F506F3">
              <w:rPr>
                <w:color w:val="000000"/>
                <w:sz w:val="24"/>
                <w:szCs w:val="24"/>
              </w:rPr>
              <w:t xml:space="preserve"> provide</w:t>
            </w:r>
            <w:r w:rsidR="00F74560">
              <w:rPr>
                <w:color w:val="000000"/>
                <w:sz w:val="24"/>
                <w:szCs w:val="24"/>
              </w:rPr>
              <w:t>d</w:t>
            </w:r>
            <w:r w:rsidRPr="00F506F3">
              <w:rPr>
                <w:color w:val="000000"/>
                <w:sz w:val="24"/>
                <w:szCs w:val="24"/>
              </w:rPr>
              <w:t xml:space="preserve"> inappropriate information </w:t>
            </w:r>
            <w:r w:rsidR="0004037D">
              <w:rPr>
                <w:color w:val="000000"/>
                <w:sz w:val="24"/>
                <w:szCs w:val="24"/>
              </w:rPr>
              <w:t xml:space="preserve">nor </w:t>
            </w:r>
            <w:r w:rsidR="0004037D" w:rsidRPr="00F506F3">
              <w:rPr>
                <w:color w:val="000000"/>
                <w:sz w:val="24"/>
                <w:szCs w:val="24"/>
              </w:rPr>
              <w:t>violated</w:t>
            </w:r>
            <w:r w:rsidRPr="00F506F3">
              <w:rPr>
                <w:color w:val="000000"/>
                <w:sz w:val="24"/>
                <w:szCs w:val="24"/>
              </w:rPr>
              <w:t xml:space="preserve"> HIPAA</w:t>
            </w:r>
            <w:r w:rsidR="002F1B75" w:rsidRPr="00F506F3">
              <w:rPr>
                <w:color w:val="000000"/>
                <w:sz w:val="24"/>
                <w:szCs w:val="24"/>
              </w:rPr>
              <w:t>.</w:t>
            </w:r>
          </w:p>
        </w:tc>
        <w:tc>
          <w:tcPr>
            <w:tcW w:w="1440" w:type="dxa"/>
          </w:tcPr>
          <w:p w14:paraId="7AE334B1"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796963AE"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19CAD226" w14:textId="77777777" w:rsidTr="00EB2BF9">
        <w:tc>
          <w:tcPr>
            <w:tcW w:w="4896" w:type="dxa"/>
            <w:gridSpan w:val="2"/>
            <w:shd w:val="clear" w:color="auto" w:fill="EDD2C4"/>
          </w:tcPr>
          <w:p w14:paraId="4571C52F" w14:textId="1F51E59B" w:rsidR="00161FB1" w:rsidRPr="00F506F3" w:rsidRDefault="00161FB1" w:rsidP="00EB2BF9">
            <w:pPr>
              <w:pStyle w:val="BodyText"/>
              <w:ind w:left="144" w:hanging="144"/>
              <w:rPr>
                <w:color w:val="000000"/>
                <w:sz w:val="24"/>
                <w:szCs w:val="24"/>
              </w:rPr>
            </w:pPr>
            <w:r w:rsidRPr="00F506F3">
              <w:rPr>
                <w:color w:val="000000"/>
                <w:sz w:val="24"/>
                <w:szCs w:val="24"/>
              </w:rPr>
              <w:t>HCPs clarified or addressed their role as providers and the role of a coach in relation to this injury or process</w:t>
            </w:r>
            <w:r w:rsidR="0069709F">
              <w:rPr>
                <w:color w:val="000000"/>
                <w:sz w:val="24"/>
                <w:szCs w:val="24"/>
              </w:rPr>
              <w:t>.</w:t>
            </w:r>
          </w:p>
        </w:tc>
        <w:tc>
          <w:tcPr>
            <w:tcW w:w="1440" w:type="dxa"/>
          </w:tcPr>
          <w:p w14:paraId="38A6758A"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64F80453"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470CEB53" w14:textId="77777777" w:rsidTr="00EB2BF9">
        <w:tc>
          <w:tcPr>
            <w:tcW w:w="4896" w:type="dxa"/>
            <w:gridSpan w:val="2"/>
            <w:shd w:val="clear" w:color="auto" w:fill="EDD2C4"/>
          </w:tcPr>
          <w:p w14:paraId="14ECC829" w14:textId="1093BA76" w:rsidR="00161FB1" w:rsidRPr="00F506F3" w:rsidRDefault="00161FB1" w:rsidP="00EB2BF9">
            <w:pPr>
              <w:pStyle w:val="BodyText"/>
              <w:ind w:left="144" w:hanging="144"/>
              <w:rPr>
                <w:color w:val="000000"/>
                <w:sz w:val="24"/>
                <w:szCs w:val="24"/>
              </w:rPr>
            </w:pPr>
            <w:r>
              <w:rPr>
                <w:color w:val="000000"/>
                <w:sz w:val="24"/>
                <w:szCs w:val="24"/>
              </w:rPr>
              <w:t>HCPs conveyed a</w:t>
            </w:r>
            <w:r w:rsidRPr="00E122D0">
              <w:rPr>
                <w:color w:val="000000"/>
                <w:sz w:val="24"/>
                <w:szCs w:val="24"/>
              </w:rPr>
              <w:t>cc</w:t>
            </w:r>
            <w:r>
              <w:rPr>
                <w:color w:val="000000"/>
                <w:sz w:val="24"/>
                <w:szCs w:val="24"/>
              </w:rPr>
              <w:t>urate scientific</w:t>
            </w:r>
            <w:r w:rsidR="0069709F">
              <w:rPr>
                <w:color w:val="000000"/>
                <w:sz w:val="24"/>
                <w:szCs w:val="24"/>
              </w:rPr>
              <w:t xml:space="preserve"> or </w:t>
            </w:r>
            <w:r>
              <w:rPr>
                <w:color w:val="000000"/>
                <w:sz w:val="24"/>
                <w:szCs w:val="24"/>
              </w:rPr>
              <w:t xml:space="preserve">health care information about the phases of healing and elbow dislocation or injury </w:t>
            </w:r>
            <w:r w:rsidR="0069709F">
              <w:rPr>
                <w:color w:val="000000"/>
                <w:sz w:val="24"/>
                <w:szCs w:val="24"/>
              </w:rPr>
              <w:t>in general</w:t>
            </w:r>
            <w:r w:rsidR="002F1B75" w:rsidRPr="00F506F3">
              <w:rPr>
                <w:color w:val="000000"/>
                <w:sz w:val="24"/>
                <w:szCs w:val="24"/>
              </w:rPr>
              <w:t>.</w:t>
            </w:r>
          </w:p>
        </w:tc>
        <w:tc>
          <w:tcPr>
            <w:tcW w:w="1440" w:type="dxa"/>
          </w:tcPr>
          <w:p w14:paraId="5AC783E4"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331BA81B"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r w:rsidR="00E8303C" w:rsidRPr="00F506F3" w14:paraId="7DCC7B3B" w14:textId="77777777" w:rsidTr="00EB2BF9">
        <w:tc>
          <w:tcPr>
            <w:tcW w:w="4896" w:type="dxa"/>
            <w:gridSpan w:val="2"/>
            <w:shd w:val="clear" w:color="auto" w:fill="EDD2C4"/>
          </w:tcPr>
          <w:p w14:paraId="3502D160" w14:textId="38F6E847" w:rsidR="00161FB1" w:rsidRPr="00F506F3" w:rsidRDefault="00161FB1" w:rsidP="00EB2BF9">
            <w:pPr>
              <w:pStyle w:val="BodyText"/>
              <w:ind w:left="144" w:hanging="144"/>
              <w:rPr>
                <w:color w:val="000000"/>
                <w:sz w:val="24"/>
                <w:szCs w:val="24"/>
              </w:rPr>
            </w:pPr>
            <w:r w:rsidRPr="00F506F3">
              <w:rPr>
                <w:color w:val="000000"/>
                <w:sz w:val="24"/>
                <w:szCs w:val="24"/>
              </w:rPr>
              <w:t>HCPs practiced, spoke, or worked in a manner congruent with the NATA ethical standards.</w:t>
            </w:r>
          </w:p>
        </w:tc>
        <w:tc>
          <w:tcPr>
            <w:tcW w:w="1440" w:type="dxa"/>
          </w:tcPr>
          <w:p w14:paraId="4827176E"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c>
          <w:tcPr>
            <w:tcW w:w="2880" w:type="dxa"/>
          </w:tcPr>
          <w:p w14:paraId="1EBAC2B6" w14:textId="77777777" w:rsidR="00161FB1" w:rsidRPr="00F506F3" w:rsidRDefault="00161FB1" w:rsidP="00EB2BF9">
            <w:pPr>
              <w:spacing w:after="0" w:line="240" w:lineRule="auto"/>
              <w:ind w:left="144" w:hanging="144"/>
              <w:rPr>
                <w:rFonts w:ascii="Times New Roman" w:hAnsi="Times New Roman" w:cs="Times New Roman"/>
                <w:color w:val="000000"/>
                <w:sz w:val="24"/>
                <w:szCs w:val="24"/>
              </w:rPr>
            </w:pPr>
          </w:p>
        </w:tc>
      </w:tr>
    </w:tbl>
    <w:p w14:paraId="09318F54" w14:textId="652C84EE" w:rsidR="00AB465E" w:rsidRPr="00EB2BF9" w:rsidRDefault="00AB465E" w:rsidP="00E92D70">
      <w:pPr>
        <w:tabs>
          <w:tab w:val="left" w:pos="3755"/>
        </w:tabs>
        <w:spacing w:after="0" w:line="240" w:lineRule="auto"/>
        <w:rPr>
          <w:rFonts w:ascii="Times New Roman" w:hAnsi="Times New Roman" w:cs="Times New Roman"/>
          <w:bCs/>
          <w:color w:val="000000"/>
          <w:sz w:val="20"/>
          <w:szCs w:val="20"/>
        </w:rPr>
      </w:pPr>
      <w:bookmarkStart w:id="16" w:name="_Hlk222486151"/>
      <w:r w:rsidRPr="00EB2BF9">
        <w:rPr>
          <w:rFonts w:ascii="Times New Roman" w:hAnsi="Times New Roman" w:cs="Times New Roman"/>
          <w:color w:val="000000"/>
          <w:sz w:val="20"/>
          <w:szCs w:val="20"/>
        </w:rPr>
        <w:t xml:space="preserve">0 = not performed; 1 = inadequate; 2 = </w:t>
      </w:r>
      <w:bookmarkStart w:id="17" w:name="_Hlk222480168"/>
      <w:bookmarkStart w:id="18" w:name="_Hlk222480202"/>
      <w:r w:rsidRPr="00EB2BF9">
        <w:rPr>
          <w:rFonts w:ascii="Times New Roman" w:hAnsi="Times New Roman" w:cs="Times New Roman"/>
          <w:bCs/>
          <w:color w:val="000000"/>
          <w:sz w:val="20"/>
          <w:szCs w:val="20"/>
        </w:rPr>
        <w:t>minimum standard of care or above</w:t>
      </w:r>
      <w:bookmarkEnd w:id="17"/>
      <w:r w:rsidRPr="00EB2BF9">
        <w:rPr>
          <w:rFonts w:ascii="Times New Roman" w:hAnsi="Times New Roman" w:cs="Times New Roman"/>
          <w:bCs/>
          <w:color w:val="000000"/>
          <w:sz w:val="20"/>
          <w:szCs w:val="20"/>
        </w:rPr>
        <w:t>.</w:t>
      </w:r>
      <w:bookmarkEnd w:id="18"/>
    </w:p>
    <w:p w14:paraId="3869D687" w14:textId="77777777" w:rsidR="00E92D70" w:rsidRPr="00F506F3" w:rsidRDefault="00E92D70" w:rsidP="00EB2BF9">
      <w:pPr>
        <w:tabs>
          <w:tab w:val="left" w:pos="3755"/>
        </w:tabs>
        <w:spacing w:after="0" w:line="240" w:lineRule="auto"/>
        <w:rPr>
          <w:rFonts w:ascii="Times New Roman" w:hAnsi="Times New Roman" w:cs="Times New Roman"/>
          <w:bCs/>
          <w:color w:val="000000"/>
          <w:sz w:val="24"/>
        </w:rPr>
      </w:pPr>
    </w:p>
    <w:bookmarkEnd w:id="16"/>
    <w:p w14:paraId="0290469A" w14:textId="78E34DF1" w:rsidR="009A67DA" w:rsidRPr="00F506F3" w:rsidRDefault="00AB465E" w:rsidP="00EB2BF9">
      <w:pPr>
        <w:pStyle w:val="BodyText"/>
        <w:rPr>
          <w:color w:val="000000"/>
          <w:sz w:val="24"/>
          <w:szCs w:val="24"/>
        </w:rPr>
      </w:pPr>
      <w:r w:rsidRPr="00F506F3">
        <w:rPr>
          <w:color w:val="000000"/>
          <w:sz w:val="24"/>
          <w:szCs w:val="24"/>
        </w:rPr>
        <w:t>Other c</w:t>
      </w:r>
      <w:r w:rsidR="5D889F60" w:rsidRPr="00F506F3">
        <w:rPr>
          <w:color w:val="000000"/>
          <w:sz w:val="24"/>
          <w:szCs w:val="24"/>
        </w:rPr>
        <w:t>omments:</w:t>
      </w:r>
    </w:p>
    <w:p w14:paraId="4F664478" w14:textId="77777777" w:rsidR="00746CF8" w:rsidRPr="00D53B0F" w:rsidRDefault="00746CF8" w:rsidP="00746CF8">
      <w:pPr>
        <w:spacing w:after="0" w:line="480" w:lineRule="auto"/>
        <w:rPr>
          <w:rFonts w:ascii="Times New Roman" w:eastAsia="Times New Roman" w:hAnsi="Times New Roman" w:cs="Times New Roman"/>
          <w:b/>
          <w:bCs/>
          <w:color w:val="000000"/>
          <w:sz w:val="24"/>
          <w:szCs w:val="24"/>
        </w:rPr>
      </w:pPr>
      <w:r w:rsidRPr="00D53B0F">
        <w:rPr>
          <w:rFonts w:ascii="Times New Roman" w:eastAsia="Times New Roman" w:hAnsi="Times New Roman" w:cs="Times New Roman"/>
          <w:b/>
          <w:bCs/>
          <w:color w:val="000000"/>
          <w:sz w:val="24"/>
          <w:szCs w:val="24"/>
        </w:rPr>
        <w:t>\qqEND downloadable content\</w:t>
      </w:r>
    </w:p>
    <w:p w14:paraId="32C0831C" w14:textId="77777777" w:rsidR="003B23A9" w:rsidRPr="00F506F3" w:rsidRDefault="003B23A9" w:rsidP="00E8303C">
      <w:pPr>
        <w:spacing w:after="0" w:line="480" w:lineRule="auto"/>
        <w:rPr>
          <w:rFonts w:ascii="Times New Roman" w:hAnsi="Times New Roman" w:cs="Times New Roman"/>
          <w:color w:val="000000"/>
          <w:sz w:val="24"/>
          <w:szCs w:val="24"/>
        </w:rPr>
      </w:pPr>
    </w:p>
    <w:p w14:paraId="37B22068" w14:textId="5040191A" w:rsidR="00140231" w:rsidRPr="00F506F3" w:rsidRDefault="00140231"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Debrief</w:t>
      </w:r>
    </w:p>
    <w:p w14:paraId="7200ECD5" w14:textId="77777777" w:rsidR="00FA2E54" w:rsidRPr="00FA2E54" w:rsidRDefault="00FA2E54" w:rsidP="00FA2E54">
      <w:pPr>
        <w:spacing w:after="0" w:line="480" w:lineRule="auto"/>
        <w:rPr>
          <w:rFonts w:ascii="Times New Roman" w:hAnsi="Times New Roman" w:cs="Times New Roman"/>
          <w:b/>
          <w:bCs/>
          <w:color w:val="000000"/>
          <w:sz w:val="24"/>
          <w:szCs w:val="24"/>
        </w:rPr>
      </w:pPr>
      <w:r w:rsidRPr="00FA2E54">
        <w:rPr>
          <w:rFonts w:ascii="Times New Roman" w:hAnsi="Times New Roman" w:cs="Times New Roman"/>
          <w:b/>
          <w:bCs/>
          <w:color w:val="000000"/>
          <w:sz w:val="24"/>
          <w:szCs w:val="24"/>
        </w:rPr>
        <w:t>\qqID: Can you link the words “debriefing methods” to the Debriefing Methods (included in the left-hand navigation)?xqq\</w:t>
      </w:r>
    </w:p>
    <w:p w14:paraId="288A8F62" w14:textId="77777777" w:rsidR="00FA2E54" w:rsidRPr="00FA2E54" w:rsidRDefault="00FA2E54" w:rsidP="00FA2E54">
      <w:pPr>
        <w:spacing w:after="0" w:line="480" w:lineRule="auto"/>
        <w:rPr>
          <w:rFonts w:ascii="Times New Roman" w:hAnsi="Times New Roman" w:cs="Times New Roman"/>
          <w:color w:val="000000"/>
          <w:sz w:val="24"/>
          <w:szCs w:val="24"/>
        </w:rPr>
      </w:pPr>
      <w:r w:rsidRPr="00FA2E54">
        <w:rPr>
          <w:rFonts w:ascii="Times New Roman" w:hAnsi="Times New Roman" w:cs="Times New Roman"/>
          <w:color w:val="000000"/>
          <w:sz w:val="24"/>
          <w:szCs w:val="24"/>
        </w:rPr>
        <w:t>Please select one of the provided debriefing methods from the Introduction. It is important to have a whole-class debriefing session following each simulation.</w:t>
      </w:r>
    </w:p>
    <w:p w14:paraId="2A594779" w14:textId="77777777" w:rsidR="00FA2E54" w:rsidRDefault="00FA2E54" w:rsidP="00E8303C">
      <w:pPr>
        <w:spacing w:after="0" w:line="480" w:lineRule="auto"/>
        <w:rPr>
          <w:rFonts w:ascii="Times New Roman" w:hAnsi="Times New Roman" w:cs="Times New Roman"/>
          <w:color w:val="000000"/>
          <w:sz w:val="24"/>
          <w:szCs w:val="24"/>
        </w:rPr>
      </w:pPr>
    </w:p>
    <w:p w14:paraId="24677979" w14:textId="7A18E303" w:rsidR="00BF620D" w:rsidRPr="00F506F3" w:rsidRDefault="25A07830"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Since this simulation is a group simulation, we recommend using the Diamond or the </w:t>
      </w:r>
      <w:r w:rsidRPr="00E122D0">
        <w:rPr>
          <w:rFonts w:ascii="Times New Roman" w:hAnsi="Times New Roman" w:cs="Times New Roman"/>
          <w:color w:val="000000"/>
          <w:sz w:val="24"/>
          <w:szCs w:val="24"/>
        </w:rPr>
        <w:t>+Delta</w:t>
      </w:r>
      <w:r>
        <w:rPr>
          <w:rFonts w:ascii="Times New Roman" w:hAnsi="Times New Roman" w:cs="Times New Roman"/>
          <w:color w:val="000000"/>
          <w:sz w:val="24"/>
          <w:szCs w:val="24"/>
        </w:rPr>
        <w:t xml:space="preserve"> debriefing models.</w:t>
      </w:r>
    </w:p>
    <w:p w14:paraId="174FBA68" w14:textId="77777777" w:rsidR="00FC4E45" w:rsidRPr="00F506F3" w:rsidRDefault="00FC4E45" w:rsidP="00E8303C">
      <w:pPr>
        <w:spacing w:after="0" w:line="480" w:lineRule="auto"/>
        <w:rPr>
          <w:rFonts w:ascii="Times New Roman" w:hAnsi="Times New Roman" w:cs="Times New Roman"/>
          <w:color w:val="000000"/>
          <w:sz w:val="24"/>
          <w:szCs w:val="24"/>
        </w:rPr>
      </w:pPr>
    </w:p>
    <w:p w14:paraId="5539E671" w14:textId="6FEAA1D7" w:rsidR="00FE5D4F" w:rsidRPr="00F506F3" w:rsidRDefault="00FE5D4F"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lastRenderedPageBreak/>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Simulation Variations and Author Notes</w:t>
      </w:r>
    </w:p>
    <w:p w14:paraId="038F6B82" w14:textId="27C9F23D" w:rsidR="00385449" w:rsidRPr="00F506F3" w:rsidRDefault="00C6662D" w:rsidP="00EB2BF9">
      <w:pPr>
        <w:pStyle w:val="ListParagraph"/>
        <w:numPr>
          <w:ilvl w:val="0"/>
          <w:numId w:val="6"/>
        </w:numPr>
        <w:spacing w:line="480" w:lineRule="auto"/>
        <w:rPr>
          <w:rFonts w:ascii="Times New Roman" w:hAnsi="Times New Roman" w:cs="Times New Roman"/>
          <w:color w:val="000000"/>
        </w:rPr>
      </w:pPr>
      <w:r w:rsidRPr="00F506F3">
        <w:rPr>
          <w:rFonts w:ascii="Times New Roman" w:hAnsi="Times New Roman" w:cs="Times New Roman"/>
          <w:color w:val="000000"/>
        </w:rPr>
        <w:t>If instructors do not have the time or resources to incorporate</w:t>
      </w:r>
      <w:r w:rsidR="00C94E9E" w:rsidRPr="00F506F3">
        <w:rPr>
          <w:rFonts w:ascii="Times New Roman" w:hAnsi="Times New Roman" w:cs="Times New Roman"/>
          <w:color w:val="000000"/>
        </w:rPr>
        <w:t xml:space="preserve"> an</w:t>
      </w:r>
      <w:r w:rsidRPr="00F506F3">
        <w:rPr>
          <w:rFonts w:ascii="Times New Roman" w:hAnsi="Times New Roman" w:cs="Times New Roman"/>
          <w:color w:val="000000"/>
        </w:rPr>
        <w:t xml:space="preserve"> individual </w:t>
      </w:r>
      <w:r w:rsidR="00C94E9E" w:rsidRPr="00F506F3">
        <w:rPr>
          <w:rFonts w:ascii="Times New Roman" w:hAnsi="Times New Roman" w:cs="Times New Roman"/>
          <w:color w:val="000000"/>
        </w:rPr>
        <w:t>E</w:t>
      </w:r>
      <w:r w:rsidRPr="00F506F3">
        <w:rPr>
          <w:rFonts w:ascii="Times New Roman" w:hAnsi="Times New Roman" w:cs="Times New Roman"/>
          <w:color w:val="000000"/>
        </w:rPr>
        <w:t xml:space="preserve">P encounter for this simulation, it may be </w:t>
      </w:r>
      <w:r w:rsidR="009F1F5E" w:rsidRPr="00F506F3">
        <w:rPr>
          <w:rFonts w:ascii="Times New Roman" w:hAnsi="Times New Roman" w:cs="Times New Roman"/>
          <w:color w:val="000000"/>
        </w:rPr>
        <w:t>run as a group tabletop simulation where the facilitator portrays the coach and students work in groups to formulate responses to the coach</w:t>
      </w:r>
      <w:r w:rsidR="0069709F">
        <w:rPr>
          <w:rFonts w:ascii="Times New Roman" w:hAnsi="Times New Roman" w:cs="Times New Roman"/>
          <w:color w:val="000000"/>
        </w:rPr>
        <w:t>’s</w:t>
      </w:r>
      <w:r w:rsidR="009F1F5E" w:rsidRPr="00F506F3">
        <w:rPr>
          <w:rFonts w:ascii="Times New Roman" w:hAnsi="Times New Roman" w:cs="Times New Roman"/>
          <w:color w:val="000000"/>
        </w:rPr>
        <w:t xml:space="preserve"> questions.</w:t>
      </w:r>
    </w:p>
    <w:p w14:paraId="55C91558" w14:textId="121D27E0" w:rsidR="00FE5D4F" w:rsidRDefault="008C66FC" w:rsidP="00EB2BF9">
      <w:pPr>
        <w:pStyle w:val="ListParagraph"/>
        <w:numPr>
          <w:ilvl w:val="0"/>
          <w:numId w:val="6"/>
        </w:numPr>
        <w:spacing w:line="480" w:lineRule="auto"/>
        <w:rPr>
          <w:rFonts w:ascii="Times New Roman" w:hAnsi="Times New Roman" w:cs="Times New Roman"/>
          <w:color w:val="000000"/>
        </w:rPr>
      </w:pPr>
      <w:r w:rsidRPr="00F506F3">
        <w:rPr>
          <w:rFonts w:ascii="Times New Roman" w:hAnsi="Times New Roman" w:cs="Times New Roman"/>
          <w:color w:val="000000"/>
        </w:rPr>
        <w:t xml:space="preserve">This simulation works well as a review or </w:t>
      </w:r>
      <w:r>
        <w:rPr>
          <w:rFonts w:ascii="Times New Roman" w:hAnsi="Times New Roman" w:cs="Times New Roman"/>
          <w:color w:val="000000"/>
        </w:rPr>
        <w:t>wrap</w:t>
      </w:r>
      <w:r w:rsidRPr="00E122D0">
        <w:rPr>
          <w:rFonts w:ascii="Times New Roman" w:hAnsi="Times New Roman" w:cs="Times New Roman"/>
          <w:color w:val="000000"/>
        </w:rPr>
        <w:t>-</w:t>
      </w:r>
      <w:r>
        <w:rPr>
          <w:rFonts w:ascii="Times New Roman" w:hAnsi="Times New Roman" w:cs="Times New Roman"/>
          <w:color w:val="000000"/>
        </w:rPr>
        <w:t>up discussion following instruction on the phases of healing.</w:t>
      </w:r>
    </w:p>
    <w:p w14:paraId="00BF3C3C" w14:textId="48D6FEAC" w:rsidR="00AD0A9B" w:rsidRPr="00AD0A9B" w:rsidRDefault="00AD0A9B" w:rsidP="00EB2BF9">
      <w:pPr>
        <w:pStyle w:val="ListParagraph"/>
        <w:numPr>
          <w:ilvl w:val="0"/>
          <w:numId w:val="6"/>
        </w:numPr>
        <w:spacing w:line="480" w:lineRule="auto"/>
        <w:rPr>
          <w:rFonts w:ascii="Times New Roman" w:hAnsi="Times New Roman" w:cs="Times New Roman"/>
          <w:color w:val="000000"/>
        </w:rPr>
      </w:pPr>
      <w:r>
        <w:rPr>
          <w:rFonts w:ascii="Times New Roman" w:hAnsi="Times New Roman" w:cs="Times New Roman"/>
          <w:color w:val="000000"/>
        </w:rPr>
        <w:t>This simulation has been one of the most emotional for students in my experience. They are surprised by the content of the simulation, they are suddenly discussing and conveying information in a group and often don’t know how to do this or to pull aside for private discussion, and they are sometimes emotionally invested in the numerous potential situations presented in this simulation.</w:t>
      </w:r>
    </w:p>
    <w:p w14:paraId="3899C58E" w14:textId="77777777" w:rsidR="006A331C" w:rsidRPr="00F506F3" w:rsidRDefault="006A331C" w:rsidP="00E8303C">
      <w:pPr>
        <w:spacing w:after="0" w:line="480" w:lineRule="auto"/>
        <w:rPr>
          <w:rFonts w:ascii="Times New Roman" w:hAnsi="Times New Roman" w:cs="Times New Roman"/>
          <w:color w:val="000000"/>
          <w:sz w:val="24"/>
          <w:szCs w:val="24"/>
        </w:rPr>
      </w:pPr>
    </w:p>
    <w:p w14:paraId="0259E347" w14:textId="20444FA0" w:rsidR="00485AB0" w:rsidRPr="00F506F3" w:rsidRDefault="00140231"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a</w:t>
      </w:r>
      <w:r w:rsidRPr="00E122D0">
        <w:rPr>
          <w:rFonts w:ascii="Times New Roman" w:hAnsi="Times New Roman" w:cs="Times New Roman"/>
          <w:color w:val="000000"/>
          <w:sz w:val="24"/>
          <w:szCs w:val="24"/>
        </w:rPr>
        <w:t>&gt;</w:t>
      </w:r>
      <w:r>
        <w:rPr>
          <w:rFonts w:ascii="Times New Roman" w:hAnsi="Times New Roman" w:cs="Times New Roman"/>
          <w:color w:val="000000"/>
          <w:sz w:val="24"/>
          <w:szCs w:val="24"/>
        </w:rPr>
        <w:t>References</w:t>
      </w:r>
    </w:p>
    <w:p w14:paraId="1EDCA31E" w14:textId="77777777" w:rsidR="00746CF8" w:rsidRPr="00EB2BF9" w:rsidRDefault="00746CF8" w:rsidP="00EB2BF9">
      <w:pPr>
        <w:pStyle w:val="ListParagraph"/>
        <w:numPr>
          <w:ilvl w:val="0"/>
          <w:numId w:val="17"/>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American Academy of Pediatrics. HIPAA and FERPA basics. American Academy of Pediatrics. 2024. https://www.aap.org/en/patient-care/school-health/hipaa-and-ferpa-basics/</w:t>
      </w:r>
    </w:p>
    <w:p w14:paraId="116A7D4F" w14:textId="77777777" w:rsidR="00746CF8" w:rsidRPr="00EB2BF9" w:rsidRDefault="00746CF8" w:rsidP="00EB2BF9">
      <w:pPr>
        <w:pStyle w:val="ListParagraph"/>
        <w:numPr>
          <w:ilvl w:val="0"/>
          <w:numId w:val="17"/>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 xml:space="preserve">Berkowitz K. A private matter: HIPAA and your athletic program. </w:t>
      </w:r>
      <w:r w:rsidRPr="00EB2BF9">
        <w:rPr>
          <w:rFonts w:ascii="Times New Roman" w:hAnsi="Times New Roman" w:cs="Times New Roman"/>
          <w:i/>
          <w:iCs/>
          <w:color w:val="000000"/>
        </w:rPr>
        <w:t>Training &amp; Conditioning</w:t>
      </w:r>
      <w:r w:rsidRPr="00EB2BF9">
        <w:rPr>
          <w:rFonts w:ascii="Times New Roman" w:hAnsi="Times New Roman" w:cs="Times New Roman"/>
          <w:color w:val="000000"/>
        </w:rPr>
        <w:t>. January 29, 2015. Accessed May 20, 2024. https://training-conditioning.com/article/a-private-matter/</w:t>
      </w:r>
    </w:p>
    <w:p w14:paraId="3D55F726" w14:textId="77777777" w:rsidR="00746CF8" w:rsidRPr="00EB2BF9" w:rsidRDefault="00746CF8" w:rsidP="00EB2BF9">
      <w:pPr>
        <w:pStyle w:val="ListParagraph"/>
        <w:numPr>
          <w:ilvl w:val="0"/>
          <w:numId w:val="17"/>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 xml:space="preserve">Cleary MA, Flanagan KW. </w:t>
      </w:r>
      <w:r w:rsidRPr="00EB2BF9">
        <w:rPr>
          <w:rFonts w:ascii="Times New Roman" w:hAnsi="Times New Roman" w:cs="Times New Roman"/>
          <w:i/>
          <w:iCs/>
          <w:color w:val="000000"/>
        </w:rPr>
        <w:t>Acute and Emergency Care in Athletic Training</w:t>
      </w:r>
      <w:r w:rsidRPr="00EB2BF9">
        <w:rPr>
          <w:rFonts w:ascii="Times New Roman" w:hAnsi="Times New Roman" w:cs="Times New Roman"/>
          <w:color w:val="000000"/>
        </w:rPr>
        <w:t>. Human Kinetics; 2020.</w:t>
      </w:r>
    </w:p>
    <w:p w14:paraId="25F7302B" w14:textId="77777777" w:rsidR="00746CF8" w:rsidRPr="00EB2BF9" w:rsidRDefault="00746CF8" w:rsidP="00EB2BF9">
      <w:pPr>
        <w:pStyle w:val="ListParagraph"/>
        <w:numPr>
          <w:ilvl w:val="0"/>
          <w:numId w:val="17"/>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 xml:space="preserve">Rehberg RS. </w:t>
      </w:r>
      <w:r w:rsidRPr="00EB2BF9">
        <w:rPr>
          <w:rFonts w:ascii="Times New Roman" w:hAnsi="Times New Roman" w:cs="Times New Roman"/>
          <w:i/>
          <w:iCs/>
          <w:color w:val="000000"/>
        </w:rPr>
        <w:t>Sport First Aid</w:t>
      </w:r>
      <w:r w:rsidRPr="00EB2BF9">
        <w:rPr>
          <w:rFonts w:ascii="Times New Roman" w:hAnsi="Times New Roman" w:cs="Times New Roman"/>
          <w:color w:val="000000"/>
        </w:rPr>
        <w:t>. Human Kinetics; 2025.</w:t>
      </w:r>
    </w:p>
    <w:p w14:paraId="16FFA06A" w14:textId="405028C1" w:rsidR="00746CF8" w:rsidRPr="00EB2BF9" w:rsidRDefault="00746CF8" w:rsidP="00EB2BF9">
      <w:pPr>
        <w:pStyle w:val="ListParagraph"/>
        <w:numPr>
          <w:ilvl w:val="0"/>
          <w:numId w:val="17"/>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lastRenderedPageBreak/>
        <w:t>Houglum P, Boyle-Walker K, Hougl</w:t>
      </w:r>
      <w:r w:rsidR="00B75DFA">
        <w:rPr>
          <w:rFonts w:ascii="Times New Roman" w:hAnsi="Times New Roman" w:cs="Times New Roman"/>
          <w:color w:val="000000"/>
        </w:rPr>
        <w:t>u</w:t>
      </w:r>
      <w:r w:rsidRPr="00EB2BF9">
        <w:rPr>
          <w:rFonts w:ascii="Times New Roman" w:hAnsi="Times New Roman" w:cs="Times New Roman"/>
          <w:color w:val="000000"/>
        </w:rPr>
        <w:t xml:space="preserve">m D. </w:t>
      </w:r>
      <w:r w:rsidRPr="00EB2BF9">
        <w:rPr>
          <w:rFonts w:ascii="Times New Roman" w:hAnsi="Times New Roman" w:cs="Times New Roman"/>
          <w:i/>
          <w:iCs/>
          <w:color w:val="000000"/>
        </w:rPr>
        <w:t>Rehabilitation of Musculoskeletal Injuries</w:t>
      </w:r>
      <w:r w:rsidRPr="00EB2BF9">
        <w:rPr>
          <w:rFonts w:ascii="Times New Roman" w:hAnsi="Times New Roman" w:cs="Times New Roman"/>
          <w:color w:val="000000"/>
        </w:rPr>
        <w:t>. 5th ed. Human Kinetics; 2023:49-75.</w:t>
      </w:r>
    </w:p>
    <w:p w14:paraId="67B9BE39" w14:textId="77777777" w:rsidR="00746CF8" w:rsidRPr="00EB2BF9" w:rsidRDefault="00746CF8" w:rsidP="00EB2BF9">
      <w:pPr>
        <w:pStyle w:val="ListParagraph"/>
        <w:numPr>
          <w:ilvl w:val="0"/>
          <w:numId w:val="17"/>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National Athletic Trainers’ Association. Code of ethics including shared professional values. Accessed May 20, 2024. www.nata.org/sites/default/files/nata_code_of_ethics_2022.pdf</w:t>
      </w:r>
    </w:p>
    <w:p w14:paraId="5BC387FE" w14:textId="77777777" w:rsidR="00746CF8" w:rsidRPr="00EB2BF9" w:rsidRDefault="00746CF8" w:rsidP="00EB2BF9">
      <w:pPr>
        <w:pStyle w:val="ListParagraph"/>
        <w:numPr>
          <w:ilvl w:val="0"/>
          <w:numId w:val="17"/>
        </w:numPr>
        <w:spacing w:line="480" w:lineRule="auto"/>
        <w:ind w:hanging="360"/>
        <w:rPr>
          <w:rFonts w:ascii="Times New Roman" w:hAnsi="Times New Roman" w:cs="Times New Roman"/>
          <w:color w:val="000000"/>
        </w:rPr>
      </w:pPr>
      <w:r w:rsidRPr="00EB2BF9">
        <w:rPr>
          <w:rFonts w:ascii="Times New Roman" w:hAnsi="Times New Roman" w:cs="Times New Roman"/>
          <w:color w:val="000000"/>
        </w:rPr>
        <w:t xml:space="preserve">Shultz SJ, Houglum PA, Perrin DH. </w:t>
      </w:r>
      <w:r w:rsidRPr="00EB2BF9">
        <w:rPr>
          <w:rFonts w:ascii="Times New Roman" w:hAnsi="Times New Roman" w:cs="Times New Roman"/>
          <w:i/>
          <w:iCs/>
          <w:color w:val="000000"/>
        </w:rPr>
        <w:t>Examination of Musculoskeletal Inju</w:t>
      </w:r>
      <w:r w:rsidRPr="00EB2BF9">
        <w:rPr>
          <w:rFonts w:ascii="Times New Roman" w:hAnsi="Times New Roman" w:cs="Times New Roman"/>
          <w:i/>
          <w:iCs/>
          <w:color w:val="000000"/>
        </w:rPr>
        <w:softHyphen/>
        <w:t>ries</w:t>
      </w:r>
      <w:r w:rsidRPr="00EB2BF9">
        <w:rPr>
          <w:rFonts w:ascii="Times New Roman" w:hAnsi="Times New Roman" w:cs="Times New Roman"/>
          <w:color w:val="000000"/>
        </w:rPr>
        <w:t>. Human Kinetics; 2016.</w:t>
      </w:r>
    </w:p>
    <w:p w14:paraId="416BCEBF" w14:textId="77777777" w:rsidR="006A331C" w:rsidRPr="00F506F3" w:rsidRDefault="006A331C" w:rsidP="00E8303C">
      <w:pPr>
        <w:spacing w:after="0" w:line="480" w:lineRule="auto"/>
        <w:rPr>
          <w:rFonts w:ascii="Times New Roman" w:hAnsi="Times New Roman" w:cs="Times New Roman"/>
          <w:color w:val="000000"/>
          <w:sz w:val="24"/>
          <w:szCs w:val="24"/>
        </w:rPr>
      </w:pPr>
      <w:bookmarkStart w:id="19" w:name="_Hlk213417806"/>
    </w:p>
    <w:p w14:paraId="486EF53F" w14:textId="77777777" w:rsidR="006A331C" w:rsidRPr="00F506F3" w:rsidRDefault="006A331C" w:rsidP="00E8303C">
      <w:pPr>
        <w:spacing w:after="0" w:line="480" w:lineRule="auto"/>
        <w:rPr>
          <w:rFonts w:ascii="Times New Roman" w:eastAsia="Times New Roman" w:hAnsi="Times New Roman" w:cs="Times New Roman"/>
          <w:b/>
          <w:bCs/>
          <w:color w:val="000000"/>
          <w:sz w:val="24"/>
          <w:szCs w:val="24"/>
        </w:rPr>
      </w:pPr>
      <w:bookmarkStart w:id="20" w:name="_Hlk213419454"/>
      <w:r w:rsidRPr="00F506F3">
        <w:rPr>
          <w:rFonts w:ascii="Times New Roman" w:eastAsia="Times New Roman" w:hAnsi="Times New Roman" w:cs="Times New Roman"/>
          <w:b/>
          <w:bCs/>
          <w:color w:val="000000"/>
          <w:sz w:val="24"/>
          <w:szCs w:val="24"/>
        </w:rPr>
        <w:t xml:space="preserve">\qqBEGIN downloadable content: Button name: </w:t>
      </w:r>
      <w:r w:rsidRPr="00F506F3">
        <w:rPr>
          <w:rFonts w:ascii="Times New Roman" w:hAnsi="Times New Roman" w:cs="Times New Roman"/>
          <w:b/>
          <w:bCs/>
          <w:color w:val="000000"/>
          <w:sz w:val="24"/>
          <w:szCs w:val="24"/>
        </w:rPr>
        <w:t>Suggested Answers for Select Activities</w:t>
      </w:r>
    </w:p>
    <w:p w14:paraId="63C351F1" w14:textId="77777777" w:rsidR="006A331C" w:rsidRPr="00F506F3" w:rsidRDefault="006A331C"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title</w:t>
      </w:r>
      <w:r w:rsidRPr="00E122D0">
        <w:rPr>
          <w:rFonts w:ascii="Times New Roman" w:hAnsi="Times New Roman" w:cs="Times New Roman"/>
          <w:color w:val="000000"/>
          <w:sz w:val="24"/>
          <w:szCs w:val="24"/>
        </w:rPr>
        <w:t>&gt;</w:t>
      </w:r>
      <w:r w:rsidRPr="00F506F3">
        <w:rPr>
          <w:rFonts w:ascii="Times New Roman" w:hAnsi="Times New Roman" w:cs="Times New Roman"/>
          <w:color w:val="000000"/>
          <w:sz w:val="24"/>
          <w:szCs w:val="24"/>
        </w:rPr>
        <w:t>Suggested Answers for Select Activities</w:t>
      </w:r>
    </w:p>
    <w:bookmarkEnd w:id="19"/>
    <w:bookmarkEnd w:id="20"/>
    <w:p w14:paraId="76FA7090" w14:textId="50603DB2" w:rsidR="006A331C" w:rsidRPr="00F506F3" w:rsidRDefault="008A7AED"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&gt;P</w:t>
      </w:r>
      <w:r>
        <w:rPr>
          <w:rFonts w:ascii="Times New Roman" w:hAnsi="Times New Roman" w:cs="Times New Roman"/>
          <w:color w:val="000000"/>
          <w:sz w:val="24"/>
          <w:szCs w:val="24"/>
        </w:rPr>
        <w:t>resimulation</w:t>
      </w:r>
      <w:r w:rsidRPr="00F506F3">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E122D0">
        <w:rPr>
          <w:rFonts w:ascii="Times New Roman" w:hAnsi="Times New Roman" w:cs="Times New Roman"/>
          <w:color w:val="000000"/>
          <w:sz w:val="24"/>
          <w:szCs w:val="24"/>
        </w:rPr>
        <w:t>2</w:t>
      </w:r>
      <w:r>
        <w:rPr>
          <w:rFonts w:ascii="Times New Roman" w:hAnsi="Times New Roman" w:cs="Times New Roman"/>
          <w:color w:val="000000"/>
          <w:sz w:val="24"/>
          <w:szCs w:val="24"/>
        </w:rPr>
        <w:t>: Describing the Phases of Healing</w:t>
      </w:r>
    </w:p>
    <w:p w14:paraId="6D2C3D9D" w14:textId="7AF4EE6A" w:rsidR="52BBB1FC" w:rsidRPr="00F506F3" w:rsidRDefault="09127073"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student should describe the following phases of healing: hemostasis, inflammatory (sometimes the first </w:t>
      </w:r>
      <w:r w:rsidRPr="00E122D0">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phases are referred to as just the </w:t>
      </w:r>
      <w:r w:rsidRPr="00692CD6">
        <w:rPr>
          <w:rFonts w:ascii="Times New Roman" w:hAnsi="Times New Roman" w:cs="Times New Roman"/>
          <w:i/>
          <w:iCs/>
          <w:color w:val="000000"/>
          <w:sz w:val="24"/>
          <w:szCs w:val="24"/>
        </w:rPr>
        <w:t>inflammatory phase</w:t>
      </w:r>
      <w:r>
        <w:rPr>
          <w:rFonts w:ascii="Times New Roman" w:hAnsi="Times New Roman" w:cs="Times New Roman"/>
          <w:color w:val="000000"/>
          <w:sz w:val="24"/>
          <w:szCs w:val="24"/>
        </w:rPr>
        <w:t>), proliferation, maturation</w:t>
      </w:r>
      <w:r w:rsidR="0069709F">
        <w:rPr>
          <w:rFonts w:ascii="Times New Roman" w:hAnsi="Times New Roman" w:cs="Times New Roman"/>
          <w:color w:val="000000"/>
          <w:sz w:val="24"/>
          <w:szCs w:val="24"/>
        </w:rPr>
        <w:t xml:space="preserve"> or </w:t>
      </w:r>
      <w:r>
        <w:rPr>
          <w:rFonts w:ascii="Times New Roman" w:hAnsi="Times New Roman" w:cs="Times New Roman"/>
          <w:color w:val="000000"/>
          <w:sz w:val="24"/>
          <w:szCs w:val="24"/>
        </w:rPr>
        <w:t>remodeling.</w:t>
      </w:r>
    </w:p>
    <w:p w14:paraId="03DD2E1D" w14:textId="77777777" w:rsidR="00FC4E45" w:rsidRPr="00F506F3" w:rsidRDefault="00FC4E45" w:rsidP="00E8303C">
      <w:pPr>
        <w:spacing w:after="0" w:line="480" w:lineRule="auto"/>
        <w:rPr>
          <w:rFonts w:ascii="Times New Roman" w:hAnsi="Times New Roman" w:cs="Times New Roman"/>
          <w:color w:val="000000"/>
          <w:sz w:val="24"/>
          <w:szCs w:val="24"/>
        </w:rPr>
      </w:pPr>
    </w:p>
    <w:p w14:paraId="052C5102" w14:textId="172BA8C3" w:rsidR="52BBB1FC" w:rsidRPr="00F506F3" w:rsidRDefault="008A7AED"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&gt;P</w:t>
      </w:r>
      <w:r>
        <w:rPr>
          <w:rFonts w:ascii="Times New Roman" w:hAnsi="Times New Roman" w:cs="Times New Roman"/>
          <w:color w:val="000000"/>
          <w:sz w:val="24"/>
          <w:szCs w:val="24"/>
        </w:rPr>
        <w:t>resimulation</w:t>
      </w:r>
      <w:r w:rsidRPr="00F506F3">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E122D0">
        <w:rPr>
          <w:rFonts w:ascii="Times New Roman" w:hAnsi="Times New Roman" w:cs="Times New Roman"/>
          <w:color w:val="000000"/>
          <w:sz w:val="24"/>
          <w:szCs w:val="24"/>
        </w:rPr>
        <w:t>3</w:t>
      </w:r>
      <w:r>
        <w:rPr>
          <w:rFonts w:ascii="Times New Roman" w:hAnsi="Times New Roman" w:cs="Times New Roman"/>
          <w:color w:val="000000"/>
          <w:sz w:val="24"/>
          <w:szCs w:val="24"/>
        </w:rPr>
        <w:t>: Communication</w:t>
      </w:r>
    </w:p>
    <w:p w14:paraId="4377CC6A" w14:textId="7ADFDF9E" w:rsidR="52BBB1FC" w:rsidRPr="00F506F3" w:rsidRDefault="52BBB1FC" w:rsidP="00E830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Students should identify at least </w:t>
      </w:r>
      <w:r w:rsidRPr="00E122D0">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things that are important for them when working as a team.</w:t>
      </w:r>
    </w:p>
    <w:p w14:paraId="58F09009" w14:textId="77777777" w:rsidR="00FC4E45" w:rsidRPr="00F506F3" w:rsidRDefault="00FC4E45" w:rsidP="00E8303C">
      <w:pPr>
        <w:spacing w:after="0" w:line="480" w:lineRule="auto"/>
        <w:rPr>
          <w:rFonts w:ascii="Times New Roman" w:hAnsi="Times New Roman" w:cs="Times New Roman"/>
          <w:color w:val="000000"/>
          <w:sz w:val="24"/>
          <w:szCs w:val="24"/>
        </w:rPr>
      </w:pPr>
    </w:p>
    <w:p w14:paraId="6C0E5969" w14:textId="00F6052E" w:rsidR="52BBB1FC" w:rsidRPr="00F506F3" w:rsidRDefault="008A7AED" w:rsidP="00E8303C">
      <w:pPr>
        <w:spacing w:after="0" w:line="480" w:lineRule="auto"/>
        <w:rPr>
          <w:rFonts w:ascii="Times New Roman" w:hAnsi="Times New Roman" w:cs="Times New Roman"/>
          <w:color w:val="000000"/>
          <w:sz w:val="24"/>
          <w:szCs w:val="24"/>
        </w:rPr>
      </w:pPr>
      <w:r w:rsidRPr="00E122D0">
        <w:rPr>
          <w:rFonts w:ascii="Times New Roman" w:hAnsi="Times New Roman" w:cs="Times New Roman"/>
          <w:color w:val="000000"/>
          <w:sz w:val="24"/>
          <w:szCs w:val="24"/>
        </w:rPr>
        <w:t>&lt;</w:t>
      </w:r>
      <w:r>
        <w:rPr>
          <w:rFonts w:ascii="Times New Roman" w:hAnsi="Times New Roman" w:cs="Times New Roman"/>
          <w:color w:val="000000"/>
          <w:sz w:val="24"/>
          <w:szCs w:val="24"/>
        </w:rPr>
        <w:t>b</w:t>
      </w:r>
      <w:r w:rsidRPr="00E122D0">
        <w:rPr>
          <w:rFonts w:ascii="Times New Roman" w:hAnsi="Times New Roman" w:cs="Times New Roman"/>
          <w:color w:val="000000"/>
          <w:sz w:val="24"/>
          <w:szCs w:val="24"/>
        </w:rPr>
        <w:t>&gt;P</w:t>
      </w:r>
      <w:r>
        <w:rPr>
          <w:rFonts w:ascii="Times New Roman" w:hAnsi="Times New Roman" w:cs="Times New Roman"/>
          <w:color w:val="000000"/>
          <w:sz w:val="24"/>
          <w:szCs w:val="24"/>
        </w:rPr>
        <w:t>resimulation</w:t>
      </w:r>
      <w:r w:rsidRPr="00F506F3">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E122D0">
        <w:rPr>
          <w:rFonts w:ascii="Times New Roman" w:hAnsi="Times New Roman" w:cs="Times New Roman"/>
          <w:color w:val="000000"/>
          <w:sz w:val="24"/>
          <w:szCs w:val="24"/>
        </w:rPr>
        <w:t>4</w:t>
      </w:r>
      <w:r>
        <w:rPr>
          <w:rFonts w:ascii="Times New Roman" w:hAnsi="Times New Roman" w:cs="Times New Roman"/>
          <w:color w:val="000000"/>
          <w:sz w:val="24"/>
          <w:szCs w:val="24"/>
        </w:rPr>
        <w:t>: Anatomy</w:t>
      </w:r>
    </w:p>
    <w:p w14:paraId="39A640C9" w14:textId="10CB5D41" w:rsidR="001A2F4C" w:rsidRPr="00F506F3" w:rsidRDefault="001A2F4C" w:rsidP="00E8303C">
      <w:pPr>
        <w:spacing w:after="0" w:line="480" w:lineRule="auto"/>
        <w:rPr>
          <w:rFonts w:ascii="Times New Roman" w:hAnsi="Times New Roman" w:cs="Times New Roman"/>
          <w:color w:val="000000"/>
          <w:sz w:val="24"/>
        </w:rPr>
      </w:pPr>
      <w:r>
        <w:rPr>
          <w:rFonts w:ascii="Times New Roman" w:hAnsi="Times New Roman" w:cs="Times New Roman"/>
          <w:color w:val="000000"/>
          <w:sz w:val="24"/>
        </w:rPr>
        <w:t>2.</w:t>
      </w:r>
    </w:p>
    <w:p w14:paraId="7DA16E1F" w14:textId="46DD47FC" w:rsidR="00746CF8" w:rsidRPr="00F75F8E" w:rsidRDefault="00746CF8" w:rsidP="00746CF8">
      <w:pPr>
        <w:spacing w:after="0" w:line="480" w:lineRule="auto"/>
        <w:rPr>
          <w:rFonts w:ascii="Times New Roman" w:eastAsia="Times New Roman" w:hAnsi="Times New Roman" w:cs="Times New Roman"/>
          <w:b/>
          <w:bCs/>
          <w:color w:val="000000"/>
          <w:sz w:val="24"/>
          <w:szCs w:val="24"/>
        </w:rPr>
      </w:pPr>
      <w:r w:rsidRPr="00F75F8E">
        <w:rPr>
          <w:rFonts w:ascii="Times New Roman" w:eastAsia="Times New Roman" w:hAnsi="Times New Roman" w:cs="Times New Roman"/>
          <w:b/>
          <w:bCs/>
          <w:color w:val="000000"/>
          <w:sz w:val="24"/>
          <w:szCs w:val="24"/>
        </w:rPr>
        <w:t xml:space="preserve">\qqINSERT </w:t>
      </w:r>
      <w:r w:rsidR="007D1849" w:rsidRPr="007D1849">
        <w:rPr>
          <w:rFonts w:ascii="Times New Roman" w:eastAsia="Times New Roman" w:hAnsi="Times New Roman" w:cs="Times New Roman"/>
          <w:b/>
          <w:bCs/>
          <w:color w:val="000000"/>
          <w:sz w:val="24"/>
          <w:szCs w:val="24"/>
        </w:rPr>
        <w:t>\\pubfile\PubActive\Development\ACADEMIC\2-Active\Larson - X002572\02 Ancillaries\PDFs\PNG</w:t>
      </w:r>
      <w:r w:rsidR="007D1849">
        <w:rPr>
          <w:rFonts w:ascii="Times New Roman" w:eastAsia="Times New Roman" w:hAnsi="Times New Roman" w:cs="Times New Roman"/>
          <w:b/>
          <w:bCs/>
          <w:color w:val="000000"/>
          <w:sz w:val="24"/>
          <w:szCs w:val="24"/>
        </w:rPr>
        <w:t>\</w:t>
      </w:r>
      <w:r w:rsidRPr="00F53019">
        <w:rPr>
          <w:rFonts w:ascii="Times New Roman" w:eastAsia="Times New Roman" w:hAnsi="Times New Roman" w:cs="Times New Roman"/>
          <w:b/>
          <w:bCs/>
          <w:color w:val="000000"/>
          <w:sz w:val="24"/>
          <w:szCs w:val="24"/>
        </w:rPr>
        <w:t>fig0</w:t>
      </w:r>
      <w:r>
        <w:rPr>
          <w:rFonts w:ascii="Times New Roman" w:eastAsia="Times New Roman" w:hAnsi="Times New Roman" w:cs="Times New Roman"/>
          <w:b/>
          <w:bCs/>
          <w:color w:val="000000"/>
          <w:sz w:val="24"/>
          <w:szCs w:val="24"/>
        </w:rPr>
        <w:t>7</w:t>
      </w:r>
      <w:r w:rsidRPr="00F53019">
        <w:rPr>
          <w:rFonts w:ascii="Times New Roman" w:eastAsia="Times New Roman" w:hAnsi="Times New Roman" w:cs="Times New Roman"/>
          <w:b/>
          <w:bCs/>
          <w:color w:val="000000"/>
          <w:sz w:val="24"/>
          <w:szCs w:val="24"/>
        </w:rPr>
        <w:t>_0</w:t>
      </w:r>
      <w:r>
        <w:rPr>
          <w:rFonts w:ascii="Times New Roman" w:eastAsia="Times New Roman" w:hAnsi="Times New Roman" w:cs="Times New Roman"/>
          <w:b/>
          <w:bCs/>
          <w:color w:val="000000"/>
          <w:sz w:val="24"/>
          <w:szCs w:val="24"/>
        </w:rPr>
        <w:t>3</w:t>
      </w:r>
      <w:r w:rsidRPr="00F53019">
        <w:rPr>
          <w:rFonts w:ascii="Times New Roman" w:eastAsia="Times New Roman" w:hAnsi="Times New Roman" w:cs="Times New Roman"/>
          <w:b/>
          <w:bCs/>
          <w:color w:val="000000"/>
          <w:sz w:val="24"/>
          <w:szCs w:val="24"/>
        </w:rPr>
        <w:t>.ai</w:t>
      </w:r>
    </w:p>
    <w:p w14:paraId="3824426B" w14:textId="7CC3C702" w:rsidR="00532EB8" w:rsidRPr="00F506F3" w:rsidRDefault="00532EB8" w:rsidP="00E8303C">
      <w:pPr>
        <w:spacing w:after="0" w:line="480" w:lineRule="auto"/>
        <w:rPr>
          <w:rFonts w:ascii="Times New Roman" w:hAnsi="Times New Roman" w:cs="Times New Roman"/>
          <w:color w:val="000000"/>
          <w:sz w:val="24"/>
        </w:rPr>
      </w:pPr>
      <w:r w:rsidRPr="00E122D0">
        <w:rPr>
          <w:rFonts w:ascii="Times New Roman" w:hAnsi="Times New Roman" w:cs="Times New Roman"/>
          <w:color w:val="000000"/>
          <w:sz w:val="24"/>
        </w:rPr>
        <w:t>&lt;</w:t>
      </w:r>
      <w:r>
        <w:rPr>
          <w:rFonts w:ascii="Times New Roman" w:hAnsi="Times New Roman" w:cs="Times New Roman"/>
          <w:color w:val="000000"/>
          <w:sz w:val="24"/>
        </w:rPr>
        <w:t>fc</w:t>
      </w:r>
      <w:r w:rsidRPr="00E122D0">
        <w:rPr>
          <w:rFonts w:ascii="Times New Roman" w:hAnsi="Times New Roman" w:cs="Times New Roman"/>
          <w:color w:val="000000"/>
          <w:sz w:val="24"/>
        </w:rPr>
        <w:t>&gt;Figure 7</w:t>
      </w:r>
      <w:r>
        <w:rPr>
          <w:rFonts w:ascii="Times New Roman" w:hAnsi="Times New Roman" w:cs="Times New Roman"/>
          <w:color w:val="000000"/>
          <w:sz w:val="24"/>
        </w:rPr>
        <w:t>.</w:t>
      </w:r>
      <w:r w:rsidRPr="00E122D0">
        <w:rPr>
          <w:rFonts w:ascii="Times New Roman" w:hAnsi="Times New Roman" w:cs="Times New Roman"/>
          <w:color w:val="000000"/>
          <w:sz w:val="24"/>
        </w:rPr>
        <w:t>3</w:t>
      </w:r>
      <w:r>
        <w:rPr>
          <w:rFonts w:ascii="Times New Roman" w:hAnsi="Times New Roman" w:cs="Times New Roman"/>
          <w:color w:val="000000"/>
          <w:sz w:val="24"/>
        </w:rPr>
        <w:t xml:space="preserve"> Nerves that cross the elbow joint.</w:t>
      </w:r>
    </w:p>
    <w:p w14:paraId="38A8754C" w14:textId="77777777" w:rsidR="001A2F4C" w:rsidRDefault="001A2F4C" w:rsidP="00E8303C">
      <w:pPr>
        <w:spacing w:after="0" w:line="480" w:lineRule="auto"/>
        <w:rPr>
          <w:rFonts w:ascii="Times New Roman" w:eastAsia="Times New Roman" w:hAnsi="Times New Roman" w:cs="Times New Roman"/>
          <w:color w:val="000000"/>
          <w:sz w:val="24"/>
          <w:szCs w:val="24"/>
        </w:rPr>
      </w:pPr>
    </w:p>
    <w:p w14:paraId="002F079A" w14:textId="77777777" w:rsidR="001A2F4C" w:rsidRDefault="002B50F0" w:rsidP="00E8303C">
      <w:pPr>
        <w:spacing w:after="0" w:line="480" w:lineRule="auto"/>
        <w:rPr>
          <w:rFonts w:ascii="Times New Roman" w:eastAsia="Times New Roman" w:hAnsi="Times New Roman" w:cs="Times New Roman"/>
          <w:color w:val="000000"/>
          <w:sz w:val="24"/>
          <w:szCs w:val="24"/>
        </w:rPr>
      </w:pPr>
      <w:r w:rsidRPr="00F506F3">
        <w:rPr>
          <w:rFonts w:ascii="Times New Roman" w:eastAsia="Times New Roman" w:hAnsi="Times New Roman" w:cs="Times New Roman"/>
          <w:color w:val="000000"/>
          <w:sz w:val="24"/>
          <w:szCs w:val="24"/>
        </w:rPr>
        <w:t>3</w:t>
      </w:r>
      <w:r w:rsidR="001A2F4C">
        <w:rPr>
          <w:rFonts w:ascii="Times New Roman" w:eastAsia="Times New Roman" w:hAnsi="Times New Roman" w:cs="Times New Roman"/>
          <w:color w:val="000000"/>
          <w:sz w:val="24"/>
          <w:szCs w:val="24"/>
        </w:rPr>
        <w:t>.</w:t>
      </w:r>
    </w:p>
    <w:p w14:paraId="26585BC7" w14:textId="582661E2" w:rsidR="2514D5C0" w:rsidRPr="00EB2BF9" w:rsidRDefault="2514D5C0" w:rsidP="00EB2BF9">
      <w:pPr>
        <w:pStyle w:val="ListParagraph"/>
        <w:numPr>
          <w:ilvl w:val="0"/>
          <w:numId w:val="18"/>
        </w:numPr>
        <w:spacing w:line="480" w:lineRule="auto"/>
        <w:ind w:left="720"/>
        <w:rPr>
          <w:rFonts w:ascii="Times New Roman" w:eastAsia="Times New Roman" w:hAnsi="Times New Roman" w:cs="Times New Roman"/>
          <w:color w:val="000000"/>
        </w:rPr>
      </w:pPr>
      <w:r w:rsidRPr="00EB2BF9">
        <w:rPr>
          <w:rFonts w:ascii="Times New Roman" w:eastAsia="Times New Roman" w:hAnsi="Times New Roman" w:cs="Times New Roman"/>
          <w:color w:val="000000"/>
        </w:rPr>
        <w:t>Brachial artery with branches radial and ulnar</w:t>
      </w:r>
    </w:p>
    <w:p w14:paraId="76D2ACFA" w14:textId="53860C64" w:rsidR="2514D5C0" w:rsidRPr="00EB2BF9" w:rsidRDefault="2514D5C0" w:rsidP="00EB2BF9">
      <w:pPr>
        <w:pStyle w:val="ListParagraph"/>
        <w:numPr>
          <w:ilvl w:val="0"/>
          <w:numId w:val="18"/>
        </w:numPr>
        <w:spacing w:line="480" w:lineRule="auto"/>
        <w:ind w:left="720"/>
        <w:rPr>
          <w:rFonts w:ascii="Times New Roman" w:eastAsia="Times New Roman" w:hAnsi="Times New Roman" w:cs="Times New Roman"/>
          <w:color w:val="000000"/>
        </w:rPr>
      </w:pPr>
      <w:r w:rsidRPr="00EB2BF9">
        <w:rPr>
          <w:rFonts w:ascii="Times New Roman" w:eastAsia="Times New Roman" w:hAnsi="Times New Roman" w:cs="Times New Roman"/>
          <w:color w:val="000000"/>
        </w:rPr>
        <w:t xml:space="preserve">Subclavian vein with branches ulnar, radial, </w:t>
      </w:r>
      <w:r w:rsidR="0069709F" w:rsidRPr="00EB2BF9">
        <w:rPr>
          <w:rFonts w:ascii="Times New Roman" w:eastAsia="Times New Roman" w:hAnsi="Times New Roman" w:cs="Times New Roman"/>
          <w:color w:val="000000"/>
        </w:rPr>
        <w:t xml:space="preserve">and </w:t>
      </w:r>
      <w:r w:rsidRPr="00EB2BF9">
        <w:rPr>
          <w:rFonts w:ascii="Times New Roman" w:eastAsia="Times New Roman" w:hAnsi="Times New Roman" w:cs="Times New Roman"/>
          <w:color w:val="000000"/>
        </w:rPr>
        <w:t>median</w:t>
      </w:r>
    </w:p>
    <w:p w14:paraId="1A48705D" w14:textId="77777777" w:rsidR="008D5B82" w:rsidRPr="00F506F3" w:rsidRDefault="008D5B82" w:rsidP="00E8303C">
      <w:pPr>
        <w:spacing w:after="0" w:line="480" w:lineRule="auto"/>
        <w:rPr>
          <w:rFonts w:ascii="Times New Roman" w:eastAsia="Times New Roman" w:hAnsi="Times New Roman" w:cs="Times New Roman"/>
          <w:color w:val="000000"/>
          <w:sz w:val="24"/>
          <w:szCs w:val="24"/>
        </w:rPr>
      </w:pPr>
    </w:p>
    <w:p w14:paraId="3266A746" w14:textId="55673D2C" w:rsidR="2514D5C0" w:rsidRPr="00F506F3" w:rsidRDefault="002B50F0" w:rsidP="00E8303C">
      <w:pPr>
        <w:spacing w:after="0" w:line="480" w:lineRule="auto"/>
        <w:rPr>
          <w:rFonts w:ascii="Times New Roman" w:eastAsia="Times New Roman" w:hAnsi="Times New Roman" w:cs="Times New Roman"/>
          <w:color w:val="000000"/>
          <w:sz w:val="24"/>
          <w:szCs w:val="24"/>
        </w:rPr>
      </w:pPr>
      <w:r w:rsidRPr="00E122D0">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p>
    <w:p w14:paraId="7A8D2D19" w14:textId="58964ABE" w:rsidR="001A2F4C" w:rsidRPr="00F75F8E" w:rsidRDefault="001A2F4C" w:rsidP="001A2F4C">
      <w:pPr>
        <w:spacing w:after="0" w:line="480" w:lineRule="auto"/>
        <w:rPr>
          <w:rFonts w:ascii="Times New Roman" w:eastAsia="Times New Roman" w:hAnsi="Times New Roman" w:cs="Times New Roman"/>
          <w:b/>
          <w:bCs/>
          <w:color w:val="000000"/>
          <w:sz w:val="24"/>
          <w:szCs w:val="24"/>
        </w:rPr>
      </w:pPr>
      <w:r w:rsidRPr="00F75F8E">
        <w:rPr>
          <w:rFonts w:ascii="Times New Roman" w:eastAsia="Times New Roman" w:hAnsi="Times New Roman" w:cs="Times New Roman"/>
          <w:b/>
          <w:bCs/>
          <w:color w:val="000000"/>
          <w:sz w:val="24"/>
          <w:szCs w:val="24"/>
        </w:rPr>
        <w:t xml:space="preserve">\qqINSERT </w:t>
      </w:r>
      <w:r w:rsidR="007D1849" w:rsidRPr="007D1849">
        <w:rPr>
          <w:rFonts w:ascii="Times New Roman" w:eastAsia="Times New Roman" w:hAnsi="Times New Roman" w:cs="Times New Roman"/>
          <w:b/>
          <w:bCs/>
          <w:color w:val="000000"/>
          <w:sz w:val="24"/>
          <w:szCs w:val="24"/>
        </w:rPr>
        <w:t>\\pubfile\PubActive\Development\ACADEMIC\2-Active\Larson - X002572\02 Ancillaries\PDFs\PNG</w:t>
      </w:r>
      <w:r w:rsidRPr="00F75F8E">
        <w:rPr>
          <w:rFonts w:ascii="Times New Roman" w:eastAsia="Times New Roman" w:hAnsi="Times New Roman" w:cs="Times New Roman"/>
          <w:b/>
          <w:bCs/>
          <w:color w:val="000000"/>
          <w:sz w:val="24"/>
          <w:szCs w:val="24"/>
        </w:rPr>
        <w:t>\</w:t>
      </w:r>
      <w:r w:rsidRPr="00F53019">
        <w:rPr>
          <w:rFonts w:ascii="Times New Roman" w:eastAsia="Times New Roman" w:hAnsi="Times New Roman" w:cs="Times New Roman"/>
          <w:b/>
          <w:bCs/>
          <w:color w:val="000000"/>
          <w:sz w:val="24"/>
          <w:szCs w:val="24"/>
        </w:rPr>
        <w:t>fig0</w:t>
      </w:r>
      <w:r>
        <w:rPr>
          <w:rFonts w:ascii="Times New Roman" w:eastAsia="Times New Roman" w:hAnsi="Times New Roman" w:cs="Times New Roman"/>
          <w:b/>
          <w:bCs/>
          <w:color w:val="000000"/>
          <w:sz w:val="24"/>
          <w:szCs w:val="24"/>
        </w:rPr>
        <w:t>7</w:t>
      </w:r>
      <w:r w:rsidRPr="00F53019">
        <w:rPr>
          <w:rFonts w:ascii="Times New Roman" w:eastAsia="Times New Roman" w:hAnsi="Times New Roman" w:cs="Times New Roman"/>
          <w:b/>
          <w:bCs/>
          <w:color w:val="000000"/>
          <w:sz w:val="24"/>
          <w:szCs w:val="24"/>
        </w:rPr>
        <w:t>_0</w:t>
      </w:r>
      <w:r>
        <w:rPr>
          <w:rFonts w:ascii="Times New Roman" w:eastAsia="Times New Roman" w:hAnsi="Times New Roman" w:cs="Times New Roman"/>
          <w:b/>
          <w:bCs/>
          <w:color w:val="000000"/>
          <w:sz w:val="24"/>
          <w:szCs w:val="24"/>
        </w:rPr>
        <w:t>4</w:t>
      </w:r>
      <w:r w:rsidRPr="00F53019">
        <w:rPr>
          <w:rFonts w:ascii="Times New Roman" w:eastAsia="Times New Roman" w:hAnsi="Times New Roman" w:cs="Times New Roman"/>
          <w:b/>
          <w:bCs/>
          <w:color w:val="000000"/>
          <w:sz w:val="24"/>
          <w:szCs w:val="24"/>
        </w:rPr>
        <w:t>.ai</w:t>
      </w:r>
    </w:p>
    <w:p w14:paraId="5AD9E632" w14:textId="6E454338" w:rsidR="003B23A9" w:rsidRPr="00EB2BF9" w:rsidRDefault="001A2F4C" w:rsidP="00E8303C">
      <w:pPr>
        <w:spacing w:after="0" w:line="480" w:lineRule="auto"/>
        <w:rPr>
          <w:rFonts w:ascii="Times New Roman" w:hAnsi="Times New Roman" w:cs="Times New Roman"/>
          <w:sz w:val="24"/>
        </w:rPr>
      </w:pPr>
      <w:r w:rsidRPr="00FC305B">
        <w:rPr>
          <w:rFonts w:ascii="Times New Roman" w:hAnsi="Times New Roman" w:cs="Times New Roman"/>
          <w:b/>
          <w:bCs/>
          <w:color w:val="0A2F41" w:themeColor="accent1" w:themeShade="80"/>
          <w:sz w:val="24"/>
          <w:szCs w:val="24"/>
        </w:rPr>
        <w:t xml:space="preserve">FIGURE </w:t>
      </w:r>
      <w:r>
        <w:rPr>
          <w:rFonts w:ascii="Times New Roman" w:hAnsi="Times New Roman" w:cs="Times New Roman"/>
          <w:b/>
          <w:bCs/>
          <w:color w:val="0A2F41" w:themeColor="accent1" w:themeShade="80"/>
          <w:sz w:val="24"/>
          <w:szCs w:val="24"/>
        </w:rPr>
        <w:t>7</w:t>
      </w:r>
      <w:r w:rsidRPr="00FC305B">
        <w:rPr>
          <w:rFonts w:ascii="Times New Roman" w:hAnsi="Times New Roman" w:cs="Times New Roman"/>
          <w:b/>
          <w:bCs/>
          <w:color w:val="0A2F41" w:themeColor="accent1" w:themeShade="80"/>
          <w:sz w:val="24"/>
          <w:szCs w:val="24"/>
        </w:rPr>
        <w:t>.</w:t>
      </w:r>
      <w:r>
        <w:rPr>
          <w:rFonts w:ascii="Times New Roman" w:hAnsi="Times New Roman" w:cs="Times New Roman"/>
          <w:b/>
          <w:bCs/>
          <w:color w:val="0A2F41" w:themeColor="accent1" w:themeShade="80"/>
          <w:sz w:val="24"/>
          <w:szCs w:val="24"/>
        </w:rPr>
        <w:t>4</w:t>
      </w:r>
      <w:r>
        <w:rPr>
          <w:rFonts w:ascii="Times New Roman" w:hAnsi="Times New Roman" w:cs="Times New Roman"/>
          <w:sz w:val="24"/>
          <w:szCs w:val="24"/>
        </w:rPr>
        <w:t xml:space="preserve"> Anatomy of the elbow.</w:t>
      </w:r>
    </w:p>
    <w:p w14:paraId="4EB3DA20" w14:textId="77777777" w:rsidR="001A2F4C" w:rsidRDefault="001A2F4C" w:rsidP="00E8303C">
      <w:pPr>
        <w:spacing w:after="0" w:line="480" w:lineRule="auto"/>
        <w:rPr>
          <w:rFonts w:ascii="Times New Roman" w:eastAsia="Times New Roman" w:hAnsi="Times New Roman" w:cs="Times New Roman"/>
          <w:color w:val="000000"/>
          <w:sz w:val="24"/>
          <w:szCs w:val="24"/>
        </w:rPr>
      </w:pPr>
    </w:p>
    <w:p w14:paraId="6F9B5F24" w14:textId="50CC7510" w:rsidR="1F96F6BA" w:rsidRPr="00F506F3" w:rsidRDefault="002B50F0" w:rsidP="00E8303C">
      <w:pPr>
        <w:spacing w:after="0" w:line="480" w:lineRule="auto"/>
        <w:rPr>
          <w:rFonts w:ascii="Times New Roman" w:eastAsia="Times New Roman" w:hAnsi="Times New Roman" w:cs="Times New Roman"/>
          <w:color w:val="000000"/>
          <w:sz w:val="24"/>
          <w:szCs w:val="24"/>
        </w:rPr>
      </w:pPr>
      <w:r w:rsidRPr="00E122D0">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Students may list any </w:t>
      </w:r>
      <w:r w:rsidRPr="00E122D0">
        <w:rPr>
          <w:rFonts w:ascii="Times New Roman" w:eastAsia="Times New Roman" w:hAnsi="Times New Roman" w:cs="Times New Roman"/>
          <w:color w:val="000000"/>
          <w:sz w:val="24"/>
          <w:szCs w:val="24"/>
        </w:rPr>
        <w:t>four</w:t>
      </w:r>
      <w:r>
        <w:rPr>
          <w:rFonts w:ascii="Times New Roman" w:eastAsia="Times New Roman" w:hAnsi="Times New Roman" w:cs="Times New Roman"/>
          <w:color w:val="000000"/>
          <w:sz w:val="24"/>
          <w:szCs w:val="24"/>
        </w:rPr>
        <w:t xml:space="preserve"> of these muscles: </w:t>
      </w:r>
      <w:r w:rsidR="00B30912" w:rsidRPr="00F506F3">
        <w:rPr>
          <w:rFonts w:ascii="Times New Roman" w:eastAsia="Times New Roman" w:hAnsi="Times New Roman" w:cs="Times New Roman"/>
          <w:color w:val="000000"/>
          <w:sz w:val="24"/>
          <w:szCs w:val="24"/>
        </w:rPr>
        <w:t>biceps brachii, brachialis, brachioradialis, triceps brachii, anconeus, supinator, pronator teres, flexor carpi radialis, flexor carpi ulnaris, palmaris longus, flexor digitorum superficialis, extensor carpi radialis longus, extensor carpi radialis brevis, extensor digitorum</w:t>
      </w:r>
    </w:p>
    <w:p w14:paraId="6E260DF7" w14:textId="77777777" w:rsidR="008D5B82" w:rsidRPr="00F506F3" w:rsidRDefault="008D5B82" w:rsidP="00E8303C">
      <w:pPr>
        <w:spacing w:after="0" w:line="480" w:lineRule="auto"/>
        <w:rPr>
          <w:rFonts w:ascii="Times New Roman" w:eastAsia="Times New Roman" w:hAnsi="Times New Roman" w:cs="Times New Roman"/>
          <w:color w:val="000000"/>
          <w:sz w:val="24"/>
          <w:szCs w:val="24"/>
        </w:rPr>
      </w:pPr>
    </w:p>
    <w:p w14:paraId="36A5E599" w14:textId="2758D5F7" w:rsidR="678FBD9F" w:rsidRPr="00F506F3" w:rsidRDefault="002B50F0" w:rsidP="00EB2BF9">
      <w:pPr>
        <w:spacing w:after="0" w:line="480" w:lineRule="auto"/>
        <w:rPr>
          <w:rFonts w:ascii="Times New Roman" w:eastAsia="Times New Roman" w:hAnsi="Times New Roman" w:cs="Times New Roman"/>
          <w:color w:val="000000"/>
        </w:rPr>
      </w:pPr>
      <w:r w:rsidRPr="00E122D0">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6DE65788" w14:textId="77777777" w:rsidR="001A2F4C" w:rsidRDefault="001A2F4C" w:rsidP="001A2F4C">
      <w:pPr>
        <w:pStyle w:val="ListParagraph"/>
        <w:numPr>
          <w:ilvl w:val="0"/>
          <w:numId w:val="20"/>
        </w:numPr>
        <w:spacing w:line="480" w:lineRule="auto"/>
        <w:rPr>
          <w:rFonts w:ascii="Times New Roman" w:eastAsia="Times New Roman" w:hAnsi="Times New Roman" w:cs="Times New Roman"/>
          <w:color w:val="000000"/>
        </w:rPr>
      </w:pPr>
      <w:r w:rsidRPr="00F506F3">
        <w:rPr>
          <w:rFonts w:ascii="Times New Roman" w:eastAsia="Times New Roman" w:hAnsi="Times New Roman" w:cs="Times New Roman"/>
          <w:color w:val="000000"/>
        </w:rPr>
        <w:t>Posterolateral</w:t>
      </w:r>
    </w:p>
    <w:p w14:paraId="188752DB" w14:textId="161538E1" w:rsidR="678FBD9F" w:rsidRPr="00EB2BF9" w:rsidRDefault="678FBD9F" w:rsidP="00EB2BF9">
      <w:pPr>
        <w:pStyle w:val="ListParagraph"/>
        <w:numPr>
          <w:ilvl w:val="0"/>
          <w:numId w:val="20"/>
        </w:numPr>
        <w:spacing w:line="480" w:lineRule="auto"/>
        <w:rPr>
          <w:rFonts w:ascii="Times New Roman" w:eastAsia="Times New Roman" w:hAnsi="Times New Roman" w:cs="Times New Roman"/>
          <w:color w:val="000000"/>
        </w:rPr>
      </w:pPr>
      <w:r w:rsidRPr="00EB2BF9">
        <w:rPr>
          <w:rFonts w:ascii="Times New Roman" w:eastAsia="Times New Roman" w:hAnsi="Times New Roman" w:cs="Times New Roman"/>
          <w:color w:val="000000"/>
        </w:rPr>
        <w:t>Splint and then either operative care or stabilized in a splint until proliferation phase</w:t>
      </w:r>
    </w:p>
    <w:p w14:paraId="56E45B68" w14:textId="4733C28A" w:rsidR="678FBD9F" w:rsidRPr="00EB2BF9" w:rsidRDefault="678FBD9F" w:rsidP="00EB2BF9">
      <w:pPr>
        <w:pStyle w:val="ListParagraph"/>
        <w:numPr>
          <w:ilvl w:val="0"/>
          <w:numId w:val="20"/>
        </w:numPr>
        <w:spacing w:line="480" w:lineRule="auto"/>
        <w:rPr>
          <w:rFonts w:ascii="Times New Roman" w:eastAsia="Times New Roman" w:hAnsi="Times New Roman" w:cs="Times New Roman"/>
          <w:color w:val="000000"/>
        </w:rPr>
      </w:pPr>
      <w:r w:rsidRPr="00EB2BF9">
        <w:rPr>
          <w:rFonts w:ascii="Times New Roman" w:eastAsia="Times New Roman" w:hAnsi="Times New Roman" w:cs="Times New Roman"/>
          <w:color w:val="000000"/>
        </w:rPr>
        <w:t>When there is vascular or neu</w:t>
      </w:r>
      <w:r w:rsidR="0022449F" w:rsidRPr="00EB2BF9">
        <w:rPr>
          <w:rFonts w:ascii="Times New Roman" w:eastAsia="Times New Roman" w:hAnsi="Times New Roman" w:cs="Times New Roman"/>
          <w:color w:val="000000"/>
        </w:rPr>
        <w:t>r</w:t>
      </w:r>
      <w:r w:rsidRPr="00EB2BF9">
        <w:rPr>
          <w:rFonts w:ascii="Times New Roman" w:eastAsia="Times New Roman" w:hAnsi="Times New Roman" w:cs="Times New Roman"/>
          <w:color w:val="000000"/>
        </w:rPr>
        <w:t>ological damage, or an open dislocation</w:t>
      </w:r>
    </w:p>
    <w:p w14:paraId="5AA4DBB4" w14:textId="27BB07D1" w:rsidR="678FBD9F" w:rsidRPr="00EB2BF9" w:rsidRDefault="4C237FC2" w:rsidP="00EB2BF9">
      <w:pPr>
        <w:pStyle w:val="ListParagraph"/>
        <w:numPr>
          <w:ilvl w:val="0"/>
          <w:numId w:val="20"/>
        </w:numPr>
        <w:spacing w:line="480" w:lineRule="auto"/>
        <w:rPr>
          <w:rFonts w:ascii="Times New Roman" w:eastAsia="Times New Roman" w:hAnsi="Times New Roman" w:cs="Times New Roman"/>
          <w:color w:val="000000"/>
        </w:rPr>
      </w:pPr>
      <w:r w:rsidRPr="00EB2BF9">
        <w:rPr>
          <w:rFonts w:ascii="Times New Roman" w:eastAsia="Times New Roman" w:hAnsi="Times New Roman" w:cs="Times New Roman"/>
          <w:color w:val="000000"/>
        </w:rPr>
        <w:t>Hinge joint with flexion and extension</w:t>
      </w:r>
    </w:p>
    <w:p w14:paraId="3ADDD2B5" w14:textId="110F7E79" w:rsidR="4C237FC2" w:rsidRPr="009E0612" w:rsidRDefault="4C237FC2" w:rsidP="00E8303C">
      <w:pPr>
        <w:spacing w:after="0" w:line="480" w:lineRule="auto"/>
        <w:rPr>
          <w:rFonts w:ascii="Times New Roman" w:eastAsia="Times New Roman" w:hAnsi="Times New Roman" w:cs="Times New Roman"/>
          <w:color w:val="000000"/>
          <w:sz w:val="24"/>
          <w:szCs w:val="24"/>
        </w:rPr>
      </w:pPr>
      <w:r w:rsidRPr="00F506F3">
        <w:rPr>
          <w:rFonts w:ascii="Times New Roman" w:eastAsia="Times New Roman" w:hAnsi="Times New Roman" w:cs="Times New Roman"/>
          <w:b/>
          <w:bCs/>
          <w:color w:val="000000"/>
          <w:sz w:val="24"/>
          <w:szCs w:val="24"/>
        </w:rPr>
        <w:t>\qqEND downloadable content\</w:t>
      </w:r>
    </w:p>
    <w:sectPr w:rsidR="4C237FC2" w:rsidRPr="009E0612" w:rsidSect="00E8303C">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nna Seaman" w:date="2026-08-14T11:28:00Z" w:initials="AS">
    <w:p w14:paraId="71530074" w14:textId="77777777" w:rsidR="006672E6" w:rsidRDefault="006672E6" w:rsidP="006672E6">
      <w:pPr>
        <w:pStyle w:val="CommentText"/>
      </w:pPr>
      <w:r>
        <w:rPr>
          <w:rStyle w:val="CommentReference"/>
        </w:rPr>
        <w:annotationRef/>
      </w:r>
      <w: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300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C55296" w16cex:dateUtc="2026-08-14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30074" w16cid:durableId="03C55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EAC2F" w14:textId="77777777" w:rsidR="002B11AD" w:rsidRDefault="002B11AD" w:rsidP="00F7332D">
      <w:pPr>
        <w:spacing w:after="0" w:line="240" w:lineRule="auto"/>
      </w:pPr>
      <w:r>
        <w:separator/>
      </w:r>
    </w:p>
  </w:endnote>
  <w:endnote w:type="continuationSeparator" w:id="0">
    <w:p w14:paraId="3E3F8163" w14:textId="77777777" w:rsidR="002B11AD" w:rsidRDefault="002B11AD" w:rsidP="00F7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E428" w14:textId="77777777" w:rsidR="002B11AD" w:rsidRDefault="002B11AD" w:rsidP="00F7332D">
      <w:pPr>
        <w:spacing w:after="0" w:line="240" w:lineRule="auto"/>
      </w:pPr>
      <w:r>
        <w:separator/>
      </w:r>
    </w:p>
  </w:footnote>
  <w:footnote w:type="continuationSeparator" w:id="0">
    <w:p w14:paraId="2FE5CD8C" w14:textId="77777777" w:rsidR="002B11AD" w:rsidRDefault="002B11AD" w:rsidP="00F73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842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304DC94"/>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85683F"/>
    <w:multiLevelType w:val="hybridMultilevel"/>
    <w:tmpl w:val="1EF4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232CE"/>
    <w:multiLevelType w:val="hybridMultilevel"/>
    <w:tmpl w:val="86E8E5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37064"/>
    <w:multiLevelType w:val="hybridMultilevel"/>
    <w:tmpl w:val="2F66B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069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88C6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9683CC0"/>
    <w:multiLevelType w:val="hybridMultilevel"/>
    <w:tmpl w:val="B14C37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237F2"/>
    <w:multiLevelType w:val="hybridMultilevel"/>
    <w:tmpl w:val="50482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9625C3"/>
    <w:multiLevelType w:val="hybridMultilevel"/>
    <w:tmpl w:val="EB886D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0368A8"/>
    <w:multiLevelType w:val="hybridMultilevel"/>
    <w:tmpl w:val="8E02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04048"/>
    <w:multiLevelType w:val="hybridMultilevel"/>
    <w:tmpl w:val="8CBCA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E83152"/>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C3CCB"/>
    <w:multiLevelType w:val="hybridMultilevel"/>
    <w:tmpl w:val="8EE21DD4"/>
    <w:lvl w:ilvl="0" w:tplc="9AD8F952">
      <w:start w:val="1"/>
      <w:numFmt w:val="decimal"/>
      <w:lvlText w:val="%1."/>
      <w:lvlJc w:val="left"/>
      <w:pPr>
        <w:ind w:left="720" w:hanging="360"/>
      </w:pPr>
    </w:lvl>
    <w:lvl w:ilvl="1" w:tplc="5D4EE6A6">
      <w:start w:val="1"/>
      <w:numFmt w:val="lowerLetter"/>
      <w:lvlText w:val="%2."/>
      <w:lvlJc w:val="left"/>
      <w:pPr>
        <w:ind w:left="1440" w:hanging="360"/>
      </w:pPr>
    </w:lvl>
    <w:lvl w:ilvl="2" w:tplc="1328694E">
      <w:start w:val="1"/>
      <w:numFmt w:val="lowerRoman"/>
      <w:lvlText w:val="%3."/>
      <w:lvlJc w:val="right"/>
      <w:pPr>
        <w:ind w:left="2160" w:hanging="180"/>
      </w:pPr>
    </w:lvl>
    <w:lvl w:ilvl="3" w:tplc="6DB40664">
      <w:start w:val="1"/>
      <w:numFmt w:val="decimal"/>
      <w:lvlText w:val="%4."/>
      <w:lvlJc w:val="left"/>
      <w:pPr>
        <w:ind w:left="2880" w:hanging="360"/>
      </w:pPr>
    </w:lvl>
    <w:lvl w:ilvl="4" w:tplc="88CEAE50">
      <w:start w:val="1"/>
      <w:numFmt w:val="lowerLetter"/>
      <w:lvlText w:val="%5."/>
      <w:lvlJc w:val="left"/>
      <w:pPr>
        <w:ind w:left="3600" w:hanging="360"/>
      </w:pPr>
    </w:lvl>
    <w:lvl w:ilvl="5" w:tplc="C3F05A3A">
      <w:start w:val="1"/>
      <w:numFmt w:val="lowerRoman"/>
      <w:lvlText w:val="%6."/>
      <w:lvlJc w:val="right"/>
      <w:pPr>
        <w:ind w:left="4320" w:hanging="180"/>
      </w:pPr>
    </w:lvl>
    <w:lvl w:ilvl="6" w:tplc="FFF64E22">
      <w:start w:val="1"/>
      <w:numFmt w:val="decimal"/>
      <w:lvlText w:val="%7."/>
      <w:lvlJc w:val="left"/>
      <w:pPr>
        <w:ind w:left="5040" w:hanging="360"/>
      </w:pPr>
    </w:lvl>
    <w:lvl w:ilvl="7" w:tplc="F384B538">
      <w:start w:val="1"/>
      <w:numFmt w:val="lowerLetter"/>
      <w:lvlText w:val="%8."/>
      <w:lvlJc w:val="left"/>
      <w:pPr>
        <w:ind w:left="5760" w:hanging="360"/>
      </w:pPr>
    </w:lvl>
    <w:lvl w:ilvl="8" w:tplc="CFD22E80">
      <w:start w:val="1"/>
      <w:numFmt w:val="lowerRoman"/>
      <w:lvlText w:val="%9."/>
      <w:lvlJc w:val="right"/>
      <w:pPr>
        <w:ind w:left="6480" w:hanging="180"/>
      </w:pPr>
    </w:lvl>
  </w:abstractNum>
  <w:abstractNum w:abstractNumId="16" w15:restartNumberingAfterBreak="0">
    <w:nsid w:val="606C68A0"/>
    <w:multiLevelType w:val="hybridMultilevel"/>
    <w:tmpl w:val="1390DD44"/>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45872"/>
    <w:multiLevelType w:val="hybridMultilevel"/>
    <w:tmpl w:val="9C9EDB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930C20"/>
    <w:multiLevelType w:val="hybridMultilevel"/>
    <w:tmpl w:val="0FF44A4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2C6C38"/>
    <w:multiLevelType w:val="hybridMultilevel"/>
    <w:tmpl w:val="31F25E5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0997731">
    <w:abstractNumId w:val="15"/>
  </w:num>
  <w:num w:numId="2" w16cid:durableId="463472113">
    <w:abstractNumId w:val="14"/>
  </w:num>
  <w:num w:numId="3" w16cid:durableId="1707221295">
    <w:abstractNumId w:val="17"/>
  </w:num>
  <w:num w:numId="4" w16cid:durableId="310408422">
    <w:abstractNumId w:val="3"/>
  </w:num>
  <w:num w:numId="5" w16cid:durableId="1159076732">
    <w:abstractNumId w:val="6"/>
  </w:num>
  <w:num w:numId="6" w16cid:durableId="1773473590">
    <w:abstractNumId w:val="2"/>
  </w:num>
  <w:num w:numId="7" w16cid:durableId="2072464850">
    <w:abstractNumId w:val="12"/>
  </w:num>
  <w:num w:numId="8" w16cid:durableId="516774532">
    <w:abstractNumId w:val="4"/>
  </w:num>
  <w:num w:numId="9" w16cid:durableId="1220554983">
    <w:abstractNumId w:val="0"/>
  </w:num>
  <w:num w:numId="10" w16cid:durableId="107437034">
    <w:abstractNumId w:val="16"/>
  </w:num>
  <w:num w:numId="11" w16cid:durableId="410546134">
    <w:abstractNumId w:val="11"/>
  </w:num>
  <w:num w:numId="12" w16cid:durableId="91752092">
    <w:abstractNumId w:val="1"/>
  </w:num>
  <w:num w:numId="13" w16cid:durableId="1747219206">
    <w:abstractNumId w:val="18"/>
  </w:num>
  <w:num w:numId="14" w16cid:durableId="998728270">
    <w:abstractNumId w:val="7"/>
  </w:num>
  <w:num w:numId="15" w16cid:durableId="2091124219">
    <w:abstractNumId w:val="19"/>
  </w:num>
  <w:num w:numId="16" w16cid:durableId="1706637924">
    <w:abstractNumId w:val="5"/>
  </w:num>
  <w:num w:numId="17" w16cid:durableId="1371343002">
    <w:abstractNumId w:val="13"/>
  </w:num>
  <w:num w:numId="18" w16cid:durableId="53046220">
    <w:abstractNumId w:val="10"/>
  </w:num>
  <w:num w:numId="19" w16cid:durableId="1740514737">
    <w:abstractNumId w:val="9"/>
  </w:num>
  <w:num w:numId="20" w16cid:durableId="107794147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052C"/>
    <w:rsid w:val="00001CEC"/>
    <w:rsid w:val="0000451A"/>
    <w:rsid w:val="0000578D"/>
    <w:rsid w:val="00016772"/>
    <w:rsid w:val="00020ED0"/>
    <w:rsid w:val="0002245F"/>
    <w:rsid w:val="00030095"/>
    <w:rsid w:val="00033AEC"/>
    <w:rsid w:val="0004037D"/>
    <w:rsid w:val="000404E6"/>
    <w:rsid w:val="00045203"/>
    <w:rsid w:val="000473DE"/>
    <w:rsid w:val="00050990"/>
    <w:rsid w:val="0005540B"/>
    <w:rsid w:val="00056479"/>
    <w:rsid w:val="00056CED"/>
    <w:rsid w:val="00071EB3"/>
    <w:rsid w:val="0009499B"/>
    <w:rsid w:val="000A2294"/>
    <w:rsid w:val="000A5E04"/>
    <w:rsid w:val="000A638E"/>
    <w:rsid w:val="000C0E08"/>
    <w:rsid w:val="000C6A08"/>
    <w:rsid w:val="000D1DE9"/>
    <w:rsid w:val="000D6FE5"/>
    <w:rsid w:val="000D779D"/>
    <w:rsid w:val="000D7B1B"/>
    <w:rsid w:val="000E3176"/>
    <w:rsid w:val="0011008E"/>
    <w:rsid w:val="00120383"/>
    <w:rsid w:val="00126D70"/>
    <w:rsid w:val="00140231"/>
    <w:rsid w:val="00146C28"/>
    <w:rsid w:val="00157D02"/>
    <w:rsid w:val="00161FB1"/>
    <w:rsid w:val="001621D0"/>
    <w:rsid w:val="001662A0"/>
    <w:rsid w:val="0017229E"/>
    <w:rsid w:val="0018030D"/>
    <w:rsid w:val="001818BF"/>
    <w:rsid w:val="001950A0"/>
    <w:rsid w:val="001A286B"/>
    <w:rsid w:val="001A2F4C"/>
    <w:rsid w:val="001A766D"/>
    <w:rsid w:val="001B4038"/>
    <w:rsid w:val="001C36D2"/>
    <w:rsid w:val="001C4808"/>
    <w:rsid w:val="001C5798"/>
    <w:rsid w:val="001E23CB"/>
    <w:rsid w:val="001F01C2"/>
    <w:rsid w:val="001F4DEE"/>
    <w:rsid w:val="00215534"/>
    <w:rsid w:val="002222B6"/>
    <w:rsid w:val="00222B50"/>
    <w:rsid w:val="002238F1"/>
    <w:rsid w:val="00223D98"/>
    <w:rsid w:val="0022449F"/>
    <w:rsid w:val="00224C40"/>
    <w:rsid w:val="00235D88"/>
    <w:rsid w:val="00245FAF"/>
    <w:rsid w:val="00255441"/>
    <w:rsid w:val="0025681B"/>
    <w:rsid w:val="00256981"/>
    <w:rsid w:val="00265554"/>
    <w:rsid w:val="002735E9"/>
    <w:rsid w:val="002742D6"/>
    <w:rsid w:val="002800BC"/>
    <w:rsid w:val="00282160"/>
    <w:rsid w:val="00290C5C"/>
    <w:rsid w:val="00291E92"/>
    <w:rsid w:val="00294841"/>
    <w:rsid w:val="00295F0E"/>
    <w:rsid w:val="00296ABA"/>
    <w:rsid w:val="002A08D2"/>
    <w:rsid w:val="002A1587"/>
    <w:rsid w:val="002B11AD"/>
    <w:rsid w:val="002B1E9E"/>
    <w:rsid w:val="002B50F0"/>
    <w:rsid w:val="002B6729"/>
    <w:rsid w:val="002B68E9"/>
    <w:rsid w:val="002B7285"/>
    <w:rsid w:val="002C42E5"/>
    <w:rsid w:val="002C4ED7"/>
    <w:rsid w:val="002C5525"/>
    <w:rsid w:val="002D313E"/>
    <w:rsid w:val="002F1B75"/>
    <w:rsid w:val="002F1BAA"/>
    <w:rsid w:val="00313C40"/>
    <w:rsid w:val="0031519F"/>
    <w:rsid w:val="003161AB"/>
    <w:rsid w:val="003339CC"/>
    <w:rsid w:val="00340DB9"/>
    <w:rsid w:val="00351EC1"/>
    <w:rsid w:val="00366BEB"/>
    <w:rsid w:val="003727A2"/>
    <w:rsid w:val="0038005A"/>
    <w:rsid w:val="00381100"/>
    <w:rsid w:val="00385449"/>
    <w:rsid w:val="00386D35"/>
    <w:rsid w:val="003950D0"/>
    <w:rsid w:val="003B23A9"/>
    <w:rsid w:val="003B624E"/>
    <w:rsid w:val="003B6654"/>
    <w:rsid w:val="003C1FCA"/>
    <w:rsid w:val="003C26C0"/>
    <w:rsid w:val="003F06A2"/>
    <w:rsid w:val="003F3202"/>
    <w:rsid w:val="00422DFD"/>
    <w:rsid w:val="00442491"/>
    <w:rsid w:val="0044512A"/>
    <w:rsid w:val="0044662F"/>
    <w:rsid w:val="0045234E"/>
    <w:rsid w:val="0045714A"/>
    <w:rsid w:val="00484167"/>
    <w:rsid w:val="00485AB0"/>
    <w:rsid w:val="004872D0"/>
    <w:rsid w:val="00487F56"/>
    <w:rsid w:val="00491C58"/>
    <w:rsid w:val="004A5B2F"/>
    <w:rsid w:val="004B7773"/>
    <w:rsid w:val="004B7F76"/>
    <w:rsid w:val="004D38B1"/>
    <w:rsid w:val="004D6065"/>
    <w:rsid w:val="004D7014"/>
    <w:rsid w:val="004F7A55"/>
    <w:rsid w:val="00517BB3"/>
    <w:rsid w:val="00521150"/>
    <w:rsid w:val="005269C6"/>
    <w:rsid w:val="00532EB8"/>
    <w:rsid w:val="00533F47"/>
    <w:rsid w:val="00534BCA"/>
    <w:rsid w:val="00540B8F"/>
    <w:rsid w:val="00543021"/>
    <w:rsid w:val="00545D1A"/>
    <w:rsid w:val="00556656"/>
    <w:rsid w:val="005A0173"/>
    <w:rsid w:val="005A4EA6"/>
    <w:rsid w:val="005A5F71"/>
    <w:rsid w:val="005C1874"/>
    <w:rsid w:val="005C5D4C"/>
    <w:rsid w:val="005C711C"/>
    <w:rsid w:val="005D456B"/>
    <w:rsid w:val="005E257F"/>
    <w:rsid w:val="005E4C3F"/>
    <w:rsid w:val="005F0FE2"/>
    <w:rsid w:val="005F1C54"/>
    <w:rsid w:val="00600AE5"/>
    <w:rsid w:val="00601A8E"/>
    <w:rsid w:val="006467C2"/>
    <w:rsid w:val="00653BB5"/>
    <w:rsid w:val="00654B97"/>
    <w:rsid w:val="00662C5B"/>
    <w:rsid w:val="006648C0"/>
    <w:rsid w:val="006672E6"/>
    <w:rsid w:val="006738E6"/>
    <w:rsid w:val="00692CD6"/>
    <w:rsid w:val="00695545"/>
    <w:rsid w:val="0069709F"/>
    <w:rsid w:val="006A331C"/>
    <w:rsid w:val="006A448C"/>
    <w:rsid w:val="006B03AD"/>
    <w:rsid w:val="006C3B3B"/>
    <w:rsid w:val="006F3C7A"/>
    <w:rsid w:val="00705344"/>
    <w:rsid w:val="00711A6E"/>
    <w:rsid w:val="00723237"/>
    <w:rsid w:val="0072446D"/>
    <w:rsid w:val="00742EE0"/>
    <w:rsid w:val="00745E87"/>
    <w:rsid w:val="00746CF8"/>
    <w:rsid w:val="0075052C"/>
    <w:rsid w:val="00752DB4"/>
    <w:rsid w:val="00753EF6"/>
    <w:rsid w:val="007668BD"/>
    <w:rsid w:val="00775F97"/>
    <w:rsid w:val="00787A7E"/>
    <w:rsid w:val="007925C7"/>
    <w:rsid w:val="00794D07"/>
    <w:rsid w:val="007A1E82"/>
    <w:rsid w:val="007A5AD1"/>
    <w:rsid w:val="007B4FF0"/>
    <w:rsid w:val="007B6FC3"/>
    <w:rsid w:val="007B722E"/>
    <w:rsid w:val="007C77FE"/>
    <w:rsid w:val="007D1849"/>
    <w:rsid w:val="007D2CFB"/>
    <w:rsid w:val="007D3D84"/>
    <w:rsid w:val="007D55E9"/>
    <w:rsid w:val="007E1692"/>
    <w:rsid w:val="007E2BE8"/>
    <w:rsid w:val="007E707B"/>
    <w:rsid w:val="007F1BE4"/>
    <w:rsid w:val="00803B5E"/>
    <w:rsid w:val="0080734D"/>
    <w:rsid w:val="00811B4A"/>
    <w:rsid w:val="00814C7D"/>
    <w:rsid w:val="0083600C"/>
    <w:rsid w:val="00836639"/>
    <w:rsid w:val="00842694"/>
    <w:rsid w:val="008469B0"/>
    <w:rsid w:val="00850D45"/>
    <w:rsid w:val="00851994"/>
    <w:rsid w:val="008619D7"/>
    <w:rsid w:val="00863CC7"/>
    <w:rsid w:val="00864A83"/>
    <w:rsid w:val="0088577E"/>
    <w:rsid w:val="0089685C"/>
    <w:rsid w:val="008A049B"/>
    <w:rsid w:val="008A2DF0"/>
    <w:rsid w:val="008A7AED"/>
    <w:rsid w:val="008B501D"/>
    <w:rsid w:val="008B6EA3"/>
    <w:rsid w:val="008C2C5F"/>
    <w:rsid w:val="008C66FC"/>
    <w:rsid w:val="008C75DD"/>
    <w:rsid w:val="008D0372"/>
    <w:rsid w:val="008D1217"/>
    <w:rsid w:val="008D529F"/>
    <w:rsid w:val="008D5B82"/>
    <w:rsid w:val="008D69D4"/>
    <w:rsid w:val="008E1FAF"/>
    <w:rsid w:val="008E25BE"/>
    <w:rsid w:val="008F7D4F"/>
    <w:rsid w:val="00912142"/>
    <w:rsid w:val="00917FD4"/>
    <w:rsid w:val="00935A5D"/>
    <w:rsid w:val="0094053D"/>
    <w:rsid w:val="00941506"/>
    <w:rsid w:val="00957FF9"/>
    <w:rsid w:val="009665DF"/>
    <w:rsid w:val="0096776E"/>
    <w:rsid w:val="00967AA6"/>
    <w:rsid w:val="00980DA7"/>
    <w:rsid w:val="0098113F"/>
    <w:rsid w:val="00983AE9"/>
    <w:rsid w:val="00983FF8"/>
    <w:rsid w:val="00997D44"/>
    <w:rsid w:val="009A34BB"/>
    <w:rsid w:val="009A67DA"/>
    <w:rsid w:val="009B7460"/>
    <w:rsid w:val="009C3E7C"/>
    <w:rsid w:val="009D3F86"/>
    <w:rsid w:val="009D5516"/>
    <w:rsid w:val="009E0612"/>
    <w:rsid w:val="009E667A"/>
    <w:rsid w:val="009F1F5E"/>
    <w:rsid w:val="009F2EBC"/>
    <w:rsid w:val="00A26A36"/>
    <w:rsid w:val="00A27508"/>
    <w:rsid w:val="00A402A7"/>
    <w:rsid w:val="00A448B2"/>
    <w:rsid w:val="00A530AC"/>
    <w:rsid w:val="00A65170"/>
    <w:rsid w:val="00A652AD"/>
    <w:rsid w:val="00A81511"/>
    <w:rsid w:val="00A93EF0"/>
    <w:rsid w:val="00AB465E"/>
    <w:rsid w:val="00AD0A9B"/>
    <w:rsid w:val="00AD6BEB"/>
    <w:rsid w:val="00AD76B1"/>
    <w:rsid w:val="00AE13FD"/>
    <w:rsid w:val="00AE19EA"/>
    <w:rsid w:val="00AE3795"/>
    <w:rsid w:val="00AF494A"/>
    <w:rsid w:val="00B253BA"/>
    <w:rsid w:val="00B30912"/>
    <w:rsid w:val="00B4459C"/>
    <w:rsid w:val="00B46986"/>
    <w:rsid w:val="00B47D18"/>
    <w:rsid w:val="00B5225C"/>
    <w:rsid w:val="00B52FE6"/>
    <w:rsid w:val="00B60A89"/>
    <w:rsid w:val="00B722BD"/>
    <w:rsid w:val="00B74434"/>
    <w:rsid w:val="00B74DA3"/>
    <w:rsid w:val="00B75DFA"/>
    <w:rsid w:val="00B8768B"/>
    <w:rsid w:val="00B877CA"/>
    <w:rsid w:val="00B93D7E"/>
    <w:rsid w:val="00BA1B46"/>
    <w:rsid w:val="00BB054A"/>
    <w:rsid w:val="00BB5DA1"/>
    <w:rsid w:val="00BB7703"/>
    <w:rsid w:val="00BC773D"/>
    <w:rsid w:val="00BD6004"/>
    <w:rsid w:val="00BE6D4F"/>
    <w:rsid w:val="00BF620D"/>
    <w:rsid w:val="00C05BD8"/>
    <w:rsid w:val="00C155F9"/>
    <w:rsid w:val="00C30902"/>
    <w:rsid w:val="00C36AC8"/>
    <w:rsid w:val="00C401E7"/>
    <w:rsid w:val="00C53E57"/>
    <w:rsid w:val="00C622B7"/>
    <w:rsid w:val="00C65C84"/>
    <w:rsid w:val="00C6662D"/>
    <w:rsid w:val="00C71AC4"/>
    <w:rsid w:val="00C84A8F"/>
    <w:rsid w:val="00C9064E"/>
    <w:rsid w:val="00C94E9E"/>
    <w:rsid w:val="00C95A24"/>
    <w:rsid w:val="00CA0C87"/>
    <w:rsid w:val="00CB443E"/>
    <w:rsid w:val="00CC447A"/>
    <w:rsid w:val="00CC5045"/>
    <w:rsid w:val="00CD0AD0"/>
    <w:rsid w:val="00CD6171"/>
    <w:rsid w:val="00CD6B80"/>
    <w:rsid w:val="00CD6C4F"/>
    <w:rsid w:val="00CE2A5A"/>
    <w:rsid w:val="00CF7ACB"/>
    <w:rsid w:val="00D26D14"/>
    <w:rsid w:val="00D2768D"/>
    <w:rsid w:val="00D451DF"/>
    <w:rsid w:val="00D46291"/>
    <w:rsid w:val="00D466DE"/>
    <w:rsid w:val="00D56DBA"/>
    <w:rsid w:val="00D63386"/>
    <w:rsid w:val="00D7686D"/>
    <w:rsid w:val="00D76A2D"/>
    <w:rsid w:val="00D91DF1"/>
    <w:rsid w:val="00D9226A"/>
    <w:rsid w:val="00D96A89"/>
    <w:rsid w:val="00D9707F"/>
    <w:rsid w:val="00DA1D3E"/>
    <w:rsid w:val="00DB3A1A"/>
    <w:rsid w:val="00DC4902"/>
    <w:rsid w:val="00DD6A72"/>
    <w:rsid w:val="00DE377B"/>
    <w:rsid w:val="00DF06B9"/>
    <w:rsid w:val="00DF2C60"/>
    <w:rsid w:val="00DF71ED"/>
    <w:rsid w:val="00E122D0"/>
    <w:rsid w:val="00E12E82"/>
    <w:rsid w:val="00E2157B"/>
    <w:rsid w:val="00E4069C"/>
    <w:rsid w:val="00E408B9"/>
    <w:rsid w:val="00E418CA"/>
    <w:rsid w:val="00E60214"/>
    <w:rsid w:val="00E61D08"/>
    <w:rsid w:val="00E62D8A"/>
    <w:rsid w:val="00E71C26"/>
    <w:rsid w:val="00E71E2A"/>
    <w:rsid w:val="00E74810"/>
    <w:rsid w:val="00E80D55"/>
    <w:rsid w:val="00E8303C"/>
    <w:rsid w:val="00E92D70"/>
    <w:rsid w:val="00EA4FB5"/>
    <w:rsid w:val="00EA5DC9"/>
    <w:rsid w:val="00EB2BF9"/>
    <w:rsid w:val="00EB53FA"/>
    <w:rsid w:val="00EC6BFA"/>
    <w:rsid w:val="00EE1765"/>
    <w:rsid w:val="00EE29DA"/>
    <w:rsid w:val="00EF1194"/>
    <w:rsid w:val="00EF4BAD"/>
    <w:rsid w:val="00F0457C"/>
    <w:rsid w:val="00F04AF9"/>
    <w:rsid w:val="00F12226"/>
    <w:rsid w:val="00F12DC5"/>
    <w:rsid w:val="00F1659A"/>
    <w:rsid w:val="00F17167"/>
    <w:rsid w:val="00F21712"/>
    <w:rsid w:val="00F30940"/>
    <w:rsid w:val="00F313EC"/>
    <w:rsid w:val="00F33200"/>
    <w:rsid w:val="00F35854"/>
    <w:rsid w:val="00F36F1B"/>
    <w:rsid w:val="00F41D18"/>
    <w:rsid w:val="00F506F3"/>
    <w:rsid w:val="00F51F3B"/>
    <w:rsid w:val="00F56BF0"/>
    <w:rsid w:val="00F63149"/>
    <w:rsid w:val="00F66048"/>
    <w:rsid w:val="00F7332D"/>
    <w:rsid w:val="00F74560"/>
    <w:rsid w:val="00F75696"/>
    <w:rsid w:val="00F92A23"/>
    <w:rsid w:val="00FA1B1D"/>
    <w:rsid w:val="00FA2E54"/>
    <w:rsid w:val="00FB7FA1"/>
    <w:rsid w:val="00FC116C"/>
    <w:rsid w:val="00FC2298"/>
    <w:rsid w:val="00FC4E45"/>
    <w:rsid w:val="00FD65CD"/>
    <w:rsid w:val="00FE52CD"/>
    <w:rsid w:val="00FE5D4F"/>
    <w:rsid w:val="00FF1130"/>
    <w:rsid w:val="00FF7E99"/>
    <w:rsid w:val="0487BC3F"/>
    <w:rsid w:val="09127073"/>
    <w:rsid w:val="0F339999"/>
    <w:rsid w:val="1F96F6BA"/>
    <w:rsid w:val="2514D5C0"/>
    <w:rsid w:val="25A07830"/>
    <w:rsid w:val="289ED822"/>
    <w:rsid w:val="41873886"/>
    <w:rsid w:val="46FDC603"/>
    <w:rsid w:val="4C237FC2"/>
    <w:rsid w:val="4DDAD8F7"/>
    <w:rsid w:val="52BBB1FC"/>
    <w:rsid w:val="5D889F60"/>
    <w:rsid w:val="5DD4DE40"/>
    <w:rsid w:val="62E1F6AF"/>
    <w:rsid w:val="678FBD9F"/>
    <w:rsid w:val="6F7D1F14"/>
    <w:rsid w:val="74852A8F"/>
    <w:rsid w:val="7D894E6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B4BD4"/>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F1"/>
    <w:pPr>
      <w:spacing w:after="160" w:line="259" w:lineRule="auto"/>
    </w:pPr>
    <w:rPr>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52C"/>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52C"/>
    <w:rPr>
      <w:rFonts w:eastAsiaTheme="majorEastAsia" w:cstheme="majorBidi"/>
      <w:color w:val="272727" w:themeColor="text1" w:themeTint="D8"/>
    </w:rPr>
  </w:style>
  <w:style w:type="paragraph" w:styleId="Title">
    <w:name w:val="Title"/>
    <w:basedOn w:val="Normal"/>
    <w:next w:val="Normal"/>
    <w:link w:val="TitleChar"/>
    <w:uiPriority w:val="10"/>
    <w:qFormat/>
    <w:rsid w:val="0075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5052C"/>
    <w:rPr>
      <w:i/>
      <w:iCs/>
      <w:color w:val="404040" w:themeColor="text1" w:themeTint="BF"/>
    </w:rPr>
  </w:style>
  <w:style w:type="paragraph" w:styleId="ListParagraph">
    <w:name w:val="List Paragraph"/>
    <w:basedOn w:val="Normal"/>
    <w:uiPriority w:val="1"/>
    <w:qFormat/>
    <w:rsid w:val="0075052C"/>
    <w:pPr>
      <w:spacing w:after="0" w:line="240" w:lineRule="auto"/>
      <w:ind w:left="720"/>
      <w:contextualSpacing/>
    </w:pPr>
    <w:rPr>
      <w:sz w:val="24"/>
      <w:szCs w:val="24"/>
    </w:rPr>
  </w:style>
  <w:style w:type="character" w:styleId="IntenseEmphasis">
    <w:name w:val="Intense Emphasis"/>
    <w:basedOn w:val="DefaultParagraphFont"/>
    <w:uiPriority w:val="21"/>
    <w:qFormat/>
    <w:rsid w:val="0075052C"/>
    <w:rPr>
      <w:i/>
      <w:iCs/>
      <w:color w:val="0F4761" w:themeColor="accent1" w:themeShade="BF"/>
    </w:rPr>
  </w:style>
  <w:style w:type="paragraph" w:styleId="IntenseQuote">
    <w:name w:val="Intense Quote"/>
    <w:basedOn w:val="Normal"/>
    <w:next w:val="Normal"/>
    <w:link w:val="IntenseQuoteChar"/>
    <w:uiPriority w:val="30"/>
    <w:qFormat/>
    <w:rsid w:val="0075052C"/>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5052C"/>
    <w:rPr>
      <w:i/>
      <w:iCs/>
      <w:color w:val="0F4761" w:themeColor="accent1" w:themeShade="BF"/>
    </w:rPr>
  </w:style>
  <w:style w:type="character" w:styleId="IntenseReference">
    <w:name w:val="Intense Reference"/>
    <w:basedOn w:val="DefaultParagraphFont"/>
    <w:uiPriority w:val="32"/>
    <w:qFormat/>
    <w:rsid w:val="0075052C"/>
    <w:rPr>
      <w:b/>
      <w:bCs/>
      <w:smallCaps/>
      <w:color w:val="0F4761" w:themeColor="accent1" w:themeShade="BF"/>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6AC8"/>
    <w:rPr>
      <w:color w:val="467886" w:themeColor="hyperlink"/>
      <w:u w:val="single"/>
    </w:rPr>
  </w:style>
  <w:style w:type="character" w:customStyle="1" w:styleId="UnresolvedMention1">
    <w:name w:val="Unresolved Mention1"/>
    <w:basedOn w:val="DefaultParagraphFont"/>
    <w:uiPriority w:val="99"/>
    <w:semiHidden/>
    <w:unhideWhenUsed/>
    <w:rsid w:val="00C36AC8"/>
    <w:rPr>
      <w:color w:val="605E5C"/>
      <w:shd w:val="clear" w:color="auto" w:fill="E1DFDD"/>
    </w:rPr>
  </w:style>
  <w:style w:type="character" w:styleId="FollowedHyperlink">
    <w:name w:val="FollowedHyperlink"/>
    <w:basedOn w:val="DefaultParagraphFont"/>
    <w:uiPriority w:val="99"/>
    <w:semiHidden/>
    <w:unhideWhenUsed/>
    <w:rsid w:val="00C36AC8"/>
    <w:rPr>
      <w:color w:val="96607D" w:themeColor="followedHyperlink"/>
      <w:u w:val="single"/>
    </w:rPr>
  </w:style>
  <w:style w:type="paragraph" w:styleId="BodyText">
    <w:name w:val="Body Text"/>
    <w:basedOn w:val="Normal"/>
    <w:link w:val="BodyTextChar"/>
    <w:uiPriority w:val="1"/>
    <w:qFormat/>
    <w:rsid w:val="00B5225C"/>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5225C"/>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B5225C"/>
    <w:rPr>
      <w:sz w:val="16"/>
      <w:szCs w:val="16"/>
    </w:rPr>
  </w:style>
  <w:style w:type="paragraph" w:styleId="CommentText">
    <w:name w:val="annotation text"/>
    <w:basedOn w:val="Normal"/>
    <w:link w:val="CommentTextChar"/>
    <w:uiPriority w:val="99"/>
    <w:unhideWhenUsed/>
    <w:rsid w:val="006C3B3B"/>
    <w:pPr>
      <w:spacing w:line="240" w:lineRule="auto"/>
    </w:pPr>
    <w:rPr>
      <w:sz w:val="20"/>
      <w:szCs w:val="20"/>
    </w:rPr>
  </w:style>
  <w:style w:type="character" w:customStyle="1" w:styleId="CommentTextChar">
    <w:name w:val="Comment Text Char"/>
    <w:basedOn w:val="DefaultParagraphFont"/>
    <w:link w:val="CommentText"/>
    <w:uiPriority w:val="99"/>
    <w:rsid w:val="006C3B3B"/>
    <w:rPr>
      <w:sz w:val="20"/>
      <w:szCs w:val="20"/>
    </w:rPr>
  </w:style>
  <w:style w:type="paragraph" w:styleId="CommentSubject">
    <w:name w:val="annotation subject"/>
    <w:basedOn w:val="CommentText"/>
    <w:next w:val="CommentText"/>
    <w:link w:val="CommentSubjectChar"/>
    <w:uiPriority w:val="99"/>
    <w:semiHidden/>
    <w:unhideWhenUsed/>
    <w:rsid w:val="006C3B3B"/>
    <w:rPr>
      <w:b/>
      <w:bCs/>
    </w:rPr>
  </w:style>
  <w:style w:type="character" w:customStyle="1" w:styleId="CommentSubjectChar">
    <w:name w:val="Comment Subject Char"/>
    <w:basedOn w:val="CommentTextChar"/>
    <w:link w:val="CommentSubject"/>
    <w:uiPriority w:val="99"/>
    <w:semiHidden/>
    <w:rsid w:val="006C3B3B"/>
    <w:rPr>
      <w:b/>
      <w:bCs/>
      <w:sz w:val="20"/>
      <w:szCs w:val="20"/>
    </w:rPr>
  </w:style>
  <w:style w:type="paragraph" w:styleId="NormalWeb">
    <w:name w:val="Normal (Web)"/>
    <w:basedOn w:val="Normal"/>
    <w:uiPriority w:val="99"/>
    <w:unhideWhenUsed/>
    <w:rsid w:val="00020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98113F"/>
  </w:style>
  <w:style w:type="paragraph" w:styleId="Revision">
    <w:name w:val="Revision"/>
    <w:hidden/>
    <w:uiPriority w:val="99"/>
    <w:semiHidden/>
    <w:rsid w:val="00EB53FA"/>
    <w:rPr>
      <w:sz w:val="22"/>
      <w:szCs w:val="22"/>
    </w:rPr>
  </w:style>
  <w:style w:type="paragraph" w:styleId="BalloonText">
    <w:name w:val="Balloon Text"/>
    <w:basedOn w:val="Normal"/>
    <w:link w:val="BalloonTextChar"/>
    <w:uiPriority w:val="99"/>
    <w:semiHidden/>
    <w:unhideWhenUsed/>
    <w:rsid w:val="00235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D88"/>
    <w:rPr>
      <w:rFonts w:ascii="Tahoma" w:hAnsi="Tahoma" w:cs="Tahoma"/>
      <w:sz w:val="16"/>
      <w:szCs w:val="16"/>
    </w:rPr>
  </w:style>
  <w:style w:type="paragraph" w:styleId="Header">
    <w:name w:val="header"/>
    <w:basedOn w:val="Normal"/>
    <w:link w:val="HeaderChar"/>
    <w:uiPriority w:val="99"/>
    <w:unhideWhenUsed/>
    <w:rsid w:val="00F73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32D"/>
    <w:rPr>
      <w:sz w:val="22"/>
      <w:szCs w:val="22"/>
    </w:rPr>
  </w:style>
  <w:style w:type="paragraph" w:styleId="Footer">
    <w:name w:val="footer"/>
    <w:basedOn w:val="Normal"/>
    <w:link w:val="FooterChar"/>
    <w:uiPriority w:val="99"/>
    <w:unhideWhenUsed/>
    <w:rsid w:val="00F73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32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82385">
      <w:bodyDiv w:val="1"/>
      <w:marLeft w:val="0"/>
      <w:marRight w:val="0"/>
      <w:marTop w:val="0"/>
      <w:marBottom w:val="0"/>
      <w:divBdr>
        <w:top w:val="none" w:sz="0" w:space="0" w:color="auto"/>
        <w:left w:val="none" w:sz="0" w:space="0" w:color="auto"/>
        <w:bottom w:val="none" w:sz="0" w:space="0" w:color="auto"/>
        <w:right w:val="none" w:sz="0" w:space="0" w:color="auto"/>
      </w:divBdr>
      <w:divsChild>
        <w:div w:id="531459120">
          <w:marLeft w:val="-720"/>
          <w:marRight w:val="0"/>
          <w:marTop w:val="0"/>
          <w:marBottom w:val="0"/>
          <w:divBdr>
            <w:top w:val="none" w:sz="0" w:space="0" w:color="auto"/>
            <w:left w:val="none" w:sz="0" w:space="0" w:color="auto"/>
            <w:bottom w:val="none" w:sz="0" w:space="0" w:color="auto"/>
            <w:right w:val="none" w:sz="0" w:space="0" w:color="auto"/>
          </w:divBdr>
        </w:div>
      </w:divsChild>
    </w:div>
    <w:div w:id="1194616449">
      <w:bodyDiv w:val="1"/>
      <w:marLeft w:val="0"/>
      <w:marRight w:val="0"/>
      <w:marTop w:val="0"/>
      <w:marBottom w:val="0"/>
      <w:divBdr>
        <w:top w:val="none" w:sz="0" w:space="0" w:color="auto"/>
        <w:left w:val="none" w:sz="0" w:space="0" w:color="auto"/>
        <w:bottom w:val="none" w:sz="0" w:space="0" w:color="auto"/>
        <w:right w:val="none" w:sz="0" w:space="0" w:color="auto"/>
      </w:divBdr>
      <w:divsChild>
        <w:div w:id="20669069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33697a2cf926bcfd0320b16f336c26fe">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5358c4eaa0edd19a887bce9ec4f4003a"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0AC6A-0FC6-4345-8B63-8F6107911640}">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DFA5D10C-C119-4296-93DA-5F2031F02F86}">
  <ds:schemaRefs>
    <ds:schemaRef ds:uri="http://schemas.openxmlformats.org/officeDocument/2006/bibliography"/>
  </ds:schemaRefs>
</ds:datastoreItem>
</file>

<file path=customXml/itemProps3.xml><?xml version="1.0" encoding="utf-8"?>
<ds:datastoreItem xmlns:ds="http://schemas.openxmlformats.org/officeDocument/2006/customXml" ds:itemID="{AED96D5F-B40C-4082-A8A8-E1A6EE85E8FE}">
  <ds:schemaRefs>
    <ds:schemaRef ds:uri="http://schemas.microsoft.com/sharepoint/v3/contenttype/forms"/>
  </ds:schemaRefs>
</ds:datastoreItem>
</file>

<file path=customXml/itemProps4.xml><?xml version="1.0" encoding="utf-8"?>
<ds:datastoreItem xmlns:ds="http://schemas.openxmlformats.org/officeDocument/2006/customXml" ds:itemID="{7883F45E-6EE7-4D40-BE88-CCDF118F5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15</Pages>
  <Words>2945</Words>
  <Characters>15731</Characters>
  <Application>Microsoft Office Word</Application>
  <DocSecurity>0</DocSecurity>
  <Lines>403</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Anna Seaman</cp:lastModifiedBy>
  <cp:revision>65</cp:revision>
  <dcterms:created xsi:type="dcterms:W3CDTF">2026-02-27T19:25:00Z</dcterms:created>
  <dcterms:modified xsi:type="dcterms:W3CDTF">2026-08-14T16:29:00Z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6af7a626-0694-4309-a2b2-26da65d420fb</vt:lpwstr>
  </property>
  <property fmtid="{D5CDD505-2E9C-101B-9397-08002B2CF9AE}" pid="3" name="ContentTypeId">
    <vt:lpwstr>0x010100A7FBC9A1F171064B9DBE138560CD8427</vt:lpwstr>
  </property>
  <property fmtid="{D5CDD505-2E9C-101B-9397-08002B2CF9AE}" pid="4" name="MediaServiceImageTags">
    <vt:lpwstr/>
  </property>
</Properties>
</file>