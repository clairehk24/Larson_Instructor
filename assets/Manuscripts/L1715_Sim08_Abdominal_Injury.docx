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99E3" w14:textId="298AAB3D" w:rsidR="00DB744D" w:rsidRPr="00AF364D" w:rsidRDefault="002914FF" w:rsidP="004B4DEC">
      <w:pPr>
        <w:spacing w:line="480" w:lineRule="auto"/>
        <w:rPr>
          <w:rFonts w:ascii="Times New Roman" w:hAnsi="Times New Roman" w:cs="Times New Roman"/>
          <w:b/>
          <w:bCs/>
          <w:color w:val="000000"/>
        </w:rPr>
      </w:pPr>
      <w:r>
        <w:rPr>
          <w:rFonts w:ascii="Times New Roman" w:hAnsi="Times New Roman" w:cs="Times New Roman"/>
          <w:b/>
          <w:bCs/>
          <w:color w:val="000000"/>
        </w:rPr>
        <w:t xml:space="preserve">Navigation menu/button: Simulation </w:t>
      </w:r>
      <w:r w:rsidRPr="004379D4">
        <w:rPr>
          <w:rFonts w:ascii="Times New Roman" w:hAnsi="Times New Roman" w:cs="Times New Roman"/>
          <w:b/>
          <w:bCs/>
          <w:color w:val="000000"/>
        </w:rPr>
        <w:t>8</w:t>
      </w:r>
      <w:r>
        <w:rPr>
          <w:rFonts w:ascii="Times New Roman" w:hAnsi="Times New Roman" w:cs="Times New Roman"/>
          <w:b/>
          <w:bCs/>
          <w:color w:val="000000"/>
        </w:rPr>
        <w:t>: Abdominal Injury</w:t>
      </w:r>
      <w:bookmarkStart w:id="0" w:name="_Hlk211868214"/>
    </w:p>
    <w:p w14:paraId="28E56734" w14:textId="77777777" w:rsidR="002011A9" w:rsidRDefault="002011A9" w:rsidP="004B4DEC">
      <w:pPr>
        <w:spacing w:line="480" w:lineRule="auto"/>
        <w:rPr>
          <w:rFonts w:ascii="Times New Roman" w:hAnsi="Times New Roman" w:cs="Times New Roman"/>
          <w:color w:val="000000"/>
        </w:rPr>
      </w:pPr>
    </w:p>
    <w:p w14:paraId="5652E1DA" w14:textId="53CE3B81" w:rsidR="002011A9" w:rsidRDefault="0076265F"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&lt;c</w:t>
      </w:r>
      <w:r w:rsidR="002011A9">
        <w:rPr>
          <w:rFonts w:ascii="Times New Roman" w:hAnsi="Times New Roman" w:cs="Times New Roman"/>
          <w:color w:val="000000"/>
        </w:rPr>
        <w:t>n</w:t>
      </w:r>
      <w:r w:rsidRPr="00AF364D">
        <w:rPr>
          <w:rFonts w:ascii="Times New Roman" w:hAnsi="Times New Roman" w:cs="Times New Roman"/>
          <w:color w:val="000000"/>
        </w:rPr>
        <w:t>&gt;</w:t>
      </w:r>
      <w:r>
        <w:rPr>
          <w:rFonts w:ascii="Times New Roman" w:hAnsi="Times New Roman" w:cs="Times New Roman"/>
          <w:color w:val="000000"/>
        </w:rPr>
        <w:t xml:space="preserve">Simulation </w:t>
      </w:r>
      <w:r w:rsidRPr="004379D4">
        <w:rPr>
          <w:rFonts w:ascii="Times New Roman" w:hAnsi="Times New Roman" w:cs="Times New Roman"/>
          <w:color w:val="000000"/>
        </w:rPr>
        <w:t>8</w:t>
      </w:r>
    </w:p>
    <w:p w14:paraId="14EA5A95" w14:textId="29CDB1A3" w:rsidR="0076265F" w:rsidRPr="00AF364D" w:rsidRDefault="002011A9"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&lt;ct&gt;</w:t>
      </w:r>
      <w:r w:rsidR="0076265F" w:rsidRPr="00AF364D">
        <w:rPr>
          <w:rFonts w:ascii="Times New Roman" w:hAnsi="Times New Roman" w:cs="Times New Roman"/>
          <w:color w:val="000000"/>
        </w:rPr>
        <w:t>Abdominal Injury</w:t>
      </w:r>
    </w:p>
    <w:bookmarkEnd w:id="0"/>
    <w:p w14:paraId="1AC29887" w14:textId="77777777" w:rsidR="002914FF" w:rsidRPr="00AF364D" w:rsidRDefault="002914FF" w:rsidP="004B4DEC">
      <w:pPr>
        <w:spacing w:line="480" w:lineRule="auto"/>
        <w:rPr>
          <w:rFonts w:ascii="Times New Roman" w:hAnsi="Times New Roman" w:cs="Times New Roman"/>
          <w:color w:val="000000"/>
        </w:rPr>
      </w:pPr>
    </w:p>
    <w:p w14:paraId="29AE8B92" w14:textId="1B6E3609" w:rsidR="0097377F" w:rsidRPr="00AF364D" w:rsidRDefault="0097377F"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&lt;a&gt;Instructor Simulation Summary</w:t>
      </w:r>
    </w:p>
    <w:p w14:paraId="685ACB97" w14:textId="131D57EA" w:rsidR="002011A9" w:rsidRDefault="002011A9" w:rsidP="002011A9">
      <w:pPr>
        <w:pStyle w:val="NormalWeb"/>
        <w:spacing w:before="0" w:beforeAutospacing="0" w:after="0" w:afterAutospacing="0" w:line="480" w:lineRule="auto"/>
        <w:rPr>
          <w:color w:val="000000"/>
        </w:rPr>
      </w:pPr>
      <w:bookmarkStart w:id="1" w:name="_Hlk212547612"/>
      <w:r w:rsidRPr="002011A9">
        <w:rPr>
          <w:color w:val="000000"/>
        </w:rPr>
        <w:t>An athlete is injured during a lacrosse game. Health care providers (HCPs) will decide if or when the athlete can return to play (RTP).</w:t>
      </w:r>
      <w:bookmarkEnd w:id="1"/>
    </w:p>
    <w:p w14:paraId="1515E8B2" w14:textId="77777777" w:rsidR="002011A9" w:rsidRPr="002011A9" w:rsidRDefault="002011A9" w:rsidP="002011A9">
      <w:pPr>
        <w:pStyle w:val="NormalWeb"/>
        <w:spacing w:before="0" w:beforeAutospacing="0" w:after="0" w:afterAutospacing="0" w:line="480" w:lineRule="auto"/>
        <w:rPr>
          <w:color w:val="000000"/>
        </w:rPr>
      </w:pPr>
    </w:p>
    <w:p w14:paraId="6E5B76F5" w14:textId="320DA3DF" w:rsidR="00310E00" w:rsidRPr="00AF364D" w:rsidRDefault="00310E00" w:rsidP="002011A9">
      <w:pPr>
        <w:pStyle w:val="NormalWeb"/>
        <w:spacing w:before="0" w:beforeAutospacing="0" w:after="0" w:afterAutospacing="0" w:line="480" w:lineRule="auto"/>
        <w:rPr>
          <w:color w:val="000000"/>
        </w:rPr>
      </w:pPr>
      <w:r w:rsidRPr="00AF364D">
        <w:rPr>
          <w:color w:val="000000"/>
        </w:rPr>
        <w:t>&lt;a&gt;Instructor</w:t>
      </w:r>
      <w:r w:rsidR="002C0FF3">
        <w:rPr>
          <w:color w:val="000000"/>
        </w:rPr>
        <w:t>-</w:t>
      </w:r>
      <w:r w:rsidRPr="00AF364D">
        <w:rPr>
          <w:color w:val="000000"/>
        </w:rPr>
        <w:t>Only Information</w:t>
      </w:r>
    </w:p>
    <w:p w14:paraId="51698B0E" w14:textId="165BDCEB" w:rsidR="00DB744D" w:rsidRPr="00AF364D" w:rsidRDefault="293CB740" w:rsidP="004B4DEC">
      <w:pPr>
        <w:pStyle w:val="NormalWeb"/>
        <w:spacing w:before="0" w:beforeAutospacing="0" w:after="0" w:afterAutospacing="0" w:line="480" w:lineRule="auto"/>
        <w:rPr>
          <w:color w:val="000000"/>
        </w:rPr>
      </w:pPr>
      <w:r>
        <w:rPr>
          <w:color w:val="000000"/>
        </w:rPr>
        <w:t xml:space="preserve">This simulation contains </w:t>
      </w:r>
      <w:r w:rsidR="00AD0F8A">
        <w:rPr>
          <w:color w:val="000000"/>
        </w:rPr>
        <w:t>two</w:t>
      </w:r>
      <w:r>
        <w:rPr>
          <w:color w:val="000000"/>
        </w:rPr>
        <w:t xml:space="preserve"> cases. In </w:t>
      </w:r>
      <w:r w:rsidRPr="004379D4">
        <w:rPr>
          <w:color w:val="000000"/>
        </w:rPr>
        <w:t>one</w:t>
      </w:r>
      <w:r>
        <w:rPr>
          <w:color w:val="000000"/>
        </w:rPr>
        <w:t xml:space="preserve"> case</w:t>
      </w:r>
      <w:r w:rsidR="009B25DB" w:rsidRPr="00AF364D">
        <w:rPr>
          <w:color w:val="000000"/>
        </w:rPr>
        <w:t>,</w:t>
      </w:r>
      <w:r w:rsidRPr="00AF364D">
        <w:rPr>
          <w:color w:val="000000"/>
        </w:rPr>
        <w:t xml:space="preserve"> the player was injured on the right side (liver)</w:t>
      </w:r>
      <w:r w:rsidR="002C0FF3">
        <w:rPr>
          <w:color w:val="000000"/>
        </w:rPr>
        <w:t>;</w:t>
      </w:r>
      <w:r w:rsidRPr="00AF364D">
        <w:rPr>
          <w:color w:val="000000"/>
        </w:rPr>
        <w:t xml:space="preserve"> </w:t>
      </w:r>
      <w:r w:rsidR="009B25DB" w:rsidRPr="00AF364D">
        <w:rPr>
          <w:color w:val="000000"/>
        </w:rPr>
        <w:t xml:space="preserve">in </w:t>
      </w:r>
      <w:r w:rsidRPr="00AF364D">
        <w:rPr>
          <w:color w:val="000000"/>
        </w:rPr>
        <w:t xml:space="preserve">the other </w:t>
      </w:r>
      <w:r w:rsidR="009B25DB" w:rsidRPr="00AF364D">
        <w:rPr>
          <w:color w:val="000000"/>
        </w:rPr>
        <w:t xml:space="preserve">case, the athlete was injured </w:t>
      </w:r>
      <w:r w:rsidRPr="00AF364D">
        <w:rPr>
          <w:color w:val="000000"/>
        </w:rPr>
        <w:t>on the left (spleen). While this aspect should be quick and easy to diagnose, the simulation is designed to promote a high index of suspicion and to monitor a patient or use appropriate tests to prevent putting an athlete in danger. Abdominal injuries can be slow to appear</w:t>
      </w:r>
      <w:r w:rsidR="002C0FF3">
        <w:rPr>
          <w:color w:val="000000"/>
        </w:rPr>
        <w:t>; thus,</w:t>
      </w:r>
      <w:r w:rsidRPr="00AF364D">
        <w:rPr>
          <w:color w:val="000000"/>
        </w:rPr>
        <w:t xml:space="preserve"> holding an athlete out of play is sometimes the best option so that a patient trend can be assessed. Both cases have a return</w:t>
      </w:r>
      <w:r w:rsidR="002C0FF3">
        <w:rPr>
          <w:color w:val="000000"/>
        </w:rPr>
        <w:t>-</w:t>
      </w:r>
      <w:r w:rsidRPr="00AF364D">
        <w:rPr>
          <w:color w:val="000000"/>
        </w:rPr>
        <w:t>to</w:t>
      </w:r>
      <w:r w:rsidR="002C0FF3">
        <w:rPr>
          <w:color w:val="000000"/>
        </w:rPr>
        <w:t xml:space="preserve">-play </w:t>
      </w:r>
      <w:r w:rsidRPr="00AF364D">
        <w:rPr>
          <w:color w:val="000000"/>
        </w:rPr>
        <w:t>(RTP) component.</w:t>
      </w:r>
    </w:p>
    <w:p w14:paraId="5BA80024" w14:textId="77777777" w:rsidR="002914FF" w:rsidRPr="00AF364D" w:rsidRDefault="002914FF" w:rsidP="004B4DEC">
      <w:pPr>
        <w:spacing w:line="480" w:lineRule="auto"/>
        <w:rPr>
          <w:rFonts w:ascii="Times New Roman" w:hAnsi="Times New Roman" w:cs="Times New Roman"/>
          <w:color w:val="000000"/>
        </w:rPr>
      </w:pPr>
    </w:p>
    <w:p w14:paraId="6A03DF0E" w14:textId="7188D43F" w:rsidR="0097377F" w:rsidRPr="00AF364D" w:rsidRDefault="002914FF"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&lt;a&gt;</w:t>
      </w:r>
      <w:r w:rsidR="0097377F" w:rsidRPr="00AF364D">
        <w:rPr>
          <w:rFonts w:ascii="Times New Roman" w:hAnsi="Times New Roman" w:cs="Times New Roman"/>
          <w:color w:val="000000"/>
        </w:rPr>
        <w:t xml:space="preserve">Scenario </w:t>
      </w:r>
      <w:r w:rsidR="009B25DB" w:rsidRPr="00AF364D">
        <w:rPr>
          <w:rFonts w:ascii="Times New Roman" w:hAnsi="Times New Roman" w:cs="Times New Roman"/>
          <w:color w:val="000000"/>
        </w:rPr>
        <w:t>S</w:t>
      </w:r>
      <w:r w:rsidR="0097377F" w:rsidRPr="00AF364D">
        <w:rPr>
          <w:rFonts w:ascii="Times New Roman" w:hAnsi="Times New Roman" w:cs="Times New Roman"/>
          <w:color w:val="000000"/>
        </w:rPr>
        <w:t>ynopsis</w:t>
      </w:r>
    </w:p>
    <w:p w14:paraId="21BD6588" w14:textId="75F8D6BF" w:rsidR="002011A9" w:rsidRPr="000837DF" w:rsidRDefault="002011A9" w:rsidP="002011A9">
      <w:pPr>
        <w:pStyle w:val="NormalWeb"/>
        <w:spacing w:before="0" w:beforeAutospacing="0" w:after="0" w:afterAutospacing="0" w:line="480" w:lineRule="auto"/>
        <w:rPr>
          <w:color w:val="000000"/>
        </w:rPr>
      </w:pPr>
      <w:r w:rsidRPr="002011A9">
        <w:rPr>
          <w:color w:val="000000"/>
        </w:rPr>
        <w:t>A lacrosse athlete was diving across the goal to shoot and landed on another player’s bent knee. The injury is severe enough that the player is slow to get up and walks off the field.</w:t>
      </w:r>
    </w:p>
    <w:p w14:paraId="7635E572" w14:textId="77777777" w:rsidR="002914FF" w:rsidRPr="00AF364D" w:rsidRDefault="002914FF" w:rsidP="002011A9">
      <w:pPr>
        <w:spacing w:line="480" w:lineRule="auto"/>
        <w:rPr>
          <w:rFonts w:ascii="Times New Roman" w:hAnsi="Times New Roman" w:cs="Times New Roman"/>
          <w:color w:val="000000"/>
        </w:rPr>
      </w:pPr>
    </w:p>
    <w:p w14:paraId="6A586B5C" w14:textId="13FB73CF" w:rsidR="0097377F" w:rsidRPr="00AF364D" w:rsidRDefault="002914FF"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&lt;a&gt;</w:t>
      </w:r>
      <w:r w:rsidR="293CB740" w:rsidRPr="00AF364D">
        <w:rPr>
          <w:rFonts w:ascii="Times New Roman" w:hAnsi="Times New Roman" w:cs="Times New Roman"/>
          <w:color w:val="000000"/>
        </w:rPr>
        <w:t>Content Area</w:t>
      </w:r>
    </w:p>
    <w:p w14:paraId="3B35F06B" w14:textId="242F3E94" w:rsidR="002011A9" w:rsidRPr="000837DF" w:rsidRDefault="002011A9" w:rsidP="002011A9">
      <w:pPr>
        <w:pStyle w:val="NormalWeb"/>
        <w:spacing w:before="0" w:beforeAutospacing="0" w:after="0" w:afterAutospacing="0" w:line="480" w:lineRule="auto"/>
        <w:rPr>
          <w:color w:val="000000"/>
        </w:rPr>
      </w:pPr>
      <w:r w:rsidRPr="002011A9">
        <w:rPr>
          <w:color w:val="000000"/>
        </w:rPr>
        <w:lastRenderedPageBreak/>
        <w:t>Students must be familiar with abdominal-related conditions and be able to perform tests or assessments that may rule in or rule out an abdominal or related condition.</w:t>
      </w:r>
    </w:p>
    <w:p w14:paraId="08EAF684" w14:textId="77777777" w:rsidR="002914FF" w:rsidRPr="00AF364D" w:rsidRDefault="002914FF" w:rsidP="002011A9">
      <w:pPr>
        <w:spacing w:line="480" w:lineRule="auto"/>
        <w:rPr>
          <w:rFonts w:ascii="Times New Roman" w:hAnsi="Times New Roman" w:cs="Times New Roman"/>
          <w:color w:val="000000"/>
        </w:rPr>
      </w:pPr>
    </w:p>
    <w:p w14:paraId="272EACC4" w14:textId="108973B5" w:rsidR="00D0107F" w:rsidRPr="00AF364D" w:rsidRDefault="002914FF"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&lt;a&gt;</w:t>
      </w:r>
      <w:r w:rsidR="00D0107F" w:rsidRPr="00AF364D">
        <w:rPr>
          <w:rFonts w:ascii="Times New Roman" w:hAnsi="Times New Roman" w:cs="Times New Roman"/>
          <w:color w:val="000000"/>
        </w:rPr>
        <w:t>Learning Objectives</w:t>
      </w:r>
    </w:p>
    <w:p w14:paraId="46D61EB2" w14:textId="77777777" w:rsidR="002011A9" w:rsidRPr="000837DF" w:rsidRDefault="002011A9" w:rsidP="000837DF">
      <w:pPr>
        <w:numPr>
          <w:ilvl w:val="0"/>
          <w:numId w:val="18"/>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Use appropriate physical examination techniques for the abdomen, including palpation, percussion, auscultation, inspection, or others</w:t>
      </w:r>
    </w:p>
    <w:p w14:paraId="1F64640A" w14:textId="77777777" w:rsidR="002011A9" w:rsidRPr="000837DF" w:rsidRDefault="002011A9" w:rsidP="000837DF">
      <w:pPr>
        <w:numPr>
          <w:ilvl w:val="0"/>
          <w:numId w:val="18"/>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Choose specific tests or notice specific signs for specific conditions</w:t>
      </w:r>
    </w:p>
    <w:p w14:paraId="695E9126" w14:textId="77777777" w:rsidR="002011A9" w:rsidRPr="000837DF" w:rsidRDefault="002011A9" w:rsidP="000837DF">
      <w:pPr>
        <w:numPr>
          <w:ilvl w:val="0"/>
          <w:numId w:val="18"/>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Identify the affected body systems or organs to refine a differential diagnosis</w:t>
      </w:r>
    </w:p>
    <w:p w14:paraId="6BF33D83" w14:textId="77777777" w:rsidR="002011A9" w:rsidRPr="000837DF" w:rsidRDefault="002011A9" w:rsidP="000837DF">
      <w:pPr>
        <w:numPr>
          <w:ilvl w:val="0"/>
          <w:numId w:val="18"/>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Identify emergent conditions</w:t>
      </w:r>
    </w:p>
    <w:p w14:paraId="6D8BBB34" w14:textId="77777777" w:rsidR="002011A9" w:rsidRPr="000837DF" w:rsidRDefault="002011A9" w:rsidP="000837DF">
      <w:pPr>
        <w:numPr>
          <w:ilvl w:val="0"/>
          <w:numId w:val="18"/>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Use time appropriately to follow up on a condition if an outcome is uncertain</w:t>
      </w:r>
    </w:p>
    <w:p w14:paraId="2499BA65" w14:textId="77777777" w:rsidR="002011A9" w:rsidRPr="000837DF" w:rsidRDefault="002011A9" w:rsidP="000837DF">
      <w:pPr>
        <w:numPr>
          <w:ilvl w:val="0"/>
          <w:numId w:val="18"/>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Understand when to refer or create a plan of next steps for each patient</w:t>
      </w:r>
    </w:p>
    <w:p w14:paraId="08F83369" w14:textId="77777777" w:rsidR="002914FF" w:rsidRPr="00AF364D" w:rsidRDefault="002914FF" w:rsidP="004B4DEC">
      <w:pPr>
        <w:spacing w:line="480" w:lineRule="auto"/>
        <w:rPr>
          <w:rFonts w:ascii="Times New Roman" w:hAnsi="Times New Roman" w:cs="Times New Roman"/>
          <w:color w:val="000000"/>
        </w:rPr>
      </w:pPr>
    </w:p>
    <w:p w14:paraId="25A0B4A5" w14:textId="6A746550" w:rsidR="003A22F0" w:rsidRPr="00AF364D" w:rsidRDefault="002914FF"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&lt;a&gt;</w:t>
      </w:r>
      <w:r>
        <w:rPr>
          <w:rFonts w:ascii="Times New Roman" w:hAnsi="Times New Roman" w:cs="Times New Roman"/>
          <w:color w:val="000000"/>
        </w:rPr>
        <w:t xml:space="preserve">CAATE </w:t>
      </w:r>
      <w:r w:rsidRPr="004379D4">
        <w:rPr>
          <w:rFonts w:ascii="Times New Roman" w:hAnsi="Times New Roman" w:cs="Times New Roman"/>
          <w:color w:val="000000"/>
        </w:rPr>
        <w:t>2020</w:t>
      </w:r>
      <w:r>
        <w:rPr>
          <w:rFonts w:ascii="Times New Roman" w:hAnsi="Times New Roman" w:cs="Times New Roman"/>
          <w:color w:val="000000"/>
        </w:rPr>
        <w:t xml:space="preserve"> Standards</w:t>
      </w:r>
    </w:p>
    <w:p w14:paraId="42B23AC5" w14:textId="774E82B4" w:rsidR="002011A9" w:rsidRPr="000837DF" w:rsidRDefault="002011A9" w:rsidP="000837DF">
      <w:pPr>
        <w:numPr>
          <w:ilvl w:val="0"/>
          <w:numId w:val="20"/>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Standard 68</w:t>
      </w:r>
    </w:p>
    <w:p w14:paraId="4A855FB9" w14:textId="2B797DC3" w:rsidR="002011A9" w:rsidRPr="000837DF" w:rsidRDefault="002011A9" w:rsidP="000837DF">
      <w:pPr>
        <w:numPr>
          <w:ilvl w:val="0"/>
          <w:numId w:val="20"/>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Standard 69</w:t>
      </w:r>
    </w:p>
    <w:p w14:paraId="79B612F9" w14:textId="519580A7" w:rsidR="002011A9" w:rsidRPr="000837DF" w:rsidRDefault="002011A9" w:rsidP="000837DF">
      <w:pPr>
        <w:numPr>
          <w:ilvl w:val="0"/>
          <w:numId w:val="20"/>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Standard 70</w:t>
      </w:r>
    </w:p>
    <w:p w14:paraId="5902C155" w14:textId="77777777" w:rsidR="002011A9" w:rsidRPr="000837DF" w:rsidRDefault="002011A9" w:rsidP="000837DF">
      <w:pPr>
        <w:numPr>
          <w:ilvl w:val="0"/>
          <w:numId w:val="20"/>
        </w:numPr>
        <w:spacing w:line="480" w:lineRule="auto"/>
        <w:ind w:left="720" w:hanging="360"/>
        <w:rPr>
          <w:rFonts w:ascii="Times New Roman" w:hAnsi="Times New Roman" w:cs="Times New Roman"/>
          <w:color w:val="000000"/>
        </w:rPr>
      </w:pPr>
      <w:r w:rsidRPr="000837DF">
        <w:rPr>
          <w:rFonts w:ascii="Times New Roman" w:hAnsi="Times New Roman" w:cs="Times New Roman"/>
          <w:color w:val="000000"/>
        </w:rPr>
        <w:t>Standard 71</w:t>
      </w:r>
    </w:p>
    <w:p w14:paraId="25788299" w14:textId="77777777" w:rsidR="002914FF" w:rsidRPr="00AF364D" w:rsidRDefault="002914FF" w:rsidP="004B4DEC">
      <w:pPr>
        <w:spacing w:line="480" w:lineRule="auto"/>
        <w:rPr>
          <w:rFonts w:ascii="Times New Roman" w:hAnsi="Times New Roman" w:cs="Times New Roman"/>
          <w:color w:val="000000"/>
        </w:rPr>
      </w:pPr>
    </w:p>
    <w:p w14:paraId="48FC239A" w14:textId="34F6B4C5" w:rsidR="4BAC5BA3" w:rsidRPr="00AF364D" w:rsidRDefault="0076265F" w:rsidP="004B4DEC">
      <w:pPr>
        <w:spacing w:line="480" w:lineRule="auto"/>
        <w:rPr>
          <w:rFonts w:ascii="Times New Roman" w:eastAsia="Times New Roman" w:hAnsi="Times New Roman" w:cs="Times New Roman"/>
          <w:b/>
          <w:bCs/>
          <w:color w:val="000000"/>
        </w:rPr>
      </w:pPr>
      <w:r w:rsidRPr="00AF364D">
        <w:rPr>
          <w:rFonts w:ascii="Times New Roman" w:hAnsi="Times New Roman" w:cs="Times New Roman"/>
          <w:b/>
          <w:bCs/>
          <w:color w:val="000000"/>
        </w:rPr>
        <w:t>\qq</w:t>
      </w:r>
      <w:r w:rsidR="4BAC5BA3" w:rsidRPr="00AF364D">
        <w:rPr>
          <w:rFonts w:ascii="Times New Roman" w:eastAsia="Times New Roman" w:hAnsi="Times New Roman" w:cs="Times New Roman"/>
          <w:b/>
          <w:bCs/>
          <w:color w:val="000000"/>
        </w:rPr>
        <w:t>BEGIN downloadable content</w:t>
      </w:r>
      <w:r w:rsidRPr="00AF364D">
        <w:rPr>
          <w:rFonts w:ascii="Times New Roman" w:eastAsia="Times New Roman" w:hAnsi="Times New Roman" w:cs="Times New Roman"/>
          <w:b/>
          <w:bCs/>
          <w:color w:val="000000"/>
        </w:rPr>
        <w:t>\</w:t>
      </w:r>
      <w:r w:rsidR="002C0FF3" w:rsidRPr="00F10B72">
        <w:rPr>
          <w:rFonts w:ascii="Times New Roman" w:eastAsia="Times New Roman" w:hAnsi="Times New Roman"/>
          <w:b/>
          <w:bCs/>
          <w:color w:val="000000"/>
        </w:rPr>
        <w:t>Button name: Simulation Schedule</w:t>
      </w:r>
    </w:p>
    <w:p w14:paraId="199EB435" w14:textId="77777777" w:rsidR="002C0FF3" w:rsidRPr="00F10B72" w:rsidRDefault="002C0FF3" w:rsidP="002C0FF3">
      <w:pPr>
        <w:spacing w:line="480" w:lineRule="auto"/>
        <w:rPr>
          <w:rFonts w:ascii="Times New Roman" w:eastAsia="Times New Roman" w:hAnsi="Times New Roman"/>
          <w:color w:val="000000"/>
        </w:rPr>
      </w:pPr>
      <w:r w:rsidRPr="004379D4">
        <w:rPr>
          <w:rFonts w:ascii="Times New Roman" w:eastAsia="Times New Roman" w:hAnsi="Times New Roman"/>
          <w:color w:val="000000"/>
        </w:rPr>
        <w:t>&lt;</w:t>
      </w:r>
      <w:r>
        <w:rPr>
          <w:rFonts w:ascii="Times New Roman" w:eastAsia="Times New Roman" w:hAnsi="Times New Roman"/>
          <w:color w:val="000000"/>
        </w:rPr>
        <w:t>title</w:t>
      </w:r>
      <w:r w:rsidRPr="004379D4">
        <w:rPr>
          <w:rFonts w:ascii="Times New Roman" w:eastAsia="Times New Roman" w:hAnsi="Times New Roman"/>
          <w:color w:val="000000"/>
        </w:rPr>
        <w:t>&gt;</w:t>
      </w:r>
      <w:r>
        <w:rPr>
          <w:rFonts w:ascii="Times New Roman" w:eastAsia="Times New Roman" w:hAnsi="Times New Roman"/>
          <w:color w:val="000000"/>
        </w:rPr>
        <w:t>Simulation</w:t>
      </w:r>
      <w:r w:rsidRPr="00F10B72">
        <w:rPr>
          <w:rFonts w:ascii="Times New Roman" w:eastAsia="Times New Roman" w:hAnsi="Times New Roman"/>
          <w:color w:val="000000"/>
        </w:rPr>
        <w:t xml:space="preserve"> Schedule</w:t>
      </w:r>
    </w:p>
    <w:p w14:paraId="7AEA8A67" w14:textId="5D36D858" w:rsidR="4BAC5BA3" w:rsidRPr="00AF364D" w:rsidRDefault="4BAC5BA3"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&lt;b&gt;Time</w:t>
      </w:r>
      <w:r w:rsidR="002C0FF3">
        <w:rPr>
          <w:rFonts w:ascii="Times New Roman" w:eastAsia="Times New Roman" w:hAnsi="Times New Roman" w:cs="Times New Roman"/>
          <w:color w:val="000000"/>
        </w:rPr>
        <w:t xml:space="preserve"> F</w:t>
      </w:r>
      <w:r w:rsidRPr="00AF364D">
        <w:rPr>
          <w:rFonts w:ascii="Times New Roman" w:eastAsia="Times New Roman" w:hAnsi="Times New Roman" w:cs="Times New Roman"/>
          <w:color w:val="000000"/>
        </w:rPr>
        <w:t xml:space="preserve">rame for </w:t>
      </w:r>
      <w:r w:rsidR="002914FF" w:rsidRPr="00AF364D">
        <w:rPr>
          <w:rFonts w:ascii="Times New Roman" w:eastAsia="Times New Roman" w:hAnsi="Times New Roman" w:cs="Times New Roman"/>
          <w:color w:val="000000"/>
        </w:rPr>
        <w:t>S</w:t>
      </w:r>
      <w:r w:rsidRPr="00AF364D">
        <w:rPr>
          <w:rFonts w:ascii="Times New Roman" w:eastAsia="Times New Roman" w:hAnsi="Times New Roman" w:cs="Times New Roman"/>
          <w:color w:val="000000"/>
        </w:rPr>
        <w:t>imulation</w:t>
      </w:r>
    </w:p>
    <w:p w14:paraId="39763141" w14:textId="20A5AA28" w:rsidR="002011A9" w:rsidRPr="000837DF" w:rsidRDefault="002011A9" w:rsidP="002011A9">
      <w:pPr>
        <w:pStyle w:val="NormalWeb"/>
        <w:spacing w:before="0" w:beforeAutospacing="0" w:after="0" w:afterAutospacing="0" w:line="480" w:lineRule="auto"/>
        <w:rPr>
          <w:color w:val="000000"/>
        </w:rPr>
      </w:pPr>
      <w:bookmarkStart w:id="2" w:name="_Hlk211869113"/>
      <w:r w:rsidRPr="002011A9">
        <w:rPr>
          <w:color w:val="000000"/>
        </w:rPr>
        <w:t>Each case is allotted 12 minutes with a 3-minute transition</w:t>
      </w:r>
    </w:p>
    <w:bookmarkEnd w:id="2"/>
    <w:p w14:paraId="3361A788" w14:textId="77777777" w:rsidR="002914FF" w:rsidRPr="00AF364D" w:rsidRDefault="002914FF" w:rsidP="002011A9">
      <w:pPr>
        <w:pStyle w:val="NormalWeb"/>
        <w:spacing w:before="0" w:beforeAutospacing="0" w:after="0" w:afterAutospacing="0" w:line="480" w:lineRule="auto"/>
        <w:rPr>
          <w:color w:val="000000"/>
        </w:rPr>
      </w:pPr>
    </w:p>
    <w:p w14:paraId="7A5F331E" w14:textId="4EB93CE3" w:rsidR="005E6905" w:rsidRPr="00AF364D" w:rsidRDefault="005E6905" w:rsidP="004B4DEC">
      <w:pPr>
        <w:pStyle w:val="NormalWeb"/>
        <w:spacing w:before="0" w:beforeAutospacing="0" w:after="0" w:afterAutospacing="0" w:line="480" w:lineRule="auto"/>
        <w:rPr>
          <w:color w:val="000000"/>
        </w:rPr>
      </w:pPr>
      <w:r w:rsidRPr="00AF364D">
        <w:rPr>
          <w:color w:val="000000"/>
        </w:rPr>
        <w:lastRenderedPageBreak/>
        <w:t>&lt;b&gt;Schedule Note</w:t>
      </w:r>
    </w:p>
    <w:p w14:paraId="28EA8089" w14:textId="1C1691EB" w:rsidR="005E6905" w:rsidRPr="00AF364D" w:rsidRDefault="005E6905" w:rsidP="004B4DEC">
      <w:pPr>
        <w:pStyle w:val="NormalWeb"/>
        <w:spacing w:before="0" w:beforeAutospacing="0" w:after="0" w:afterAutospacing="0" w:line="480" w:lineRule="auto"/>
        <w:rPr>
          <w:color w:val="000000"/>
        </w:rPr>
      </w:pPr>
      <w:r>
        <w:rPr>
          <w:color w:val="000000"/>
        </w:rPr>
        <w:t xml:space="preserve">The following template is based on choosing </w:t>
      </w:r>
      <w:r w:rsidR="002C0FF3">
        <w:rPr>
          <w:color w:val="000000"/>
        </w:rPr>
        <w:t>two</w:t>
      </w:r>
      <w:r>
        <w:rPr>
          <w:color w:val="000000"/>
        </w:rPr>
        <w:t xml:space="preserve"> </w:t>
      </w:r>
      <w:r w:rsidR="002C0FF3">
        <w:rPr>
          <w:color w:val="000000"/>
        </w:rPr>
        <w:t>standardized patients (</w:t>
      </w:r>
      <w:r>
        <w:rPr>
          <w:color w:val="000000"/>
        </w:rPr>
        <w:t>SPs</w:t>
      </w:r>
      <w:r w:rsidR="002C0FF3">
        <w:rPr>
          <w:color w:val="000000"/>
        </w:rPr>
        <w:t>)</w:t>
      </w:r>
      <w:r>
        <w:rPr>
          <w:color w:val="000000"/>
        </w:rPr>
        <w:t xml:space="preserve"> and each student seeing </w:t>
      </w:r>
      <w:r w:rsidRPr="004379D4">
        <w:rPr>
          <w:color w:val="000000"/>
        </w:rPr>
        <w:t>one</w:t>
      </w:r>
      <w:r>
        <w:rPr>
          <w:color w:val="000000"/>
        </w:rPr>
        <w:t xml:space="preserve"> patient (the patients can be the same or different).</w:t>
      </w:r>
      <w:r w:rsidR="002D496C" w:rsidRPr="00AF364D">
        <w:rPr>
          <w:color w:val="000000"/>
        </w:rPr>
        <w:t xml:space="preserve"> </w:t>
      </w:r>
      <w:r w:rsidRPr="00AF364D">
        <w:rPr>
          <w:color w:val="000000"/>
        </w:rPr>
        <w:t>If you choose to have the student see multiple patients, the schedule w</w:t>
      </w:r>
      <w:r w:rsidR="004322F4" w:rsidRPr="00AF364D">
        <w:rPr>
          <w:color w:val="000000"/>
        </w:rPr>
        <w:t>ill</w:t>
      </w:r>
      <w:r w:rsidRPr="00AF364D">
        <w:rPr>
          <w:color w:val="000000"/>
        </w:rPr>
        <w:t xml:space="preserve"> need to be adjusted.</w:t>
      </w:r>
    </w:p>
    <w:p w14:paraId="20244E07" w14:textId="77777777" w:rsidR="002914FF" w:rsidRPr="00AF364D" w:rsidRDefault="002914FF" w:rsidP="004B4DEC">
      <w:pPr>
        <w:spacing w:line="480" w:lineRule="auto"/>
        <w:rPr>
          <w:rFonts w:ascii="Times New Roman" w:eastAsia="Times New Roman" w:hAnsi="Times New Roman" w:cs="Times New Roman"/>
          <w:color w:val="000000"/>
        </w:rPr>
      </w:pPr>
    </w:p>
    <w:p w14:paraId="6CFCAF4D" w14:textId="77777777" w:rsidR="002914FF" w:rsidRDefault="002914FF"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&lt;b&gt;Sample Simulation Schedule</w:t>
      </w:r>
    </w:p>
    <w:tbl>
      <w:tblPr>
        <w:tblW w:w="3750" w:type="pct"/>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28"/>
        <w:gridCol w:w="2914"/>
        <w:gridCol w:w="2540"/>
      </w:tblGrid>
      <w:tr w:rsidR="002011A9" w:rsidRPr="00D53B0F" w14:paraId="28229E74" w14:textId="77777777" w:rsidTr="00002EDF">
        <w:trPr>
          <w:trHeight w:val="432"/>
        </w:trPr>
        <w:tc>
          <w:tcPr>
            <w:tcW w:w="1728" w:type="dxa"/>
            <w:tcBorders>
              <w:top w:val="single" w:sz="6" w:space="0" w:color="auto"/>
              <w:left w:val="single" w:sz="6" w:space="0" w:color="auto"/>
              <w:bottom w:val="single" w:sz="6" w:space="0" w:color="auto"/>
              <w:right w:val="single" w:sz="6" w:space="0" w:color="auto"/>
            </w:tcBorders>
            <w:shd w:val="clear" w:color="auto" w:fill="A73023"/>
          </w:tcPr>
          <w:p w14:paraId="3B6D798B" w14:textId="77777777" w:rsidR="002011A9" w:rsidRPr="000B6196" w:rsidRDefault="002011A9" w:rsidP="00002EDF">
            <w:pPr>
              <w:spacing w:line="480" w:lineRule="auto"/>
              <w:jc w:val="center"/>
              <w:rPr>
                <w:rFonts w:ascii="Times New Roman" w:hAnsi="Times New Roman" w:cs="Times New Roman"/>
                <w:b/>
                <w:bCs/>
                <w:color w:val="FFFFFF" w:themeColor="background1"/>
              </w:rPr>
            </w:pPr>
            <w:r w:rsidRPr="000B6196">
              <w:rPr>
                <w:rFonts w:ascii="Times New Roman" w:hAnsi="Times New Roman" w:cs="Times New Roman"/>
                <w:b/>
                <w:bCs/>
                <w:color w:val="FFFFFF" w:themeColor="background1"/>
              </w:rPr>
              <w:t>TIME</w:t>
            </w:r>
          </w:p>
        </w:tc>
        <w:tc>
          <w:tcPr>
            <w:tcW w:w="2914" w:type="dxa"/>
            <w:tcBorders>
              <w:top w:val="single" w:sz="6" w:space="0" w:color="auto"/>
              <w:left w:val="nil"/>
              <w:bottom w:val="single" w:sz="6" w:space="0" w:color="auto"/>
              <w:right w:val="single" w:sz="6" w:space="0" w:color="auto"/>
            </w:tcBorders>
            <w:shd w:val="clear" w:color="auto" w:fill="A73023"/>
          </w:tcPr>
          <w:p w14:paraId="71DC9911" w14:textId="77777777" w:rsidR="002011A9" w:rsidRPr="000B6196" w:rsidRDefault="002011A9" w:rsidP="00002EDF">
            <w:pPr>
              <w:spacing w:line="480" w:lineRule="auto"/>
              <w:jc w:val="center"/>
              <w:rPr>
                <w:rFonts w:ascii="Times New Roman" w:hAnsi="Times New Roman" w:cs="Times New Roman"/>
                <w:b/>
                <w:bCs/>
                <w:color w:val="FFFFFF" w:themeColor="background1"/>
              </w:rPr>
            </w:pPr>
            <w:r w:rsidRPr="000B6196">
              <w:rPr>
                <w:rFonts w:ascii="Times New Roman" w:hAnsi="Times New Roman" w:cs="Times New Roman"/>
                <w:b/>
                <w:bCs/>
                <w:color w:val="FFFFFF" w:themeColor="background1"/>
              </w:rPr>
              <w:t>LOCATION 1</w:t>
            </w:r>
          </w:p>
        </w:tc>
        <w:tc>
          <w:tcPr>
            <w:tcW w:w="2540" w:type="dxa"/>
            <w:tcBorders>
              <w:top w:val="single" w:sz="6" w:space="0" w:color="auto"/>
              <w:left w:val="nil"/>
              <w:bottom w:val="single" w:sz="6" w:space="0" w:color="auto"/>
              <w:right w:val="single" w:sz="6" w:space="0" w:color="auto"/>
            </w:tcBorders>
            <w:shd w:val="clear" w:color="auto" w:fill="A73023"/>
          </w:tcPr>
          <w:p w14:paraId="36E91DA2" w14:textId="77777777" w:rsidR="002011A9" w:rsidRPr="000B6196" w:rsidRDefault="002011A9" w:rsidP="00002EDF">
            <w:pPr>
              <w:spacing w:line="480" w:lineRule="auto"/>
              <w:jc w:val="center"/>
              <w:rPr>
                <w:rFonts w:ascii="Times New Roman" w:hAnsi="Times New Roman" w:cs="Times New Roman"/>
                <w:b/>
                <w:bCs/>
                <w:color w:val="FFFFFF" w:themeColor="background1"/>
              </w:rPr>
            </w:pPr>
            <w:r w:rsidRPr="000B6196">
              <w:rPr>
                <w:rFonts w:ascii="Times New Roman" w:hAnsi="Times New Roman" w:cs="Times New Roman"/>
                <w:b/>
                <w:bCs/>
                <w:color w:val="FFFFFF" w:themeColor="background1"/>
              </w:rPr>
              <w:t>LOCATION 2</w:t>
            </w:r>
          </w:p>
        </w:tc>
      </w:tr>
      <w:tr w:rsidR="002011A9" w:rsidRPr="00D53B0F" w14:paraId="1B48DDDB" w14:textId="77777777" w:rsidTr="00002EDF">
        <w:trPr>
          <w:trHeight w:val="432"/>
        </w:trPr>
        <w:tc>
          <w:tcPr>
            <w:tcW w:w="1728" w:type="dxa"/>
            <w:tcBorders>
              <w:top w:val="single" w:sz="6" w:space="0" w:color="auto"/>
              <w:left w:val="single" w:sz="6" w:space="0" w:color="auto"/>
              <w:bottom w:val="single" w:sz="6" w:space="0" w:color="auto"/>
              <w:right w:val="single" w:sz="6" w:space="0" w:color="auto"/>
            </w:tcBorders>
          </w:tcPr>
          <w:p w14:paraId="5325905F" w14:textId="68DEA7EF" w:rsidR="002011A9" w:rsidRPr="00D53B0F" w:rsidRDefault="002011A9" w:rsidP="002011A9">
            <w:pPr>
              <w:spacing w:line="480" w:lineRule="auto"/>
              <w:rPr>
                <w:rFonts w:ascii="Times New Roman" w:hAnsi="Times New Roman" w:cs="Times New Roman"/>
                <w:color w:val="000000"/>
              </w:rPr>
            </w:pPr>
            <w:r w:rsidRPr="004379D4">
              <w:rPr>
                <w:rFonts w:ascii="Times New Roman" w:hAnsi="Times New Roman" w:cs="Times New Roman"/>
                <w:color w:val="000000"/>
              </w:rPr>
              <w:t>10</w:t>
            </w:r>
            <w:r>
              <w:rPr>
                <w:rFonts w:ascii="Times New Roman" w:hAnsi="Times New Roman" w:cs="Times New Roman"/>
                <w:color w:val="000000"/>
              </w:rPr>
              <w:t>:</w:t>
            </w:r>
            <w:r w:rsidRPr="004379D4">
              <w:rPr>
                <w:rFonts w:ascii="Times New Roman" w:hAnsi="Times New Roman" w:cs="Times New Roman"/>
                <w:color w:val="000000"/>
              </w:rPr>
              <w:t>00-10</w:t>
            </w:r>
            <w:r>
              <w:rPr>
                <w:rFonts w:ascii="Times New Roman" w:hAnsi="Times New Roman" w:cs="Times New Roman"/>
                <w:color w:val="000000"/>
              </w:rPr>
              <w:t>:</w:t>
            </w:r>
            <w:r w:rsidRPr="004379D4">
              <w:rPr>
                <w:rFonts w:ascii="Times New Roman" w:hAnsi="Times New Roman" w:cs="Times New Roman"/>
                <w:color w:val="000000"/>
              </w:rPr>
              <w:t>12</w:t>
            </w:r>
          </w:p>
        </w:tc>
        <w:tc>
          <w:tcPr>
            <w:tcW w:w="2914" w:type="dxa"/>
            <w:tcBorders>
              <w:top w:val="single" w:sz="6" w:space="0" w:color="auto"/>
              <w:left w:val="nil"/>
              <w:bottom w:val="single" w:sz="6" w:space="0" w:color="auto"/>
              <w:right w:val="single" w:sz="6" w:space="0" w:color="auto"/>
            </w:tcBorders>
          </w:tcPr>
          <w:p w14:paraId="63206A3F" w14:textId="1B3D566C"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1</w:t>
            </w:r>
          </w:p>
        </w:tc>
        <w:tc>
          <w:tcPr>
            <w:tcW w:w="2540" w:type="dxa"/>
            <w:tcBorders>
              <w:top w:val="single" w:sz="6" w:space="0" w:color="auto"/>
              <w:left w:val="nil"/>
              <w:bottom w:val="single" w:sz="6" w:space="0" w:color="auto"/>
              <w:right w:val="single" w:sz="6" w:space="0" w:color="auto"/>
            </w:tcBorders>
          </w:tcPr>
          <w:p w14:paraId="6D98D5A4" w14:textId="7FCE14FD"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2</w:t>
            </w:r>
          </w:p>
        </w:tc>
      </w:tr>
      <w:tr w:rsidR="002011A9" w:rsidRPr="00D53B0F" w14:paraId="156B7F46" w14:textId="77777777" w:rsidTr="00002EDF">
        <w:trPr>
          <w:trHeight w:val="432"/>
        </w:trPr>
        <w:tc>
          <w:tcPr>
            <w:tcW w:w="1728" w:type="dxa"/>
            <w:tcBorders>
              <w:top w:val="nil"/>
              <w:left w:val="single" w:sz="6" w:space="0" w:color="auto"/>
              <w:bottom w:val="single" w:sz="6" w:space="0" w:color="auto"/>
              <w:right w:val="single" w:sz="6" w:space="0" w:color="auto"/>
            </w:tcBorders>
          </w:tcPr>
          <w:p w14:paraId="5573D5FA" w14:textId="3B889D3D" w:rsidR="002011A9" w:rsidRPr="00D53B0F" w:rsidRDefault="002011A9" w:rsidP="002011A9">
            <w:pPr>
              <w:spacing w:line="480" w:lineRule="auto"/>
              <w:rPr>
                <w:rFonts w:ascii="Times New Roman" w:hAnsi="Times New Roman" w:cs="Times New Roman"/>
                <w:color w:val="000000"/>
              </w:rPr>
            </w:pPr>
            <w:r w:rsidRPr="004379D4">
              <w:rPr>
                <w:rFonts w:ascii="Times New Roman" w:hAnsi="Times New Roman" w:cs="Times New Roman"/>
                <w:color w:val="000000"/>
              </w:rPr>
              <w:t>10</w:t>
            </w:r>
            <w:r>
              <w:rPr>
                <w:rFonts w:ascii="Times New Roman" w:hAnsi="Times New Roman" w:cs="Times New Roman"/>
                <w:color w:val="000000"/>
              </w:rPr>
              <w:t>:</w:t>
            </w:r>
            <w:r w:rsidRPr="004379D4">
              <w:rPr>
                <w:rFonts w:ascii="Times New Roman" w:hAnsi="Times New Roman" w:cs="Times New Roman"/>
                <w:color w:val="000000"/>
              </w:rPr>
              <w:t>15-10</w:t>
            </w:r>
            <w:r>
              <w:rPr>
                <w:rFonts w:ascii="Times New Roman" w:hAnsi="Times New Roman" w:cs="Times New Roman"/>
                <w:color w:val="000000"/>
              </w:rPr>
              <w:t>:</w:t>
            </w:r>
            <w:r w:rsidRPr="004379D4">
              <w:rPr>
                <w:rFonts w:ascii="Times New Roman" w:hAnsi="Times New Roman" w:cs="Times New Roman"/>
                <w:color w:val="000000"/>
              </w:rPr>
              <w:t>27</w:t>
            </w:r>
          </w:p>
        </w:tc>
        <w:tc>
          <w:tcPr>
            <w:tcW w:w="2914" w:type="dxa"/>
            <w:tcBorders>
              <w:top w:val="nil"/>
              <w:left w:val="nil"/>
              <w:bottom w:val="single" w:sz="6" w:space="0" w:color="auto"/>
              <w:right w:val="single" w:sz="6" w:space="0" w:color="auto"/>
            </w:tcBorders>
          </w:tcPr>
          <w:p w14:paraId="57E4B33B" w14:textId="79224737"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3</w:t>
            </w:r>
          </w:p>
        </w:tc>
        <w:tc>
          <w:tcPr>
            <w:tcW w:w="2540" w:type="dxa"/>
            <w:tcBorders>
              <w:top w:val="nil"/>
              <w:left w:val="nil"/>
              <w:bottom w:val="single" w:sz="6" w:space="0" w:color="auto"/>
              <w:right w:val="single" w:sz="6" w:space="0" w:color="auto"/>
            </w:tcBorders>
          </w:tcPr>
          <w:p w14:paraId="7BBCCF59" w14:textId="6FD87716"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4</w:t>
            </w:r>
          </w:p>
        </w:tc>
      </w:tr>
      <w:tr w:rsidR="002011A9" w:rsidRPr="00D53B0F" w14:paraId="299B1566" w14:textId="77777777" w:rsidTr="00002EDF">
        <w:trPr>
          <w:trHeight w:val="432"/>
        </w:trPr>
        <w:tc>
          <w:tcPr>
            <w:tcW w:w="1728" w:type="dxa"/>
            <w:tcBorders>
              <w:top w:val="nil"/>
              <w:left w:val="single" w:sz="6" w:space="0" w:color="auto"/>
              <w:bottom w:val="single" w:sz="6" w:space="0" w:color="auto"/>
              <w:right w:val="single" w:sz="6" w:space="0" w:color="auto"/>
            </w:tcBorders>
          </w:tcPr>
          <w:p w14:paraId="57FE504F" w14:textId="14BC39CA" w:rsidR="002011A9" w:rsidRPr="00D53B0F" w:rsidRDefault="002011A9" w:rsidP="002011A9">
            <w:pPr>
              <w:spacing w:line="480" w:lineRule="auto"/>
              <w:rPr>
                <w:rFonts w:ascii="Times New Roman" w:hAnsi="Times New Roman" w:cs="Times New Roman"/>
                <w:color w:val="000000"/>
              </w:rPr>
            </w:pPr>
            <w:r w:rsidRPr="004379D4">
              <w:rPr>
                <w:rFonts w:ascii="Times New Roman" w:hAnsi="Times New Roman" w:cs="Times New Roman"/>
                <w:color w:val="000000"/>
              </w:rPr>
              <w:t>10</w:t>
            </w:r>
            <w:r>
              <w:rPr>
                <w:rFonts w:ascii="Times New Roman" w:hAnsi="Times New Roman" w:cs="Times New Roman"/>
                <w:color w:val="000000"/>
              </w:rPr>
              <w:t>:</w:t>
            </w:r>
            <w:r w:rsidRPr="004379D4">
              <w:rPr>
                <w:rFonts w:ascii="Times New Roman" w:hAnsi="Times New Roman" w:cs="Times New Roman"/>
                <w:color w:val="000000"/>
              </w:rPr>
              <w:t>30-10</w:t>
            </w:r>
            <w:r>
              <w:rPr>
                <w:rFonts w:ascii="Times New Roman" w:hAnsi="Times New Roman" w:cs="Times New Roman"/>
                <w:color w:val="000000"/>
              </w:rPr>
              <w:t>:</w:t>
            </w:r>
            <w:r w:rsidRPr="004379D4">
              <w:rPr>
                <w:rFonts w:ascii="Times New Roman" w:hAnsi="Times New Roman" w:cs="Times New Roman"/>
                <w:color w:val="000000"/>
              </w:rPr>
              <w:t>42</w:t>
            </w:r>
          </w:p>
        </w:tc>
        <w:tc>
          <w:tcPr>
            <w:tcW w:w="2914" w:type="dxa"/>
            <w:tcBorders>
              <w:top w:val="nil"/>
              <w:left w:val="nil"/>
              <w:bottom w:val="single" w:sz="6" w:space="0" w:color="auto"/>
              <w:right w:val="single" w:sz="6" w:space="0" w:color="auto"/>
            </w:tcBorders>
          </w:tcPr>
          <w:p w14:paraId="525BC329" w14:textId="262C4D38"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5</w:t>
            </w:r>
          </w:p>
        </w:tc>
        <w:tc>
          <w:tcPr>
            <w:tcW w:w="2540" w:type="dxa"/>
            <w:tcBorders>
              <w:top w:val="nil"/>
              <w:left w:val="nil"/>
              <w:bottom w:val="single" w:sz="6" w:space="0" w:color="auto"/>
              <w:right w:val="single" w:sz="6" w:space="0" w:color="auto"/>
            </w:tcBorders>
          </w:tcPr>
          <w:p w14:paraId="255ADB48" w14:textId="163C7610"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6</w:t>
            </w:r>
          </w:p>
        </w:tc>
      </w:tr>
      <w:tr w:rsidR="002011A9" w:rsidRPr="00D53B0F" w14:paraId="16C13B35" w14:textId="77777777" w:rsidTr="00002EDF">
        <w:trPr>
          <w:trHeight w:val="432"/>
        </w:trPr>
        <w:tc>
          <w:tcPr>
            <w:tcW w:w="1728" w:type="dxa"/>
            <w:tcBorders>
              <w:top w:val="nil"/>
              <w:left w:val="single" w:sz="6" w:space="0" w:color="auto"/>
              <w:bottom w:val="single" w:sz="6" w:space="0" w:color="auto"/>
              <w:right w:val="single" w:sz="6" w:space="0" w:color="auto"/>
            </w:tcBorders>
          </w:tcPr>
          <w:p w14:paraId="3D90C565" w14:textId="329200DB" w:rsidR="002011A9" w:rsidRPr="00D53B0F" w:rsidRDefault="002011A9" w:rsidP="002011A9">
            <w:pPr>
              <w:spacing w:line="480" w:lineRule="auto"/>
              <w:rPr>
                <w:rFonts w:ascii="Times New Roman" w:hAnsi="Times New Roman" w:cs="Times New Roman"/>
                <w:color w:val="000000"/>
              </w:rPr>
            </w:pPr>
            <w:r w:rsidRPr="004379D4">
              <w:rPr>
                <w:rFonts w:ascii="Times New Roman" w:hAnsi="Times New Roman" w:cs="Times New Roman"/>
                <w:color w:val="000000"/>
              </w:rPr>
              <w:t>10</w:t>
            </w:r>
            <w:r>
              <w:rPr>
                <w:rFonts w:ascii="Times New Roman" w:hAnsi="Times New Roman" w:cs="Times New Roman"/>
                <w:color w:val="000000"/>
              </w:rPr>
              <w:t>:</w:t>
            </w:r>
            <w:r w:rsidRPr="004379D4">
              <w:rPr>
                <w:rFonts w:ascii="Times New Roman" w:hAnsi="Times New Roman" w:cs="Times New Roman"/>
                <w:color w:val="000000"/>
              </w:rPr>
              <w:t>45-10</w:t>
            </w:r>
            <w:r>
              <w:rPr>
                <w:rFonts w:ascii="Times New Roman" w:hAnsi="Times New Roman" w:cs="Times New Roman"/>
                <w:color w:val="000000"/>
              </w:rPr>
              <w:t>:</w:t>
            </w:r>
            <w:r w:rsidRPr="004379D4">
              <w:rPr>
                <w:rFonts w:ascii="Times New Roman" w:hAnsi="Times New Roman" w:cs="Times New Roman"/>
                <w:color w:val="000000"/>
              </w:rPr>
              <w:t>57</w:t>
            </w:r>
          </w:p>
        </w:tc>
        <w:tc>
          <w:tcPr>
            <w:tcW w:w="2914" w:type="dxa"/>
            <w:tcBorders>
              <w:top w:val="nil"/>
              <w:left w:val="nil"/>
              <w:bottom w:val="single" w:sz="6" w:space="0" w:color="auto"/>
              <w:right w:val="single" w:sz="6" w:space="0" w:color="auto"/>
            </w:tcBorders>
          </w:tcPr>
          <w:p w14:paraId="75F17746" w14:textId="42DE3183"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7</w:t>
            </w:r>
          </w:p>
        </w:tc>
        <w:tc>
          <w:tcPr>
            <w:tcW w:w="2540" w:type="dxa"/>
            <w:tcBorders>
              <w:top w:val="nil"/>
              <w:left w:val="nil"/>
              <w:bottom w:val="single" w:sz="6" w:space="0" w:color="auto"/>
              <w:right w:val="single" w:sz="6" w:space="0" w:color="auto"/>
            </w:tcBorders>
          </w:tcPr>
          <w:p w14:paraId="4B79B27D" w14:textId="416EAE03"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8</w:t>
            </w:r>
          </w:p>
        </w:tc>
      </w:tr>
      <w:tr w:rsidR="002011A9" w:rsidRPr="00D53B0F" w14:paraId="169E4406" w14:textId="77777777" w:rsidTr="00002EDF">
        <w:trPr>
          <w:trHeight w:val="432"/>
        </w:trPr>
        <w:tc>
          <w:tcPr>
            <w:tcW w:w="1728" w:type="dxa"/>
            <w:tcBorders>
              <w:top w:val="nil"/>
              <w:left w:val="single" w:sz="6" w:space="0" w:color="auto"/>
              <w:bottom w:val="single" w:sz="6" w:space="0" w:color="auto"/>
              <w:right w:val="single" w:sz="6" w:space="0" w:color="auto"/>
            </w:tcBorders>
          </w:tcPr>
          <w:p w14:paraId="0E0912E9" w14:textId="7506A7E9" w:rsidR="002011A9" w:rsidRPr="00D53B0F" w:rsidRDefault="002011A9" w:rsidP="002011A9">
            <w:pPr>
              <w:spacing w:line="480" w:lineRule="auto"/>
              <w:rPr>
                <w:rFonts w:ascii="Times New Roman" w:hAnsi="Times New Roman" w:cs="Times New Roman"/>
                <w:color w:val="000000"/>
              </w:rPr>
            </w:pPr>
            <w:r w:rsidRPr="004379D4">
              <w:rPr>
                <w:rFonts w:ascii="Times New Roman" w:hAnsi="Times New Roman" w:cs="Times New Roman"/>
                <w:color w:val="000000"/>
              </w:rPr>
              <w:t>11</w:t>
            </w:r>
            <w:r w:rsidRPr="00AF364D">
              <w:rPr>
                <w:rFonts w:ascii="Times New Roman" w:hAnsi="Times New Roman" w:cs="Times New Roman"/>
                <w:color w:val="000000"/>
              </w:rPr>
              <w:t>:</w:t>
            </w:r>
            <w:r w:rsidRPr="004379D4">
              <w:rPr>
                <w:rFonts w:ascii="Times New Roman" w:hAnsi="Times New Roman" w:cs="Times New Roman"/>
                <w:color w:val="000000"/>
              </w:rPr>
              <w:t>00-11</w:t>
            </w:r>
            <w:r>
              <w:rPr>
                <w:rFonts w:ascii="Times New Roman" w:hAnsi="Times New Roman" w:cs="Times New Roman"/>
                <w:color w:val="000000"/>
              </w:rPr>
              <w:t>:</w:t>
            </w:r>
            <w:r w:rsidRPr="004379D4">
              <w:rPr>
                <w:rFonts w:ascii="Times New Roman" w:hAnsi="Times New Roman" w:cs="Times New Roman"/>
                <w:color w:val="000000"/>
              </w:rPr>
              <w:t>12</w:t>
            </w:r>
          </w:p>
        </w:tc>
        <w:tc>
          <w:tcPr>
            <w:tcW w:w="2914" w:type="dxa"/>
            <w:tcBorders>
              <w:top w:val="nil"/>
              <w:left w:val="nil"/>
              <w:bottom w:val="single" w:sz="6" w:space="0" w:color="auto"/>
              <w:right w:val="single" w:sz="6" w:space="0" w:color="auto"/>
            </w:tcBorders>
          </w:tcPr>
          <w:p w14:paraId="0D272008" w14:textId="4E5DCD27"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9</w:t>
            </w:r>
          </w:p>
        </w:tc>
        <w:tc>
          <w:tcPr>
            <w:tcW w:w="2540" w:type="dxa"/>
            <w:tcBorders>
              <w:top w:val="nil"/>
              <w:left w:val="nil"/>
              <w:bottom w:val="single" w:sz="6" w:space="0" w:color="auto"/>
              <w:right w:val="single" w:sz="6" w:space="0" w:color="auto"/>
            </w:tcBorders>
          </w:tcPr>
          <w:p w14:paraId="31048CE7" w14:textId="40695739"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10</w:t>
            </w:r>
          </w:p>
        </w:tc>
      </w:tr>
      <w:tr w:rsidR="002011A9" w:rsidRPr="00D53B0F" w14:paraId="64991297" w14:textId="77777777" w:rsidTr="00002EDF">
        <w:trPr>
          <w:trHeight w:val="432"/>
        </w:trPr>
        <w:tc>
          <w:tcPr>
            <w:tcW w:w="1728" w:type="dxa"/>
            <w:tcBorders>
              <w:top w:val="nil"/>
              <w:left w:val="single" w:sz="6" w:space="0" w:color="auto"/>
              <w:bottom w:val="single" w:sz="4" w:space="0" w:color="auto"/>
              <w:right w:val="single" w:sz="6" w:space="0" w:color="auto"/>
            </w:tcBorders>
          </w:tcPr>
          <w:p w14:paraId="50A4664E" w14:textId="428023F3" w:rsidR="002011A9" w:rsidRPr="00D53B0F" w:rsidRDefault="002011A9" w:rsidP="002011A9">
            <w:pPr>
              <w:spacing w:line="480" w:lineRule="auto"/>
              <w:rPr>
                <w:rFonts w:ascii="Times New Roman" w:hAnsi="Times New Roman" w:cs="Times New Roman"/>
                <w:color w:val="000000"/>
              </w:rPr>
            </w:pPr>
            <w:r w:rsidRPr="004379D4">
              <w:rPr>
                <w:rFonts w:ascii="Times New Roman" w:hAnsi="Times New Roman" w:cs="Times New Roman"/>
                <w:color w:val="000000"/>
              </w:rPr>
              <w:t>11</w:t>
            </w:r>
            <w:r>
              <w:rPr>
                <w:rFonts w:ascii="Times New Roman" w:hAnsi="Times New Roman" w:cs="Times New Roman"/>
                <w:color w:val="000000"/>
              </w:rPr>
              <w:t>:</w:t>
            </w:r>
            <w:r w:rsidRPr="004379D4">
              <w:rPr>
                <w:rFonts w:ascii="Times New Roman" w:hAnsi="Times New Roman" w:cs="Times New Roman"/>
                <w:color w:val="000000"/>
              </w:rPr>
              <w:t>15-11</w:t>
            </w:r>
            <w:r>
              <w:rPr>
                <w:rFonts w:ascii="Times New Roman" w:hAnsi="Times New Roman" w:cs="Times New Roman"/>
                <w:color w:val="000000"/>
              </w:rPr>
              <w:t>:</w:t>
            </w:r>
            <w:r w:rsidRPr="004379D4">
              <w:rPr>
                <w:rFonts w:ascii="Times New Roman" w:hAnsi="Times New Roman" w:cs="Times New Roman"/>
                <w:color w:val="000000"/>
              </w:rPr>
              <w:t>27</w:t>
            </w:r>
          </w:p>
        </w:tc>
        <w:tc>
          <w:tcPr>
            <w:tcW w:w="2914" w:type="dxa"/>
            <w:tcBorders>
              <w:top w:val="nil"/>
              <w:left w:val="nil"/>
              <w:bottom w:val="single" w:sz="4" w:space="0" w:color="auto"/>
              <w:right w:val="single" w:sz="6" w:space="0" w:color="auto"/>
            </w:tcBorders>
          </w:tcPr>
          <w:p w14:paraId="4DF5AD28" w14:textId="74EF4D1E"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11</w:t>
            </w:r>
          </w:p>
        </w:tc>
        <w:tc>
          <w:tcPr>
            <w:tcW w:w="2540" w:type="dxa"/>
            <w:tcBorders>
              <w:top w:val="nil"/>
              <w:left w:val="nil"/>
              <w:bottom w:val="single" w:sz="4" w:space="0" w:color="auto"/>
              <w:right w:val="single" w:sz="6" w:space="0" w:color="auto"/>
            </w:tcBorders>
          </w:tcPr>
          <w:p w14:paraId="6500A3CE" w14:textId="6AB154AA" w:rsidR="002011A9" w:rsidRPr="00D53B0F" w:rsidRDefault="002011A9" w:rsidP="002011A9">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4379D4">
              <w:rPr>
                <w:rFonts w:ascii="Times New Roman" w:hAnsi="Times New Roman" w:cs="Times New Roman"/>
                <w:color w:val="000000"/>
              </w:rPr>
              <w:t>12</w:t>
            </w:r>
          </w:p>
        </w:tc>
      </w:tr>
      <w:tr w:rsidR="002011A9" w:rsidRPr="00D53B0F" w14:paraId="2E28A7FD" w14:textId="77777777" w:rsidTr="00002EDF">
        <w:trPr>
          <w:trHeight w:val="432"/>
        </w:trPr>
        <w:tc>
          <w:tcPr>
            <w:tcW w:w="7182" w:type="dxa"/>
            <w:gridSpan w:val="3"/>
            <w:tcBorders>
              <w:top w:val="single" w:sz="4" w:space="0" w:color="auto"/>
              <w:left w:val="single" w:sz="4" w:space="0" w:color="auto"/>
              <w:bottom w:val="single" w:sz="4" w:space="0" w:color="auto"/>
              <w:right w:val="single" w:sz="4" w:space="0" w:color="auto"/>
            </w:tcBorders>
          </w:tcPr>
          <w:p w14:paraId="6DB0AEA3" w14:textId="77777777" w:rsidR="002011A9" w:rsidRPr="00D53B0F" w:rsidRDefault="002011A9" w:rsidP="00002EDF">
            <w:pPr>
              <w:spacing w:line="480" w:lineRule="auto"/>
              <w:rPr>
                <w:rFonts w:ascii="Times New Roman" w:hAnsi="Times New Roman" w:cs="Times New Roman"/>
                <w:color w:val="000000"/>
              </w:rPr>
            </w:pPr>
            <w:r w:rsidRPr="00D53B0F">
              <w:rPr>
                <w:rFonts w:ascii="Times New Roman" w:hAnsi="Times New Roman" w:cs="Times New Roman"/>
                <w:color w:val="000000"/>
              </w:rPr>
              <w:t xml:space="preserve">Debrief: </w:t>
            </w:r>
            <w:r>
              <w:rPr>
                <w:rFonts w:ascii="Times New Roman" w:hAnsi="Times New Roman" w:cs="Times New Roman"/>
                <w:color w:val="000000"/>
              </w:rPr>
              <w:t>≥</w:t>
            </w:r>
            <w:r w:rsidRPr="00156A5A">
              <w:rPr>
                <w:rFonts w:ascii="Times New Roman" w:hAnsi="Times New Roman" w:cs="Times New Roman"/>
                <w:color w:val="000000"/>
              </w:rPr>
              <w:t>30 min</w:t>
            </w:r>
          </w:p>
        </w:tc>
      </w:tr>
    </w:tbl>
    <w:p w14:paraId="1207F8E8" w14:textId="6A68F941" w:rsidR="4BAC5BA3" w:rsidRPr="00AF364D" w:rsidRDefault="009B25DB" w:rsidP="004B4DEC">
      <w:pPr>
        <w:spacing w:line="480" w:lineRule="auto"/>
        <w:rPr>
          <w:rFonts w:ascii="Times New Roman" w:hAnsi="Times New Roman" w:cs="Times New Roman"/>
          <w:b/>
          <w:bCs/>
          <w:color w:val="000000"/>
        </w:rPr>
      </w:pPr>
      <w:bookmarkStart w:id="3" w:name="_Hlk212547664"/>
      <w:r w:rsidRPr="00AF364D">
        <w:rPr>
          <w:rFonts w:ascii="Times New Roman" w:hAnsi="Times New Roman" w:cs="Times New Roman"/>
          <w:b/>
          <w:bCs/>
          <w:color w:val="000000"/>
        </w:rPr>
        <w:t>\qqEND downloadable content\</w:t>
      </w:r>
    </w:p>
    <w:p w14:paraId="0E78CBD0" w14:textId="77777777" w:rsidR="002914FF" w:rsidRPr="00AF364D" w:rsidRDefault="002914FF" w:rsidP="004B4DEC">
      <w:pPr>
        <w:spacing w:line="480" w:lineRule="auto"/>
        <w:rPr>
          <w:rFonts w:ascii="Times New Roman" w:hAnsi="Times New Roman" w:cs="Times New Roman"/>
          <w:color w:val="000000"/>
        </w:rPr>
      </w:pPr>
    </w:p>
    <w:p w14:paraId="58C5D6E4" w14:textId="7EEE116E" w:rsidR="009B25DB" w:rsidRPr="00AF364D" w:rsidRDefault="009B25DB" w:rsidP="004B4DEC">
      <w:pPr>
        <w:spacing w:line="480" w:lineRule="auto"/>
        <w:rPr>
          <w:rFonts w:ascii="Times New Roman" w:eastAsia="Times New Roman" w:hAnsi="Times New Roman" w:cs="Times New Roman"/>
          <w:b/>
          <w:bCs/>
          <w:color w:val="000000"/>
        </w:rPr>
      </w:pPr>
      <w:r w:rsidRPr="00AF364D">
        <w:rPr>
          <w:rFonts w:ascii="Times New Roman" w:hAnsi="Times New Roman" w:cs="Times New Roman"/>
          <w:b/>
          <w:bCs/>
          <w:color w:val="000000"/>
        </w:rPr>
        <w:t>\qq</w:t>
      </w:r>
      <w:r w:rsidRPr="00AF364D">
        <w:rPr>
          <w:rFonts w:ascii="Times New Roman" w:eastAsia="Times New Roman" w:hAnsi="Times New Roman" w:cs="Times New Roman"/>
          <w:b/>
          <w:bCs/>
          <w:color w:val="000000"/>
        </w:rPr>
        <w:t>BEGIN downloadable content\</w:t>
      </w:r>
      <w:r w:rsidR="002C0FF3" w:rsidRPr="00F10B72">
        <w:rPr>
          <w:rFonts w:ascii="Times New Roman" w:eastAsia="Times New Roman" w:hAnsi="Times New Roman"/>
          <w:b/>
          <w:bCs/>
          <w:color w:val="000000"/>
        </w:rPr>
        <w:t xml:space="preserve">Button name: </w:t>
      </w:r>
      <w:r w:rsidR="002C0FF3" w:rsidRPr="00D4738E">
        <w:rPr>
          <w:rFonts w:ascii="Times New Roman" w:hAnsi="Times New Roman" w:cs="Times New Roman"/>
          <w:b/>
          <w:bCs/>
          <w:color w:val="000000"/>
        </w:rPr>
        <w:t>Personnel, Equipment, and Moulage</w:t>
      </w:r>
    </w:p>
    <w:bookmarkEnd w:id="3"/>
    <w:p w14:paraId="32D50ABD" w14:textId="55EF8251" w:rsidR="00FA0088" w:rsidRPr="00AF364D" w:rsidRDefault="1D18A1B9"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w:t>
      </w:r>
      <w:r w:rsidR="00E90501" w:rsidRPr="00AF364D">
        <w:rPr>
          <w:rFonts w:ascii="Times New Roman" w:hAnsi="Times New Roman" w:cs="Times New Roman"/>
          <w:color w:val="000000"/>
        </w:rPr>
        <w:t>title&gt;</w:t>
      </w:r>
      <w:r w:rsidRPr="00AF364D">
        <w:rPr>
          <w:rFonts w:ascii="Times New Roman" w:hAnsi="Times New Roman" w:cs="Times New Roman"/>
          <w:color w:val="000000"/>
        </w:rPr>
        <w:t>Personnel, Equipment, and Moulage</w:t>
      </w:r>
    </w:p>
    <w:p w14:paraId="08D2269B" w14:textId="606738B0" w:rsidR="00E90501" w:rsidRPr="00AF364D" w:rsidRDefault="00E90501"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w:t>
      </w:r>
      <w:r w:rsidR="1D18A1B9" w:rsidRPr="00AF364D">
        <w:rPr>
          <w:rFonts w:ascii="Times New Roman" w:hAnsi="Times New Roman" w:cs="Times New Roman"/>
          <w:color w:val="000000"/>
        </w:rPr>
        <w:t>Personnel</w:t>
      </w:r>
    </w:p>
    <w:p w14:paraId="01E6D4F4" w14:textId="35858CAB" w:rsidR="1D18A1B9" w:rsidRPr="00AF364D" w:rsidRDefault="002C0FF3" w:rsidP="004B4DEC">
      <w:pPr>
        <w:spacing w:line="480" w:lineRule="auto"/>
        <w:rPr>
          <w:rFonts w:ascii="Times New Roman" w:hAnsi="Times New Roman" w:cs="Times New Roman"/>
          <w:color w:val="000000"/>
        </w:rPr>
      </w:pPr>
      <w:r>
        <w:rPr>
          <w:rFonts w:ascii="Times New Roman" w:hAnsi="Times New Roman" w:cs="Times New Roman"/>
          <w:color w:val="000000"/>
        </w:rPr>
        <w:t>One</w:t>
      </w:r>
      <w:r w:rsidR="1D18A1B9">
        <w:rPr>
          <w:rFonts w:ascii="Times New Roman" w:hAnsi="Times New Roman" w:cs="Times New Roman"/>
          <w:color w:val="000000"/>
        </w:rPr>
        <w:t xml:space="preserve"> SP per situation, </w:t>
      </w:r>
      <w:r>
        <w:rPr>
          <w:rFonts w:ascii="Times New Roman" w:hAnsi="Times New Roman" w:cs="Times New Roman"/>
          <w:color w:val="000000"/>
        </w:rPr>
        <w:t>One</w:t>
      </w:r>
      <w:r w:rsidR="1D18A1B9">
        <w:rPr>
          <w:rFonts w:ascii="Times New Roman" w:hAnsi="Times New Roman" w:cs="Times New Roman"/>
          <w:color w:val="000000"/>
        </w:rPr>
        <w:t xml:space="preserve"> </w:t>
      </w:r>
      <w:r>
        <w:rPr>
          <w:rFonts w:ascii="Times New Roman" w:hAnsi="Times New Roman" w:cs="Times New Roman"/>
          <w:color w:val="000000"/>
        </w:rPr>
        <w:t>p</w:t>
      </w:r>
      <w:r w:rsidR="1D18A1B9">
        <w:rPr>
          <w:rFonts w:ascii="Times New Roman" w:hAnsi="Times New Roman" w:cs="Times New Roman"/>
          <w:color w:val="000000"/>
        </w:rPr>
        <w:t>roctor per situation</w:t>
      </w:r>
    </w:p>
    <w:p w14:paraId="5E928BA8" w14:textId="77777777" w:rsidR="00E90501" w:rsidRPr="00AF364D" w:rsidRDefault="00E90501" w:rsidP="004B4DEC">
      <w:pPr>
        <w:spacing w:line="480" w:lineRule="auto"/>
        <w:rPr>
          <w:rFonts w:ascii="Times New Roman" w:hAnsi="Times New Roman" w:cs="Times New Roman"/>
          <w:color w:val="000000"/>
        </w:rPr>
      </w:pPr>
    </w:p>
    <w:p w14:paraId="4F9547A6" w14:textId="79A2012F" w:rsidR="00E90501" w:rsidRPr="00AF364D" w:rsidRDefault="00E90501"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w:t>
      </w:r>
      <w:r w:rsidR="00FA0088" w:rsidRPr="00AF364D">
        <w:rPr>
          <w:rFonts w:ascii="Times New Roman" w:hAnsi="Times New Roman" w:cs="Times New Roman"/>
          <w:color w:val="000000"/>
        </w:rPr>
        <w:t>Equipment</w:t>
      </w:r>
    </w:p>
    <w:p w14:paraId="3209CA28" w14:textId="5F72567C" w:rsidR="00FA0088"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Standard </w:t>
      </w:r>
      <w:r w:rsidR="002C0FF3">
        <w:rPr>
          <w:rFonts w:ascii="Times New Roman" w:hAnsi="Times New Roman" w:cs="Times New Roman"/>
          <w:color w:val="000000"/>
        </w:rPr>
        <w:t>e</w:t>
      </w:r>
      <w:r w:rsidRPr="00AF364D">
        <w:rPr>
          <w:rFonts w:ascii="Times New Roman" w:hAnsi="Times New Roman" w:cs="Times New Roman"/>
          <w:color w:val="000000"/>
        </w:rPr>
        <w:t>quipment for sideline, see Instructor Introduction to Simulation</w:t>
      </w:r>
    </w:p>
    <w:p w14:paraId="2DFDAF0E" w14:textId="77777777" w:rsidR="00E90501" w:rsidRPr="00AF364D" w:rsidRDefault="00E90501" w:rsidP="004B4DEC">
      <w:pPr>
        <w:spacing w:line="480" w:lineRule="auto"/>
        <w:rPr>
          <w:rFonts w:ascii="Times New Roman" w:hAnsi="Times New Roman" w:cs="Times New Roman"/>
          <w:color w:val="000000"/>
        </w:rPr>
      </w:pPr>
    </w:p>
    <w:p w14:paraId="5B55893D" w14:textId="37EBD7BA" w:rsidR="00E90501" w:rsidRPr="00AF364D" w:rsidRDefault="00E90501"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w:t>
      </w:r>
      <w:r w:rsidR="003F3C3D" w:rsidRPr="00AF364D">
        <w:rPr>
          <w:rFonts w:ascii="Times New Roman" w:hAnsi="Times New Roman" w:cs="Times New Roman"/>
          <w:color w:val="000000"/>
        </w:rPr>
        <w:t>Moulage</w:t>
      </w:r>
    </w:p>
    <w:p w14:paraId="0F4D9221" w14:textId="406CAF22" w:rsidR="00DB744D"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Consider slight discoloration or bruising. This is more to clarify the area of pain for the SP and </w:t>
      </w:r>
      <w:r w:rsidR="00C3713E">
        <w:rPr>
          <w:rFonts w:ascii="Times New Roman" w:hAnsi="Times New Roman" w:cs="Times New Roman"/>
          <w:color w:val="000000"/>
        </w:rPr>
        <w:t>health care provider (</w:t>
      </w:r>
      <w:r w:rsidRPr="00AF364D">
        <w:rPr>
          <w:rFonts w:ascii="Times New Roman" w:hAnsi="Times New Roman" w:cs="Times New Roman"/>
          <w:color w:val="000000"/>
        </w:rPr>
        <w:t>HCP</w:t>
      </w:r>
      <w:r w:rsidR="00C3713E">
        <w:rPr>
          <w:rFonts w:ascii="Times New Roman" w:hAnsi="Times New Roman" w:cs="Times New Roman"/>
          <w:color w:val="000000"/>
        </w:rPr>
        <w:t>)</w:t>
      </w:r>
      <w:r w:rsidRPr="00AF364D">
        <w:rPr>
          <w:rFonts w:ascii="Times New Roman" w:hAnsi="Times New Roman" w:cs="Times New Roman"/>
          <w:color w:val="000000"/>
        </w:rPr>
        <w:t xml:space="preserve"> </w:t>
      </w:r>
      <w:r w:rsidR="002C0FF3">
        <w:rPr>
          <w:rFonts w:ascii="Times New Roman" w:hAnsi="Times New Roman" w:cs="Times New Roman"/>
          <w:color w:val="000000"/>
        </w:rPr>
        <w:t>because</w:t>
      </w:r>
      <w:r w:rsidR="002C0FF3" w:rsidRPr="00AF364D">
        <w:rPr>
          <w:rFonts w:ascii="Times New Roman" w:hAnsi="Times New Roman" w:cs="Times New Roman"/>
          <w:color w:val="000000"/>
        </w:rPr>
        <w:t xml:space="preserve"> </w:t>
      </w:r>
      <w:r w:rsidRPr="00AF364D">
        <w:rPr>
          <w:rFonts w:ascii="Times New Roman" w:hAnsi="Times New Roman" w:cs="Times New Roman"/>
          <w:color w:val="000000"/>
        </w:rPr>
        <w:t>any substantial bruising would not likely appear this</w:t>
      </w:r>
      <w:r w:rsidR="001E23BA" w:rsidRPr="00AF364D">
        <w:rPr>
          <w:rFonts w:ascii="Times New Roman" w:hAnsi="Times New Roman" w:cs="Times New Roman"/>
          <w:color w:val="000000"/>
        </w:rPr>
        <w:t xml:space="preserve"> quickly</w:t>
      </w:r>
      <w:r w:rsidRPr="00AF364D">
        <w:rPr>
          <w:rFonts w:ascii="Times New Roman" w:hAnsi="Times New Roman" w:cs="Times New Roman"/>
          <w:color w:val="000000"/>
        </w:rPr>
        <w:t>.</w:t>
      </w:r>
      <w:bookmarkStart w:id="4" w:name="_Hlk212041045"/>
    </w:p>
    <w:p w14:paraId="780BDC8D" w14:textId="77777777" w:rsidR="009B25DB" w:rsidRPr="00AF364D" w:rsidRDefault="009B25DB" w:rsidP="004B4DEC">
      <w:pPr>
        <w:spacing w:line="480" w:lineRule="auto"/>
        <w:rPr>
          <w:rFonts w:ascii="Times New Roman" w:hAnsi="Times New Roman" w:cs="Times New Roman"/>
          <w:b/>
          <w:bCs/>
          <w:color w:val="000000"/>
        </w:rPr>
      </w:pPr>
      <w:r w:rsidRPr="00AF364D">
        <w:rPr>
          <w:rFonts w:ascii="Times New Roman" w:hAnsi="Times New Roman" w:cs="Times New Roman"/>
          <w:b/>
          <w:bCs/>
          <w:color w:val="000000"/>
        </w:rPr>
        <w:t>\qqEND downloadable content\</w:t>
      </w:r>
    </w:p>
    <w:p w14:paraId="25DDBC1A" w14:textId="77777777" w:rsidR="002914FF" w:rsidRPr="00AF364D" w:rsidRDefault="002914FF" w:rsidP="004B4DEC">
      <w:pPr>
        <w:spacing w:line="480" w:lineRule="auto"/>
        <w:rPr>
          <w:rFonts w:ascii="Times New Roman" w:hAnsi="Times New Roman" w:cs="Times New Roman"/>
          <w:color w:val="000000"/>
        </w:rPr>
      </w:pPr>
    </w:p>
    <w:p w14:paraId="171B64A5" w14:textId="77777777" w:rsidR="002914FF" w:rsidRPr="00AF364D" w:rsidRDefault="002914FF" w:rsidP="004B4DEC">
      <w:pPr>
        <w:spacing w:line="480" w:lineRule="auto"/>
        <w:rPr>
          <w:rFonts w:ascii="Times New Roman" w:eastAsia="Times New Roman" w:hAnsi="Times New Roman" w:cs="Times New Roman"/>
          <w:b/>
          <w:bCs/>
          <w:color w:val="000000"/>
        </w:rPr>
      </w:pPr>
      <w:bookmarkStart w:id="5" w:name="_Hlk212729624"/>
      <w:bookmarkEnd w:id="4"/>
      <w:r w:rsidRPr="00AF364D">
        <w:rPr>
          <w:rFonts w:ascii="Times New Roman" w:eastAsia="Times New Roman" w:hAnsi="Times New Roman" w:cs="Times New Roman"/>
          <w:b/>
          <w:bCs/>
          <w:color w:val="000000"/>
        </w:rPr>
        <w:t xml:space="preserve">\qqBEGIN downloadable content. </w:t>
      </w:r>
      <w:bookmarkStart w:id="6" w:name="_Hlk213079907"/>
      <w:r w:rsidRPr="00AF364D">
        <w:rPr>
          <w:rFonts w:ascii="Times New Roman" w:eastAsia="Times New Roman" w:hAnsi="Times New Roman" w:cs="Times New Roman"/>
          <w:b/>
          <w:bCs/>
          <w:color w:val="000000"/>
        </w:rPr>
        <w:t>Button name: Situation and Setting</w:t>
      </w:r>
      <w:bookmarkEnd w:id="6"/>
    </w:p>
    <w:p w14:paraId="10F0D3A1" w14:textId="77777777" w:rsidR="002914FF" w:rsidRPr="00AF364D" w:rsidRDefault="002914FF" w:rsidP="004B4DEC">
      <w:pPr>
        <w:spacing w:line="480" w:lineRule="auto"/>
        <w:rPr>
          <w:rFonts w:ascii="Times New Roman" w:eastAsia="Times New Roman" w:hAnsi="Times New Roman" w:cs="Times New Roman"/>
          <w:color w:val="000000"/>
        </w:rPr>
      </w:pPr>
      <w:r w:rsidRPr="00AF364D">
        <w:rPr>
          <w:rFonts w:ascii="Times New Roman" w:hAnsi="Times New Roman" w:cs="Times New Roman"/>
          <w:color w:val="000000"/>
        </w:rPr>
        <w:t>&lt;title&gt;Situation and Setting</w:t>
      </w:r>
    </w:p>
    <w:bookmarkEnd w:id="5"/>
    <w:p w14:paraId="30C7C16D" w14:textId="786F8F51" w:rsidR="008F587C" w:rsidRPr="00AF364D" w:rsidRDefault="00B31E81"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w:t>
      </w:r>
      <w:r w:rsidR="4BAC5BA3" w:rsidRPr="00AF364D">
        <w:rPr>
          <w:rFonts w:ascii="Times New Roman" w:hAnsi="Times New Roman" w:cs="Times New Roman"/>
          <w:color w:val="000000"/>
        </w:rPr>
        <w:t>Simulation Situation</w:t>
      </w:r>
    </w:p>
    <w:p w14:paraId="28A07FB7" w14:textId="7D9065A1" w:rsidR="002011A9" w:rsidRPr="000837DF" w:rsidRDefault="002011A9" w:rsidP="002011A9">
      <w:pPr>
        <w:pStyle w:val="NormalWeb"/>
        <w:spacing w:before="0" w:beforeAutospacing="0" w:after="0" w:afterAutospacing="0" w:line="480" w:lineRule="auto"/>
        <w:rPr>
          <w:color w:val="000000"/>
        </w:rPr>
      </w:pPr>
      <w:r w:rsidRPr="002011A9">
        <w:rPr>
          <w:color w:val="000000"/>
        </w:rPr>
        <w:t>A lacrosse player was diving to shoot and landed on another player’s bent knee. The player folded in half and was slow to get up. The player has now walked over to you on the sideline.</w:t>
      </w:r>
    </w:p>
    <w:p w14:paraId="298D6421" w14:textId="77777777" w:rsidR="002914FF" w:rsidRPr="00AF364D" w:rsidRDefault="002914FF" w:rsidP="002011A9">
      <w:pPr>
        <w:spacing w:line="480" w:lineRule="auto"/>
        <w:rPr>
          <w:rFonts w:ascii="Times New Roman" w:eastAsia="Times New Roman" w:hAnsi="Times New Roman" w:cs="Times New Roman"/>
          <w:color w:val="000000"/>
        </w:rPr>
      </w:pPr>
    </w:p>
    <w:p w14:paraId="327A090F" w14:textId="3A0694F6" w:rsidR="4BAC5BA3" w:rsidRPr="00AF364D" w:rsidRDefault="4BAC5BA3"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&lt;b&gt;Setting</w:t>
      </w:r>
    </w:p>
    <w:p w14:paraId="771B2FFE" w14:textId="04743A93" w:rsidR="002011A9" w:rsidRPr="000837DF" w:rsidRDefault="002011A9" w:rsidP="002011A9">
      <w:pPr>
        <w:pStyle w:val="NormalWeb"/>
        <w:spacing w:before="0" w:beforeAutospacing="0" w:after="0" w:afterAutospacing="0" w:line="480" w:lineRule="auto"/>
        <w:rPr>
          <w:color w:val="000000"/>
        </w:rPr>
      </w:pPr>
      <w:r w:rsidRPr="002011A9">
        <w:rPr>
          <w:color w:val="000000"/>
        </w:rPr>
        <w:t>Sideline of a lacrosse game</w:t>
      </w:r>
    </w:p>
    <w:p w14:paraId="30103E61" w14:textId="18C66AA4" w:rsidR="00363E31" w:rsidRPr="00AF364D" w:rsidDel="00E90501" w:rsidRDefault="00363E31" w:rsidP="002011A9">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b/>
          <w:bCs/>
          <w:color w:val="000000"/>
        </w:rPr>
        <w:t>\qqEND downloadable content\</w:t>
      </w:r>
    </w:p>
    <w:p w14:paraId="3AF487E5" w14:textId="1E6B6425" w:rsidR="388A1369" w:rsidRPr="00AF364D" w:rsidRDefault="388A1369" w:rsidP="004B4DEC">
      <w:pPr>
        <w:spacing w:line="480" w:lineRule="auto"/>
        <w:rPr>
          <w:rFonts w:ascii="Times New Roman" w:eastAsia="Times New Roman" w:hAnsi="Times New Roman" w:cs="Times New Roman"/>
          <w:color w:val="000000"/>
        </w:rPr>
      </w:pPr>
    </w:p>
    <w:p w14:paraId="4D04AA29" w14:textId="597AE048" w:rsidR="388A1369" w:rsidRPr="00AF364D" w:rsidRDefault="388A1369" w:rsidP="004B4DEC">
      <w:pPr>
        <w:spacing w:line="480" w:lineRule="auto"/>
        <w:rPr>
          <w:rFonts w:ascii="Times New Roman" w:eastAsia="Times New Roman" w:hAnsi="Times New Roman" w:cs="Times New Roman"/>
          <w:b/>
          <w:bCs/>
          <w:color w:val="000000"/>
        </w:rPr>
      </w:pPr>
      <w:r w:rsidRPr="00AF364D">
        <w:rPr>
          <w:rFonts w:ascii="Times New Roman" w:eastAsia="Times New Roman" w:hAnsi="Times New Roman" w:cs="Times New Roman"/>
          <w:b/>
          <w:bCs/>
          <w:color w:val="000000"/>
        </w:rPr>
        <w:t>\qqBEGIN</w:t>
      </w:r>
      <w:r>
        <w:rPr>
          <w:rFonts w:ascii="Times New Roman" w:eastAsia="Times New Roman" w:hAnsi="Times New Roman" w:cs="Times New Roman"/>
          <w:b/>
          <w:bCs/>
          <w:color w:val="000000"/>
        </w:rPr>
        <w:t xml:space="preserve"> downloadable content. Button name: Instructions for SP </w:t>
      </w:r>
      <w:r w:rsidRPr="004379D4">
        <w:rPr>
          <w:rFonts w:ascii="Times New Roman" w:eastAsia="Times New Roman" w:hAnsi="Times New Roman" w:cs="Times New Roman"/>
          <w:b/>
          <w:bCs/>
          <w:color w:val="000000"/>
        </w:rPr>
        <w:t>1</w:t>
      </w:r>
      <w:r>
        <w:rPr>
          <w:rFonts w:ascii="Times New Roman" w:eastAsia="Times New Roman" w:hAnsi="Times New Roman" w:cs="Times New Roman"/>
          <w:b/>
          <w:bCs/>
          <w:color w:val="000000"/>
        </w:rPr>
        <w:t>: Spleen</w:t>
      </w:r>
    </w:p>
    <w:p w14:paraId="7171FC19" w14:textId="24878E42" w:rsidR="388A1369" w:rsidRPr="00AF364D" w:rsidRDefault="388A1369" w:rsidP="004B4DEC">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&lt;title&gt; Instructions for SP </w:t>
      </w:r>
      <w:r w:rsidRPr="004379D4">
        <w:rPr>
          <w:rFonts w:ascii="Times New Roman" w:eastAsia="Times New Roman" w:hAnsi="Times New Roman" w:cs="Times New Roman"/>
          <w:color w:val="000000"/>
        </w:rPr>
        <w:t>1</w:t>
      </w:r>
      <w:r>
        <w:rPr>
          <w:rFonts w:ascii="Times New Roman" w:eastAsia="Times New Roman" w:hAnsi="Times New Roman" w:cs="Times New Roman"/>
          <w:color w:val="000000"/>
        </w:rPr>
        <w:t>: Spleen</w:t>
      </w:r>
    </w:p>
    <w:p w14:paraId="2D555EF4" w14:textId="44F89CD4" w:rsidR="00BD6CA2" w:rsidRPr="00AF364D" w:rsidRDefault="27D27966" w:rsidP="004B4DEC">
      <w:pPr>
        <w:spacing w:line="480" w:lineRule="auto"/>
        <w:rPr>
          <w:rFonts w:ascii="Times New Roman" w:hAnsi="Times New Roman" w:cs="Times New Roman"/>
          <w:color w:val="000000"/>
        </w:rPr>
      </w:pPr>
      <w:r>
        <w:rPr>
          <w:rFonts w:ascii="Times New Roman" w:hAnsi="Times New Roman" w:cs="Times New Roman"/>
          <w:color w:val="000000"/>
        </w:rPr>
        <w:t xml:space="preserve">Noel, </w:t>
      </w:r>
      <w:r w:rsidR="002C0FF3">
        <w:rPr>
          <w:rFonts w:ascii="Times New Roman" w:hAnsi="Times New Roman" w:cs="Times New Roman"/>
          <w:color w:val="000000"/>
        </w:rPr>
        <w:t xml:space="preserve">a </w:t>
      </w:r>
      <w:r w:rsidRPr="004379D4">
        <w:rPr>
          <w:rFonts w:ascii="Times New Roman" w:hAnsi="Times New Roman" w:cs="Times New Roman"/>
          <w:color w:val="000000"/>
        </w:rPr>
        <w:t>19-year-</w:t>
      </w:r>
      <w:r>
        <w:rPr>
          <w:rFonts w:ascii="Times New Roman" w:hAnsi="Times New Roman" w:cs="Times New Roman"/>
          <w:color w:val="000000"/>
        </w:rPr>
        <w:t>old</w:t>
      </w:r>
      <w:r w:rsidRPr="00AF364D">
        <w:rPr>
          <w:rFonts w:ascii="Times New Roman" w:hAnsi="Times New Roman" w:cs="Times New Roman"/>
          <w:color w:val="000000"/>
        </w:rPr>
        <w:t xml:space="preserve"> lacrosse player, attack</w:t>
      </w:r>
    </w:p>
    <w:p w14:paraId="7CE1851C" w14:textId="77777777" w:rsidR="00363E31" w:rsidRPr="00AF364D" w:rsidRDefault="00363E31" w:rsidP="004B4DEC">
      <w:pPr>
        <w:spacing w:line="480" w:lineRule="auto"/>
        <w:rPr>
          <w:rFonts w:ascii="Times New Roman" w:hAnsi="Times New Roman" w:cs="Times New Roman"/>
          <w:color w:val="000000"/>
        </w:rPr>
      </w:pPr>
    </w:p>
    <w:p w14:paraId="4ED6B2A2" w14:textId="77777777" w:rsidR="00720221" w:rsidRPr="00AF364D" w:rsidRDefault="00720221" w:rsidP="004B4DEC">
      <w:pPr>
        <w:spacing w:line="480" w:lineRule="auto"/>
        <w:rPr>
          <w:rFonts w:ascii="Times New Roman" w:hAnsi="Times New Roman" w:cs="Times New Roman"/>
          <w:color w:val="000000"/>
        </w:rPr>
      </w:pPr>
      <w:r w:rsidRPr="00AF364D">
        <w:rPr>
          <w:rFonts w:ascii="Times New Roman" w:hAnsi="Times New Roman" w:cs="Times New Roman"/>
          <w:color w:val="000000"/>
        </w:rPr>
        <w:t>The simulation will start with you getting up slowly from the contact and walking to the sideline.</w:t>
      </w:r>
    </w:p>
    <w:p w14:paraId="4D295C19" w14:textId="77777777" w:rsidR="00720221" w:rsidRPr="00AF364D" w:rsidRDefault="00720221" w:rsidP="004B4DEC">
      <w:pPr>
        <w:spacing w:line="480" w:lineRule="auto"/>
        <w:rPr>
          <w:rFonts w:ascii="Times New Roman" w:hAnsi="Times New Roman" w:cs="Times New Roman"/>
          <w:color w:val="000000"/>
        </w:rPr>
      </w:pPr>
    </w:p>
    <w:p w14:paraId="121DBC6C" w14:textId="05685A1F" w:rsidR="00C83A89" w:rsidRPr="00AF364D" w:rsidRDefault="00C83A89" w:rsidP="004B4DEC">
      <w:pPr>
        <w:spacing w:line="480" w:lineRule="auto"/>
        <w:rPr>
          <w:rFonts w:ascii="Times New Roman" w:hAnsi="Times New Roman" w:cs="Times New Roman"/>
          <w:color w:val="000000"/>
        </w:rPr>
      </w:pPr>
      <w:r w:rsidRPr="00AF364D">
        <w:rPr>
          <w:rFonts w:ascii="Times New Roman" w:hAnsi="Times New Roman" w:cs="Times New Roman"/>
          <w:b/>
          <w:bCs/>
          <w:color w:val="000000"/>
        </w:rPr>
        <w:lastRenderedPageBreak/>
        <w:t xml:space="preserve">Opening </w:t>
      </w:r>
      <w:r w:rsidR="002C0FF3">
        <w:rPr>
          <w:rFonts w:ascii="Times New Roman" w:hAnsi="Times New Roman" w:cs="Times New Roman"/>
          <w:b/>
          <w:bCs/>
          <w:color w:val="000000"/>
        </w:rPr>
        <w:t>l</w:t>
      </w:r>
      <w:r w:rsidRPr="00AF364D">
        <w:rPr>
          <w:rFonts w:ascii="Times New Roman" w:hAnsi="Times New Roman" w:cs="Times New Roman"/>
          <w:b/>
          <w:bCs/>
          <w:color w:val="000000"/>
        </w:rPr>
        <w:t>ine:</w:t>
      </w:r>
      <w:r w:rsidRPr="00AF364D">
        <w:rPr>
          <w:rFonts w:ascii="Times New Roman" w:hAnsi="Times New Roman" w:cs="Times New Roman"/>
          <w:color w:val="000000"/>
        </w:rPr>
        <w:t xml:space="preserve"> “Man, I really got tangled up in there</w:t>
      </w:r>
      <w:r w:rsidR="002C0FF3">
        <w:rPr>
          <w:rFonts w:ascii="Times New Roman" w:hAnsi="Times New Roman" w:cs="Times New Roman"/>
          <w:color w:val="000000"/>
        </w:rPr>
        <w:t>,</w:t>
      </w:r>
      <w:r w:rsidRPr="00AF364D">
        <w:rPr>
          <w:rFonts w:ascii="Times New Roman" w:hAnsi="Times New Roman" w:cs="Times New Roman"/>
          <w:color w:val="000000"/>
        </w:rPr>
        <w:t xml:space="preserve"> and I think I got the wind knocked out of me.”</w:t>
      </w:r>
      <w:r w:rsidR="002D496C" w:rsidRPr="00AF364D">
        <w:rPr>
          <w:rFonts w:ascii="Times New Roman" w:hAnsi="Times New Roman" w:cs="Times New Roman"/>
          <w:color w:val="000000"/>
        </w:rPr>
        <w:t xml:space="preserve"> </w:t>
      </w:r>
      <w:r w:rsidRPr="00AF364D">
        <w:rPr>
          <w:rFonts w:ascii="Times New Roman" w:hAnsi="Times New Roman" w:cs="Times New Roman"/>
          <w:color w:val="000000"/>
        </w:rPr>
        <w:t>Then, either right away or soon after</w:t>
      </w:r>
      <w:r w:rsidR="00363E31" w:rsidRPr="00AF364D">
        <w:rPr>
          <w:rFonts w:ascii="Times New Roman" w:hAnsi="Times New Roman" w:cs="Times New Roman"/>
          <w:color w:val="000000"/>
        </w:rPr>
        <w:t>,</w:t>
      </w:r>
      <w:r w:rsidRPr="00AF364D">
        <w:rPr>
          <w:rFonts w:ascii="Times New Roman" w:hAnsi="Times New Roman" w:cs="Times New Roman"/>
          <w:color w:val="000000"/>
        </w:rPr>
        <w:t xml:space="preserve"> inform the HCP of what the coach said to you when you walked to the sideline.</w:t>
      </w:r>
    </w:p>
    <w:p w14:paraId="1811DA7B" w14:textId="77777777" w:rsidR="00B864CA" w:rsidRPr="00AF364D" w:rsidRDefault="00B864CA" w:rsidP="004B4DEC">
      <w:pPr>
        <w:spacing w:line="480" w:lineRule="auto"/>
        <w:rPr>
          <w:rFonts w:ascii="Times New Roman" w:hAnsi="Times New Roman" w:cs="Times New Roman"/>
          <w:color w:val="000000"/>
        </w:rPr>
      </w:pPr>
    </w:p>
    <w:p w14:paraId="7C85F432" w14:textId="0F56063F" w:rsidR="00DB744D" w:rsidRPr="00AF364D" w:rsidRDefault="00C83A89" w:rsidP="004B4DEC">
      <w:pPr>
        <w:spacing w:line="480" w:lineRule="auto"/>
        <w:rPr>
          <w:rFonts w:ascii="Times New Roman" w:hAnsi="Times New Roman" w:cs="Times New Roman"/>
          <w:color w:val="000000"/>
        </w:rPr>
      </w:pPr>
      <w:r w:rsidRPr="00AF364D">
        <w:rPr>
          <w:rFonts w:ascii="Times New Roman" w:hAnsi="Times New Roman" w:cs="Times New Roman"/>
          <w:color w:val="000000"/>
        </w:rPr>
        <w:t>As you walked past the coach, they grabbed you by the helmet and said</w:t>
      </w:r>
      <w:r w:rsidR="002C0FF3">
        <w:rPr>
          <w:rFonts w:ascii="Times New Roman" w:hAnsi="Times New Roman" w:cs="Times New Roman"/>
          <w:color w:val="000000"/>
        </w:rPr>
        <w:t>,</w:t>
      </w:r>
      <w:r w:rsidRPr="00AF364D">
        <w:rPr>
          <w:rFonts w:ascii="Times New Roman" w:hAnsi="Times New Roman" w:cs="Times New Roman"/>
          <w:color w:val="000000"/>
        </w:rPr>
        <w:t xml:space="preserve"> “Get better. I want to see you back out there, if possible. You are doing amazing!</w:t>
      </w:r>
      <w:r w:rsidR="002D496C" w:rsidRPr="00AF364D">
        <w:rPr>
          <w:rFonts w:ascii="Times New Roman" w:hAnsi="Times New Roman" w:cs="Times New Roman"/>
          <w:color w:val="000000"/>
        </w:rPr>
        <w:t xml:space="preserve"> </w:t>
      </w:r>
      <w:r>
        <w:rPr>
          <w:rFonts w:ascii="Times New Roman" w:hAnsi="Times New Roman" w:cs="Times New Roman"/>
          <w:color w:val="000000"/>
        </w:rPr>
        <w:t xml:space="preserve">We could really use you.” The coach looks at you and holds up </w:t>
      </w:r>
      <w:r w:rsidRPr="004379D4">
        <w:rPr>
          <w:rFonts w:ascii="Times New Roman" w:hAnsi="Times New Roman" w:cs="Times New Roman"/>
          <w:color w:val="000000"/>
        </w:rPr>
        <w:t>three</w:t>
      </w:r>
      <w:r>
        <w:rPr>
          <w:rFonts w:ascii="Times New Roman" w:hAnsi="Times New Roman" w:cs="Times New Roman"/>
          <w:color w:val="000000"/>
        </w:rPr>
        <w:t xml:space="preserve"> fingers, </w:t>
      </w:r>
      <w:r w:rsidR="002C0FF3">
        <w:rPr>
          <w:rFonts w:ascii="Times New Roman" w:hAnsi="Times New Roman" w:cs="Times New Roman"/>
          <w:color w:val="000000"/>
        </w:rPr>
        <w:t xml:space="preserve">which </w:t>
      </w:r>
      <w:r>
        <w:rPr>
          <w:rFonts w:ascii="Times New Roman" w:hAnsi="Times New Roman" w:cs="Times New Roman"/>
          <w:color w:val="000000"/>
        </w:rPr>
        <w:t>you assume symboliz</w:t>
      </w:r>
      <w:r w:rsidR="002C0FF3">
        <w:rPr>
          <w:rFonts w:ascii="Times New Roman" w:hAnsi="Times New Roman" w:cs="Times New Roman"/>
          <w:color w:val="000000"/>
        </w:rPr>
        <w:t>e</w:t>
      </w:r>
      <w:r>
        <w:rPr>
          <w:rFonts w:ascii="Times New Roman" w:hAnsi="Times New Roman" w:cs="Times New Roman"/>
          <w:color w:val="000000"/>
        </w:rPr>
        <w:t xml:space="preserve"> </w:t>
      </w:r>
      <w:r w:rsidRPr="004379D4">
        <w:rPr>
          <w:rFonts w:ascii="Times New Roman" w:hAnsi="Times New Roman" w:cs="Times New Roman"/>
          <w:color w:val="000000"/>
        </w:rPr>
        <w:t>three minutes</w:t>
      </w:r>
      <w:r>
        <w:rPr>
          <w:rFonts w:ascii="Times New Roman" w:hAnsi="Times New Roman" w:cs="Times New Roman"/>
          <w:color w:val="000000"/>
        </w:rPr>
        <w:t>.</w:t>
      </w:r>
      <w:r w:rsidR="002D496C" w:rsidRPr="00AF364D">
        <w:rPr>
          <w:rFonts w:ascii="Times New Roman" w:hAnsi="Times New Roman" w:cs="Times New Roman"/>
          <w:color w:val="000000"/>
        </w:rPr>
        <w:t xml:space="preserve"> </w:t>
      </w:r>
      <w:r w:rsidRPr="00AF364D">
        <w:rPr>
          <w:rFonts w:ascii="Times New Roman" w:hAnsi="Times New Roman" w:cs="Times New Roman"/>
          <w:color w:val="000000"/>
        </w:rPr>
        <w:t xml:space="preserve">The coach wants you to </w:t>
      </w:r>
      <w:r w:rsidR="00363E31" w:rsidRPr="00AF364D">
        <w:rPr>
          <w:rFonts w:ascii="Times New Roman" w:hAnsi="Times New Roman" w:cs="Times New Roman"/>
          <w:color w:val="000000"/>
        </w:rPr>
        <w:t xml:space="preserve">be </w:t>
      </w:r>
      <w:r>
        <w:rPr>
          <w:rFonts w:ascii="Times New Roman" w:hAnsi="Times New Roman" w:cs="Times New Roman"/>
          <w:color w:val="000000"/>
        </w:rPr>
        <w:t xml:space="preserve">ready in </w:t>
      </w:r>
      <w:r w:rsidRPr="004379D4">
        <w:rPr>
          <w:rFonts w:ascii="Times New Roman" w:hAnsi="Times New Roman" w:cs="Times New Roman"/>
          <w:color w:val="000000"/>
        </w:rPr>
        <w:t>three minutes</w:t>
      </w:r>
      <w:r>
        <w:rPr>
          <w:rFonts w:ascii="Times New Roman" w:hAnsi="Times New Roman" w:cs="Times New Roman"/>
          <w:color w:val="000000"/>
        </w:rPr>
        <w:t>, if possible. Please be sure you memorize this or something similar.</w:t>
      </w:r>
      <w:r w:rsidR="002D496C" w:rsidRPr="00AF364D">
        <w:rPr>
          <w:rFonts w:ascii="Times New Roman" w:hAnsi="Times New Roman" w:cs="Times New Roman"/>
          <w:color w:val="000000"/>
        </w:rPr>
        <w:t xml:space="preserve"> </w:t>
      </w:r>
      <w:r>
        <w:rPr>
          <w:rFonts w:ascii="Times New Roman" w:hAnsi="Times New Roman" w:cs="Times New Roman"/>
          <w:color w:val="000000"/>
        </w:rPr>
        <w:t xml:space="preserve">This will be </w:t>
      </w:r>
      <w:r w:rsidRPr="004379D4">
        <w:rPr>
          <w:rFonts w:ascii="Times New Roman" w:hAnsi="Times New Roman" w:cs="Times New Roman"/>
          <w:color w:val="000000"/>
        </w:rPr>
        <w:t>one</w:t>
      </w:r>
      <w:r>
        <w:rPr>
          <w:rFonts w:ascii="Times New Roman" w:hAnsi="Times New Roman" w:cs="Times New Roman"/>
          <w:color w:val="000000"/>
        </w:rPr>
        <w:t xml:space="preserve"> of the first things you say to the HCP.</w:t>
      </w:r>
    </w:p>
    <w:p w14:paraId="1D15B0A8" w14:textId="77777777" w:rsidR="00B864CA" w:rsidRPr="00AF364D" w:rsidRDefault="00B864CA" w:rsidP="004B4DEC">
      <w:pPr>
        <w:spacing w:line="480" w:lineRule="auto"/>
        <w:rPr>
          <w:rFonts w:ascii="Times New Roman" w:hAnsi="Times New Roman" w:cs="Times New Roman"/>
          <w:color w:val="000000"/>
        </w:rPr>
      </w:pPr>
    </w:p>
    <w:p w14:paraId="0AEA0C7D" w14:textId="41D2B2D4" w:rsidR="00DB744D" w:rsidRPr="00AF364D" w:rsidRDefault="27D27966"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rPr>
        <w:t>You</w:t>
      </w:r>
      <w:r w:rsidR="00AE1AC0" w:rsidRPr="00AF364D">
        <w:rPr>
          <w:rFonts w:ascii="Times New Roman" w:eastAsia="Times New Roman" w:hAnsi="Times New Roman" w:cs="Times New Roman"/>
          <w:color w:val="000000"/>
          <w:kern w:val="0"/>
          <w14:ligatures w14:val="none"/>
        </w:rPr>
        <w:t xml:space="preserve"> dove</w:t>
      </w:r>
      <w:r w:rsidR="00BD6CA2" w:rsidRPr="00AF364D">
        <w:rPr>
          <w:rFonts w:ascii="Times New Roman" w:eastAsia="Times New Roman" w:hAnsi="Times New Roman" w:cs="Times New Roman"/>
          <w:color w:val="000000"/>
          <w:kern w:val="0"/>
          <w14:ligatures w14:val="none"/>
        </w:rPr>
        <w:t xml:space="preserve"> to shoot</w:t>
      </w:r>
      <w:r w:rsidR="00AE1AC0" w:rsidRPr="00AF364D">
        <w:rPr>
          <w:rFonts w:ascii="Times New Roman" w:eastAsia="Times New Roman" w:hAnsi="Times New Roman" w:cs="Times New Roman"/>
          <w:color w:val="000000"/>
          <w:kern w:val="0"/>
          <w14:ligatures w14:val="none"/>
        </w:rPr>
        <w:t xml:space="preserve"> a goal,</w:t>
      </w:r>
      <w:r w:rsidR="00BD6CA2" w:rsidRPr="00AF364D">
        <w:rPr>
          <w:rFonts w:ascii="Times New Roman" w:eastAsia="Times New Roman" w:hAnsi="Times New Roman" w:cs="Times New Roman"/>
          <w:color w:val="000000"/>
          <w:kern w:val="0"/>
          <w14:ligatures w14:val="none"/>
        </w:rPr>
        <w:t xml:space="preserve"> and</w:t>
      </w:r>
      <w:r w:rsidR="001B3070" w:rsidRPr="00AF364D">
        <w:rPr>
          <w:rFonts w:ascii="Times New Roman" w:eastAsia="Times New Roman" w:hAnsi="Times New Roman" w:cs="Times New Roman"/>
          <w:color w:val="000000"/>
          <w:kern w:val="0"/>
          <w14:ligatures w14:val="none"/>
        </w:rPr>
        <w:t xml:space="preserve"> </w:t>
      </w:r>
      <w:r w:rsidRPr="00AF364D">
        <w:rPr>
          <w:rFonts w:ascii="Times New Roman" w:eastAsia="Times New Roman" w:hAnsi="Times New Roman" w:cs="Times New Roman"/>
          <w:color w:val="000000"/>
        </w:rPr>
        <w:t>your</w:t>
      </w:r>
      <w:r w:rsidR="00BD6CA2" w:rsidRPr="00AF364D">
        <w:rPr>
          <w:rFonts w:ascii="Times New Roman" w:eastAsia="Times New Roman" w:hAnsi="Times New Roman" w:cs="Times New Roman"/>
          <w:color w:val="000000"/>
          <w:kern w:val="0"/>
          <w14:ligatures w14:val="none"/>
        </w:rPr>
        <w:t xml:space="preserve"> left side </w:t>
      </w:r>
      <w:r w:rsidR="001B3070" w:rsidRPr="00AF364D">
        <w:rPr>
          <w:rFonts w:ascii="Times New Roman" w:eastAsia="Times New Roman" w:hAnsi="Times New Roman" w:cs="Times New Roman"/>
          <w:color w:val="000000"/>
          <w:kern w:val="0"/>
          <w14:ligatures w14:val="none"/>
        </w:rPr>
        <w:t>(rib</w:t>
      </w:r>
      <w:r w:rsidR="00FD1F4F" w:rsidRPr="00AF364D">
        <w:rPr>
          <w:rFonts w:ascii="Times New Roman" w:eastAsia="Times New Roman" w:hAnsi="Times New Roman" w:cs="Times New Roman"/>
          <w:color w:val="000000"/>
          <w:kern w:val="0"/>
          <w14:ligatures w14:val="none"/>
        </w:rPr>
        <w:t xml:space="preserve"> and </w:t>
      </w:r>
      <w:r w:rsidR="001B3070" w:rsidRPr="00AF364D">
        <w:rPr>
          <w:rFonts w:ascii="Times New Roman" w:eastAsia="Times New Roman" w:hAnsi="Times New Roman" w:cs="Times New Roman"/>
          <w:color w:val="000000"/>
          <w:kern w:val="0"/>
          <w14:ligatures w14:val="none"/>
        </w:rPr>
        <w:t xml:space="preserve">spleen) area landed on </w:t>
      </w:r>
      <w:r w:rsidR="00BD6CA2" w:rsidRPr="00AF364D">
        <w:rPr>
          <w:rFonts w:ascii="Times New Roman" w:eastAsia="Times New Roman" w:hAnsi="Times New Roman" w:cs="Times New Roman"/>
          <w:color w:val="000000"/>
          <w:kern w:val="0"/>
          <w14:ligatures w14:val="none"/>
        </w:rPr>
        <w:t xml:space="preserve">another player’s bent knee. </w:t>
      </w:r>
      <w:r w:rsidRPr="00AF364D">
        <w:rPr>
          <w:rFonts w:ascii="Times New Roman" w:eastAsia="Times New Roman" w:hAnsi="Times New Roman" w:cs="Times New Roman"/>
          <w:color w:val="000000"/>
        </w:rPr>
        <w:t>You</w:t>
      </w:r>
      <w:r w:rsidR="001B3070" w:rsidRPr="00AF364D">
        <w:rPr>
          <w:rFonts w:ascii="Times New Roman" w:eastAsia="Times New Roman" w:hAnsi="Times New Roman" w:cs="Times New Roman"/>
          <w:color w:val="000000"/>
          <w:kern w:val="0"/>
          <w14:ligatures w14:val="none"/>
        </w:rPr>
        <w:t xml:space="preserve"> folded in half and w</w:t>
      </w:r>
      <w:r w:rsidRPr="00AF364D">
        <w:rPr>
          <w:rFonts w:ascii="Times New Roman" w:eastAsia="Times New Roman" w:hAnsi="Times New Roman" w:cs="Times New Roman"/>
          <w:color w:val="000000"/>
        </w:rPr>
        <w:t>ere</w:t>
      </w:r>
      <w:r w:rsidR="001B3070" w:rsidRPr="00AF364D">
        <w:rPr>
          <w:rFonts w:ascii="Times New Roman" w:eastAsia="Times New Roman" w:hAnsi="Times New Roman" w:cs="Times New Roman"/>
          <w:color w:val="000000"/>
          <w:kern w:val="0"/>
          <w14:ligatures w14:val="none"/>
        </w:rPr>
        <w:t xml:space="preserve"> slow to get up. </w:t>
      </w:r>
      <w:r w:rsidR="00BD6CA2" w:rsidRPr="00AF364D">
        <w:rPr>
          <w:rFonts w:ascii="Times New Roman" w:eastAsia="Times New Roman" w:hAnsi="Times New Roman" w:cs="Times New Roman"/>
          <w:color w:val="000000"/>
          <w:kern w:val="0"/>
          <w14:ligatures w14:val="none"/>
        </w:rPr>
        <w:t xml:space="preserve">The </w:t>
      </w:r>
      <w:r w:rsidR="001B3070" w:rsidRPr="00AF364D">
        <w:rPr>
          <w:rFonts w:ascii="Times New Roman" w:eastAsia="Times New Roman" w:hAnsi="Times New Roman" w:cs="Times New Roman"/>
          <w:color w:val="000000"/>
          <w:kern w:val="0"/>
          <w14:ligatures w14:val="none"/>
        </w:rPr>
        <w:t>HCP</w:t>
      </w:r>
      <w:r w:rsidR="00BD6CA2" w:rsidRPr="00AF364D">
        <w:rPr>
          <w:rFonts w:ascii="Times New Roman" w:eastAsia="Times New Roman" w:hAnsi="Times New Roman" w:cs="Times New Roman"/>
          <w:color w:val="000000"/>
          <w:kern w:val="0"/>
          <w14:ligatures w14:val="none"/>
        </w:rPr>
        <w:t xml:space="preserve"> did </w:t>
      </w:r>
      <w:r w:rsidR="000C6430" w:rsidRPr="00AF364D">
        <w:rPr>
          <w:rFonts w:ascii="Times New Roman" w:eastAsia="Times New Roman" w:hAnsi="Times New Roman" w:cs="Times New Roman"/>
          <w:color w:val="000000"/>
          <w:kern w:val="0"/>
          <w14:ligatures w14:val="none"/>
        </w:rPr>
        <w:t xml:space="preserve">not </w:t>
      </w:r>
      <w:r w:rsidR="001B3070" w:rsidRPr="00AF364D">
        <w:rPr>
          <w:rFonts w:ascii="Times New Roman" w:eastAsia="Times New Roman" w:hAnsi="Times New Roman" w:cs="Times New Roman"/>
          <w:color w:val="000000"/>
          <w:kern w:val="0"/>
          <w14:ligatures w14:val="none"/>
        </w:rPr>
        <w:t>clearly</w:t>
      </w:r>
      <w:r w:rsidR="00BD6CA2" w:rsidRPr="00AF364D">
        <w:rPr>
          <w:rFonts w:ascii="Times New Roman" w:eastAsia="Times New Roman" w:hAnsi="Times New Roman" w:cs="Times New Roman"/>
          <w:color w:val="000000"/>
          <w:kern w:val="0"/>
          <w14:ligatures w14:val="none"/>
        </w:rPr>
        <w:t xml:space="preserve"> see the hit or point of contact but saw that </w:t>
      </w:r>
      <w:r w:rsidRPr="00AF364D">
        <w:rPr>
          <w:rFonts w:ascii="Times New Roman" w:eastAsia="Times New Roman" w:hAnsi="Times New Roman" w:cs="Times New Roman"/>
          <w:color w:val="000000"/>
        </w:rPr>
        <w:t>you landed</w:t>
      </w:r>
      <w:r w:rsidR="00BD6CA2" w:rsidRPr="00AF364D">
        <w:rPr>
          <w:rFonts w:ascii="Times New Roman" w:eastAsia="Times New Roman" w:hAnsi="Times New Roman" w:cs="Times New Roman"/>
          <w:color w:val="000000"/>
          <w:kern w:val="0"/>
          <w14:ligatures w14:val="none"/>
        </w:rPr>
        <w:t xml:space="preserve"> on the other player’s knee</w:t>
      </w:r>
      <w:r w:rsidR="001B3070" w:rsidRPr="00AF364D">
        <w:rPr>
          <w:rFonts w:ascii="Times New Roman" w:eastAsia="Times New Roman" w:hAnsi="Times New Roman" w:cs="Times New Roman"/>
          <w:color w:val="000000"/>
          <w:kern w:val="0"/>
          <w14:ligatures w14:val="none"/>
        </w:rPr>
        <w:t xml:space="preserve"> and crum</w:t>
      </w:r>
      <w:r w:rsidR="009A1510">
        <w:rPr>
          <w:rFonts w:ascii="Times New Roman" w:eastAsia="Times New Roman" w:hAnsi="Times New Roman" w:cs="Times New Roman"/>
          <w:color w:val="000000"/>
          <w:kern w:val="0"/>
          <w14:ligatures w14:val="none"/>
        </w:rPr>
        <w:t>p</w:t>
      </w:r>
      <w:r w:rsidR="001B3070" w:rsidRPr="00AF364D">
        <w:rPr>
          <w:rFonts w:ascii="Times New Roman" w:eastAsia="Times New Roman" w:hAnsi="Times New Roman" w:cs="Times New Roman"/>
          <w:color w:val="000000"/>
          <w:kern w:val="0"/>
          <w14:ligatures w14:val="none"/>
        </w:rPr>
        <w:t xml:space="preserve">led to the ground. </w:t>
      </w:r>
      <w:r w:rsidR="002C0FF3">
        <w:rPr>
          <w:rFonts w:ascii="Times New Roman" w:eastAsia="Times New Roman" w:hAnsi="Times New Roman" w:cs="Times New Roman"/>
          <w:color w:val="000000"/>
        </w:rPr>
        <w:t>You</w:t>
      </w:r>
      <w:r w:rsidR="002C0FF3" w:rsidRPr="00AF364D">
        <w:rPr>
          <w:rFonts w:ascii="Times New Roman" w:eastAsia="Times New Roman" w:hAnsi="Times New Roman" w:cs="Times New Roman"/>
          <w:color w:val="000000"/>
        </w:rPr>
        <w:t xml:space="preserve"> </w:t>
      </w:r>
      <w:r w:rsidRPr="00AF364D">
        <w:rPr>
          <w:rFonts w:ascii="Times New Roman" w:eastAsia="Times New Roman" w:hAnsi="Times New Roman" w:cs="Times New Roman"/>
          <w:color w:val="000000"/>
        </w:rPr>
        <w:t>walk</w:t>
      </w:r>
      <w:r w:rsidR="001B3070" w:rsidRPr="00AF364D">
        <w:rPr>
          <w:rFonts w:ascii="Times New Roman" w:eastAsia="Times New Roman" w:hAnsi="Times New Roman" w:cs="Times New Roman"/>
          <w:color w:val="000000"/>
          <w:kern w:val="0"/>
          <w14:ligatures w14:val="none"/>
        </w:rPr>
        <w:t xml:space="preserve"> to the sideline with </w:t>
      </w:r>
      <w:r w:rsidRPr="00AF364D">
        <w:rPr>
          <w:rFonts w:ascii="Times New Roman" w:eastAsia="Times New Roman" w:hAnsi="Times New Roman" w:cs="Times New Roman"/>
          <w:color w:val="000000"/>
        </w:rPr>
        <w:t>your</w:t>
      </w:r>
      <w:r w:rsidR="001B3070" w:rsidRPr="00AF364D">
        <w:rPr>
          <w:rFonts w:ascii="Times New Roman" w:eastAsia="Times New Roman" w:hAnsi="Times New Roman" w:cs="Times New Roman"/>
          <w:color w:val="000000"/>
          <w:kern w:val="0"/>
          <w14:ligatures w14:val="none"/>
        </w:rPr>
        <w:t xml:space="preserve"> </w:t>
      </w:r>
      <w:r w:rsidR="00FD1F4F" w:rsidRPr="00AF364D">
        <w:rPr>
          <w:rFonts w:ascii="Times New Roman" w:eastAsia="Times New Roman" w:hAnsi="Times New Roman" w:cs="Times New Roman"/>
          <w:color w:val="000000"/>
          <w:kern w:val="0"/>
          <w14:ligatures w14:val="none"/>
        </w:rPr>
        <w:t>hand gripping your jersey and chest pads.</w:t>
      </w:r>
    </w:p>
    <w:p w14:paraId="39F6298F" w14:textId="77777777" w:rsidR="00DB744D" w:rsidRPr="00AF364D" w:rsidRDefault="00DB744D" w:rsidP="004B4DEC">
      <w:pPr>
        <w:spacing w:line="480" w:lineRule="auto"/>
        <w:rPr>
          <w:rFonts w:ascii="Times New Roman" w:eastAsia="Times New Roman" w:hAnsi="Times New Roman" w:cs="Times New Roman"/>
          <w:color w:val="000000"/>
          <w:kern w:val="0"/>
          <w14:ligatures w14:val="none"/>
        </w:rPr>
      </w:pPr>
    </w:p>
    <w:p w14:paraId="437CC6A6" w14:textId="5D5B0F3D"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kern w:val="0"/>
          <w14:ligatures w14:val="none"/>
        </w:rPr>
        <w:t xml:space="preserve">There </w:t>
      </w:r>
      <w:r w:rsidR="00363E31" w:rsidRPr="00AF364D">
        <w:rPr>
          <w:rFonts w:ascii="Times New Roman" w:eastAsia="Times New Roman" w:hAnsi="Times New Roman" w:cs="Times New Roman"/>
          <w:color w:val="000000"/>
          <w:kern w:val="0"/>
          <w14:ligatures w14:val="none"/>
        </w:rPr>
        <w:t xml:space="preserve">are </w:t>
      </w:r>
      <w:r>
        <w:rPr>
          <w:rFonts w:ascii="Times New Roman" w:eastAsia="Times New Roman" w:hAnsi="Times New Roman" w:cs="Times New Roman"/>
          <w:color w:val="000000"/>
          <w:kern w:val="0"/>
          <w14:ligatures w14:val="none"/>
        </w:rPr>
        <w:t xml:space="preserve">about </w:t>
      </w:r>
      <w:r w:rsidRPr="004379D4">
        <w:rPr>
          <w:rFonts w:ascii="Times New Roman" w:eastAsia="Times New Roman" w:hAnsi="Times New Roman" w:cs="Times New Roman"/>
          <w:color w:val="000000"/>
          <w:kern w:val="0"/>
          <w14:ligatures w14:val="none"/>
        </w:rPr>
        <w:t>15 minutes</w:t>
      </w:r>
      <w:r>
        <w:rPr>
          <w:rFonts w:ascii="Times New Roman" w:eastAsia="Times New Roman" w:hAnsi="Times New Roman" w:cs="Times New Roman"/>
          <w:color w:val="000000"/>
          <w:kern w:val="0"/>
          <w14:ligatures w14:val="none"/>
        </w:rPr>
        <w:t xml:space="preserve"> left in the first half of the NCAA quarter finals.</w:t>
      </w:r>
    </w:p>
    <w:p w14:paraId="2BF835FC" w14:textId="77777777" w:rsidR="00C97A9A" w:rsidRPr="00AF364D" w:rsidRDefault="00C97A9A" w:rsidP="004B4DEC">
      <w:pPr>
        <w:spacing w:line="480" w:lineRule="auto"/>
        <w:rPr>
          <w:rFonts w:ascii="Times New Roman" w:eastAsia="Times New Roman" w:hAnsi="Times New Roman" w:cs="Times New Roman"/>
          <w:color w:val="000000"/>
          <w:kern w:val="0"/>
          <w14:ligatures w14:val="none"/>
        </w:rPr>
      </w:pPr>
    </w:p>
    <w:p w14:paraId="50FFC8AC" w14:textId="4B234D33"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kern w:val="0"/>
          <w14:ligatures w14:val="none"/>
        </w:rPr>
        <w:t>You are negative for any concussion symptoms, and you did not hit your head. You feel tired and are struggling to breath</w:t>
      </w:r>
      <w:r w:rsidR="00363E31" w:rsidRPr="00AF364D">
        <w:rPr>
          <w:rFonts w:ascii="Times New Roman" w:eastAsia="Times New Roman" w:hAnsi="Times New Roman" w:cs="Times New Roman"/>
          <w:color w:val="000000"/>
          <w:kern w:val="0"/>
          <w14:ligatures w14:val="none"/>
        </w:rPr>
        <w:t>e</w:t>
      </w:r>
      <w:r w:rsidRPr="00AF364D">
        <w:rPr>
          <w:rFonts w:ascii="Times New Roman" w:eastAsia="Times New Roman" w:hAnsi="Times New Roman" w:cs="Times New Roman"/>
          <w:color w:val="000000"/>
          <w:kern w:val="0"/>
          <w14:ligatures w14:val="none"/>
        </w:rPr>
        <w:t xml:space="preserve"> a bit. You believe you are simply winded from the blow.</w:t>
      </w:r>
      <w:r w:rsidR="002D496C" w:rsidRPr="00AF364D">
        <w:rPr>
          <w:rFonts w:ascii="Times New Roman" w:eastAsia="Times New Roman" w:hAnsi="Times New Roman" w:cs="Times New Roman"/>
          <w:color w:val="000000"/>
          <w:kern w:val="0"/>
          <w14:ligatures w14:val="none"/>
        </w:rPr>
        <w:t xml:space="preserve"> </w:t>
      </w:r>
      <w:r w:rsidRPr="00AF364D">
        <w:rPr>
          <w:rFonts w:ascii="Times New Roman" w:eastAsia="Times New Roman" w:hAnsi="Times New Roman" w:cs="Times New Roman"/>
          <w:color w:val="000000"/>
          <w:kern w:val="0"/>
          <w14:ligatures w14:val="none"/>
        </w:rPr>
        <w:t>You do not have any diaphragmatic pain, but it is like you got the wind knocked out of you.</w:t>
      </w:r>
      <w:r w:rsidR="002D496C" w:rsidRPr="00AF364D">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You explain this and state, “I just need a minute to catch my breath</w:t>
      </w:r>
      <w:r w:rsidR="002C0FF3">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and then I </w:t>
      </w:r>
      <w:r w:rsidRPr="004379D4">
        <w:rPr>
          <w:rFonts w:ascii="Times New Roman" w:eastAsia="Times New Roman" w:hAnsi="Times New Roman" w:cs="Times New Roman"/>
          <w:color w:val="000000"/>
          <w:kern w:val="0"/>
          <w14:ligatures w14:val="none"/>
        </w:rPr>
        <w:t>am</w:t>
      </w:r>
      <w:r>
        <w:rPr>
          <w:rFonts w:ascii="Times New Roman" w:eastAsia="Times New Roman" w:hAnsi="Times New Roman" w:cs="Times New Roman"/>
          <w:color w:val="000000"/>
          <w:kern w:val="0"/>
          <w14:ligatures w14:val="none"/>
        </w:rPr>
        <w:t xml:space="preserve"> ready to go back in.”</w:t>
      </w:r>
    </w:p>
    <w:p w14:paraId="73131CF5" w14:textId="77777777" w:rsidR="00363E31" w:rsidRPr="00AF364D" w:rsidRDefault="00363E31" w:rsidP="004B4DEC">
      <w:pPr>
        <w:spacing w:line="480" w:lineRule="auto"/>
        <w:rPr>
          <w:rFonts w:ascii="Times New Roman" w:eastAsia="Times New Roman" w:hAnsi="Times New Roman" w:cs="Times New Roman"/>
          <w:color w:val="000000"/>
          <w:kern w:val="0"/>
          <w14:ligatures w14:val="none"/>
        </w:rPr>
      </w:pPr>
    </w:p>
    <w:p w14:paraId="6C5A7427" w14:textId="245583BB" w:rsidR="001B3070" w:rsidRPr="00AF364D" w:rsidRDefault="00BD6CA2" w:rsidP="004B4DEC">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Your only symptom at this point is a </w:t>
      </w:r>
      <w:r w:rsidR="009F7728">
        <w:rPr>
          <w:rFonts w:ascii="Times New Roman" w:eastAsia="Times New Roman" w:hAnsi="Times New Roman" w:cs="Times New Roman"/>
          <w:color w:val="000000"/>
          <w:kern w:val="0"/>
          <w14:ligatures w14:val="none"/>
        </w:rPr>
        <w:t>s</w:t>
      </w:r>
      <w:r w:rsidR="002C0FF3">
        <w:rPr>
          <w:rFonts w:ascii="Times New Roman" w:eastAsia="Times New Roman" w:hAnsi="Times New Roman" w:cs="Times New Roman"/>
          <w:color w:val="000000"/>
          <w:kern w:val="0"/>
          <w14:ligatures w14:val="none"/>
        </w:rPr>
        <w:t xml:space="preserve">light </w:t>
      </w:r>
      <w:r>
        <w:rPr>
          <w:rFonts w:ascii="Times New Roman" w:eastAsia="Times New Roman" w:hAnsi="Times New Roman" w:cs="Times New Roman"/>
          <w:color w:val="000000"/>
          <w:kern w:val="0"/>
          <w14:ligatures w14:val="none"/>
        </w:rPr>
        <w:t>temperature (</w:t>
      </w:r>
      <w:r w:rsidRPr="004379D4">
        <w:rPr>
          <w:rFonts w:ascii="Times New Roman" w:eastAsia="Times New Roman" w:hAnsi="Times New Roman" w:cs="Times New Roman"/>
          <w:color w:val="000000"/>
          <w:kern w:val="0"/>
          <w14:ligatures w14:val="none"/>
        </w:rPr>
        <w:t>99</w:t>
      </w:r>
      <w:r>
        <w:rPr>
          <w:rFonts w:ascii="Times New Roman" w:eastAsia="Times New Roman" w:hAnsi="Times New Roman" w:cs="Times New Roman"/>
          <w:color w:val="000000"/>
          <w:kern w:val="0"/>
          <w14:ligatures w14:val="none"/>
        </w:rPr>
        <w:t>.</w:t>
      </w:r>
      <w:r w:rsidRPr="004379D4">
        <w:rPr>
          <w:rFonts w:ascii="Times New Roman" w:eastAsia="Times New Roman" w:hAnsi="Times New Roman" w:cs="Times New Roman"/>
          <w:color w:val="000000"/>
          <w:kern w:val="0"/>
          <w14:ligatures w14:val="none"/>
        </w:rPr>
        <w:t>8</w:t>
      </w:r>
      <w:r w:rsidR="002C0FF3">
        <w:rPr>
          <w:rFonts w:ascii="Times New Roman" w:eastAsia="Times New Roman" w:hAnsi="Times New Roman" w:cs="Times New Roman"/>
          <w:color w:val="000000"/>
          <w:kern w:val="0"/>
          <w14:ligatures w14:val="none"/>
        </w:rPr>
        <w:t xml:space="preserve"> </w:t>
      </w:r>
      <w:r w:rsidR="002C0FF3" w:rsidRPr="004379D4">
        <w:rPr>
          <w:rFonts w:ascii="Times New Roman" w:eastAsia="Times New Roman" w:hAnsi="Times New Roman" w:cs="Times New Roman"/>
          <w:color w:val="000000"/>
          <w:kern w:val="0"/>
          <w14:ligatures w14:val="none"/>
        </w:rPr>
        <w:t>°</w:t>
      </w:r>
      <w:r w:rsidR="002C0FF3">
        <w:rPr>
          <w:rFonts w:ascii="Times New Roman" w:eastAsia="Times New Roman" w:hAnsi="Times New Roman" w:cs="Times New Roman"/>
          <w:color w:val="000000"/>
          <w:kern w:val="0"/>
          <w14:ligatures w14:val="none"/>
        </w:rPr>
        <w:t xml:space="preserve">F [37.7 </w:t>
      </w:r>
      <w:r w:rsidR="002C0FF3" w:rsidRPr="004379D4">
        <w:rPr>
          <w:rFonts w:ascii="Times New Roman" w:eastAsia="Times New Roman" w:hAnsi="Times New Roman" w:cs="Times New Roman"/>
          <w:color w:val="000000"/>
          <w:kern w:val="0"/>
          <w14:ligatures w14:val="none"/>
        </w:rPr>
        <w:t>°</w:t>
      </w:r>
      <w:r w:rsidR="002C0FF3">
        <w:rPr>
          <w:rFonts w:ascii="Times New Roman" w:eastAsia="Times New Roman" w:hAnsi="Times New Roman" w:cs="Times New Roman"/>
          <w:color w:val="000000"/>
          <w:kern w:val="0"/>
          <w14:ligatures w14:val="none"/>
        </w:rPr>
        <w:t>C]</w:t>
      </w:r>
      <w:r>
        <w:rPr>
          <w:rFonts w:ascii="Times New Roman" w:eastAsia="Times New Roman" w:hAnsi="Times New Roman" w:cs="Times New Roman"/>
          <w:color w:val="000000"/>
          <w:kern w:val="0"/>
          <w14:ligatures w14:val="none"/>
        </w:rPr>
        <w:t>)</w:t>
      </w:r>
      <w:r w:rsidR="002C0FF3">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and you have been tired a lot recently. You believe it is just overtraining or training hard. You have been extra tired for about a week.</w:t>
      </w:r>
    </w:p>
    <w:p w14:paraId="1D105523" w14:textId="77777777" w:rsidR="00B864CA" w:rsidRPr="00AF364D" w:rsidRDefault="00B864CA" w:rsidP="004B4DEC">
      <w:pPr>
        <w:spacing w:line="480" w:lineRule="auto"/>
        <w:rPr>
          <w:rFonts w:ascii="Times New Roman" w:hAnsi="Times New Roman" w:cs="Times New Roman"/>
          <w:color w:val="000000"/>
          <w:u w:val="single"/>
        </w:rPr>
      </w:pPr>
    </w:p>
    <w:p w14:paraId="5D0116F1" w14:textId="07421CD3" w:rsidR="00BD6CA2" w:rsidRPr="00AF364D" w:rsidRDefault="00B864CA"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w:t>
      </w:r>
      <w:r w:rsidR="00BD6CA2" w:rsidRPr="00AF364D">
        <w:rPr>
          <w:rFonts w:ascii="Times New Roman" w:hAnsi="Times New Roman" w:cs="Times New Roman"/>
          <w:color w:val="000000"/>
        </w:rPr>
        <w:t xml:space="preserve">Physical Exam </w:t>
      </w:r>
      <w:r w:rsidR="00363E31" w:rsidRPr="00AF364D">
        <w:rPr>
          <w:rFonts w:ascii="Times New Roman" w:hAnsi="Times New Roman" w:cs="Times New Roman"/>
          <w:color w:val="000000"/>
        </w:rPr>
        <w:t>T</w:t>
      </w:r>
      <w:r w:rsidR="00BD6CA2" w:rsidRPr="00AF364D">
        <w:rPr>
          <w:rFonts w:ascii="Times New Roman" w:hAnsi="Times New Roman" w:cs="Times New Roman"/>
          <w:color w:val="000000"/>
        </w:rPr>
        <w:t>hroughout</w:t>
      </w:r>
    </w:p>
    <w:p w14:paraId="7F683AD2" w14:textId="3BC3B20B" w:rsidR="00BD6CA2" w:rsidRPr="00AF364D" w:rsidRDefault="00BD6CA2" w:rsidP="004B4DEC">
      <w:pPr>
        <w:spacing w:line="480" w:lineRule="auto"/>
        <w:rPr>
          <w:rFonts w:ascii="Times New Roman" w:hAnsi="Times New Roman" w:cs="Times New Roman"/>
          <w:color w:val="000000"/>
        </w:rPr>
      </w:pPr>
      <w:r>
        <w:rPr>
          <w:rFonts w:ascii="Times New Roman" w:hAnsi="Times New Roman" w:cs="Times New Roman"/>
          <w:color w:val="000000"/>
        </w:rPr>
        <w:t>No visible trauma to external abdomen</w:t>
      </w:r>
      <w:r w:rsidR="002C0FF3">
        <w:rPr>
          <w:rFonts w:ascii="Times New Roman" w:hAnsi="Times New Roman" w:cs="Times New Roman"/>
          <w:color w:val="000000"/>
        </w:rPr>
        <w:t xml:space="preserve"> and </w:t>
      </w:r>
      <w:r>
        <w:rPr>
          <w:rFonts w:ascii="Times New Roman" w:hAnsi="Times New Roman" w:cs="Times New Roman"/>
          <w:color w:val="000000"/>
        </w:rPr>
        <w:t>thorax</w:t>
      </w:r>
      <w:r w:rsidR="00657780">
        <w:rPr>
          <w:rFonts w:ascii="Times New Roman" w:hAnsi="Times New Roman" w:cs="Times New Roman"/>
          <w:color w:val="000000"/>
        </w:rPr>
        <w:t>, slight bruising if moulage is chosen</w:t>
      </w:r>
      <w:r>
        <w:rPr>
          <w:rFonts w:ascii="Times New Roman" w:hAnsi="Times New Roman" w:cs="Times New Roman"/>
          <w:color w:val="000000"/>
        </w:rPr>
        <w:t xml:space="preserve">. Minimal tenderness and slight guarding noted in the left upper quadrant. Soft and nondistended abdomen. If splenic ridge (below ribs) is finely and attentively palpated, you can complain of discomfort. If a good oral exam with light ensues, </w:t>
      </w:r>
      <w:r w:rsidR="00C83A89" w:rsidRPr="00AF364D">
        <w:rPr>
          <w:rFonts w:ascii="Times New Roman" w:hAnsi="Times New Roman" w:cs="Times New Roman"/>
          <w:color w:val="000000"/>
        </w:rPr>
        <w:t>the proctor will inform the HCP that</w:t>
      </w:r>
      <w:r w:rsidR="002D496C" w:rsidRPr="00AF364D">
        <w:rPr>
          <w:rFonts w:ascii="Times New Roman" w:hAnsi="Times New Roman" w:cs="Times New Roman"/>
          <w:color w:val="000000"/>
        </w:rPr>
        <w:t xml:space="preserve"> </w:t>
      </w:r>
      <w:r w:rsidRPr="00AF364D">
        <w:rPr>
          <w:rFonts w:ascii="Times New Roman" w:hAnsi="Times New Roman" w:cs="Times New Roman"/>
          <w:color w:val="000000"/>
        </w:rPr>
        <w:t>some redness and</w:t>
      </w:r>
      <w:r w:rsidR="002D496C" w:rsidRPr="00AF364D">
        <w:rPr>
          <w:rFonts w:ascii="Times New Roman" w:hAnsi="Times New Roman" w:cs="Times New Roman"/>
          <w:color w:val="000000"/>
        </w:rPr>
        <w:t xml:space="preserve"> </w:t>
      </w:r>
      <w:r w:rsidRPr="00AF364D">
        <w:rPr>
          <w:rFonts w:ascii="Times New Roman" w:hAnsi="Times New Roman" w:cs="Times New Roman"/>
          <w:color w:val="000000"/>
        </w:rPr>
        <w:t xml:space="preserve">white spots are noted at the back of the throat. If lymph nodes are palpated, </w:t>
      </w:r>
      <w:r w:rsidR="00C83A89" w:rsidRPr="00AF364D">
        <w:rPr>
          <w:rFonts w:ascii="Times New Roman" w:hAnsi="Times New Roman" w:cs="Times New Roman"/>
          <w:color w:val="000000"/>
        </w:rPr>
        <w:t>the proctor</w:t>
      </w:r>
      <w:r w:rsidR="002D496C" w:rsidRPr="00AF364D">
        <w:rPr>
          <w:rFonts w:ascii="Times New Roman" w:hAnsi="Times New Roman" w:cs="Times New Roman"/>
          <w:color w:val="000000"/>
        </w:rPr>
        <w:t xml:space="preserve"> </w:t>
      </w:r>
      <w:r w:rsidRPr="00AF364D">
        <w:rPr>
          <w:rFonts w:ascii="Times New Roman" w:hAnsi="Times New Roman" w:cs="Times New Roman"/>
          <w:color w:val="000000"/>
        </w:rPr>
        <w:t>will note slight enlargement.</w:t>
      </w:r>
    </w:p>
    <w:p w14:paraId="05BAD039" w14:textId="77777777" w:rsidR="004E7498" w:rsidRPr="00AF364D" w:rsidRDefault="004E7498" w:rsidP="004B4DEC">
      <w:pPr>
        <w:spacing w:line="480" w:lineRule="auto"/>
        <w:rPr>
          <w:rFonts w:ascii="Times New Roman" w:hAnsi="Times New Roman" w:cs="Times New Roman"/>
          <w:color w:val="000000"/>
        </w:rPr>
      </w:pPr>
    </w:p>
    <w:p w14:paraId="5CA59355" w14:textId="4BBA13E5"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kern w:val="0"/>
          <w14:ligatures w14:val="none"/>
        </w:rPr>
        <w:t>If taken, these are your first set of vitals.</w:t>
      </w:r>
      <w:r w:rsidR="00C83A89" w:rsidRPr="00AF364D">
        <w:rPr>
          <w:rFonts w:ascii="Times New Roman" w:eastAsia="Times New Roman" w:hAnsi="Times New Roman" w:cs="Times New Roman"/>
          <w:color w:val="000000"/>
          <w:kern w:val="0"/>
          <w14:ligatures w14:val="none"/>
        </w:rPr>
        <w:t xml:space="preserve"> These can be put on a notecard for you</w:t>
      </w:r>
      <w:r w:rsidR="00363E31" w:rsidRPr="00AF364D">
        <w:rPr>
          <w:rFonts w:ascii="Times New Roman" w:eastAsia="Times New Roman" w:hAnsi="Times New Roman" w:cs="Times New Roman"/>
          <w:color w:val="000000"/>
          <w:kern w:val="0"/>
          <w14:ligatures w14:val="none"/>
        </w:rPr>
        <w:t>,</w:t>
      </w:r>
      <w:r w:rsidR="00C83A89" w:rsidRPr="00AF364D">
        <w:rPr>
          <w:rFonts w:ascii="Times New Roman" w:eastAsia="Times New Roman" w:hAnsi="Times New Roman" w:cs="Times New Roman"/>
          <w:color w:val="000000"/>
          <w:kern w:val="0"/>
          <w14:ligatures w14:val="none"/>
        </w:rPr>
        <w:t xml:space="preserve"> but the proctor will inform the HCP of these vitals.</w:t>
      </w:r>
    </w:p>
    <w:p w14:paraId="42FE1E7F" w14:textId="77777777" w:rsidR="004E7498" w:rsidRPr="00AF364D" w:rsidRDefault="004E7498" w:rsidP="004B4DEC">
      <w:pPr>
        <w:spacing w:line="480" w:lineRule="auto"/>
        <w:rPr>
          <w:rFonts w:ascii="Times New Roman" w:eastAsia="Times New Roman" w:hAnsi="Times New Roman" w:cs="Times New Roman"/>
          <w:color w:val="000000"/>
          <w:kern w:val="0"/>
          <w14:ligatures w14:val="none"/>
        </w:rPr>
      </w:pPr>
    </w:p>
    <w:tbl>
      <w:tblPr>
        <w:tblStyle w:val="TableGrid"/>
        <w:tblW w:w="5000" w:type="pct"/>
        <w:tblLook w:val="04A0" w:firstRow="1" w:lastRow="0" w:firstColumn="1" w:lastColumn="0" w:noHBand="0" w:noVBand="1"/>
      </w:tblPr>
      <w:tblGrid>
        <w:gridCol w:w="4788"/>
        <w:gridCol w:w="4788"/>
      </w:tblGrid>
      <w:tr w:rsidR="00BD6CA2" w:rsidRPr="00AF364D" w14:paraId="7AE8C1E0" w14:textId="77777777" w:rsidTr="000837DF">
        <w:trPr>
          <w:trHeight w:val="432"/>
        </w:trPr>
        <w:tc>
          <w:tcPr>
            <w:tcW w:w="4788" w:type="dxa"/>
          </w:tcPr>
          <w:p w14:paraId="57120642" w14:textId="5E3CF435" w:rsidR="00BD6CA2" w:rsidRPr="00AF364D" w:rsidRDefault="00BD6CA2" w:rsidP="007403D5">
            <w:pPr>
              <w:spacing w:line="480" w:lineRule="auto"/>
              <w:rPr>
                <w:rFonts w:ascii="Times New Roman" w:hAnsi="Times New Roman" w:cs="Times New Roman"/>
                <w:color w:val="000000"/>
              </w:rPr>
            </w:pPr>
            <w:r>
              <w:rPr>
                <w:rFonts w:ascii="Times New Roman" w:hAnsi="Times New Roman" w:cs="Times New Roman"/>
                <w:color w:val="000000"/>
              </w:rPr>
              <w:t xml:space="preserve">First </w:t>
            </w:r>
            <w:r w:rsidR="000623F7">
              <w:rPr>
                <w:rFonts w:ascii="Times New Roman" w:hAnsi="Times New Roman" w:cs="Times New Roman"/>
                <w:color w:val="000000"/>
              </w:rPr>
              <w:t xml:space="preserve">evaluation </w:t>
            </w:r>
            <w:r>
              <w:rPr>
                <w:rFonts w:ascii="Times New Roman" w:hAnsi="Times New Roman" w:cs="Times New Roman"/>
                <w:color w:val="000000"/>
              </w:rPr>
              <w:t xml:space="preserve">(first </w:t>
            </w:r>
            <w:r w:rsidRPr="004379D4">
              <w:rPr>
                <w:rFonts w:ascii="Times New Roman" w:hAnsi="Times New Roman" w:cs="Times New Roman"/>
                <w:color w:val="000000"/>
              </w:rPr>
              <w:t>5 min</w:t>
            </w:r>
            <w:r>
              <w:rPr>
                <w:rFonts w:ascii="Times New Roman" w:hAnsi="Times New Roman" w:cs="Times New Roman"/>
                <w:color w:val="000000"/>
              </w:rPr>
              <w:t xml:space="preserve">) </w:t>
            </w:r>
            <w:r w:rsidR="000F0E6A">
              <w:rPr>
                <w:rFonts w:ascii="Times New Roman" w:hAnsi="Times New Roman" w:cs="Times New Roman"/>
                <w:color w:val="000000"/>
              </w:rPr>
              <w:t>b</w:t>
            </w:r>
            <w:r>
              <w:rPr>
                <w:rFonts w:ascii="Times New Roman" w:hAnsi="Times New Roman" w:cs="Times New Roman"/>
                <w:color w:val="000000"/>
              </w:rPr>
              <w:t xml:space="preserve">lood </w:t>
            </w:r>
            <w:r w:rsidR="000F0E6A">
              <w:rPr>
                <w:rFonts w:ascii="Times New Roman" w:hAnsi="Times New Roman" w:cs="Times New Roman"/>
                <w:color w:val="000000"/>
              </w:rPr>
              <w:t>p</w:t>
            </w:r>
            <w:r>
              <w:rPr>
                <w:rFonts w:ascii="Times New Roman" w:hAnsi="Times New Roman" w:cs="Times New Roman"/>
                <w:color w:val="000000"/>
              </w:rPr>
              <w:t>ressure</w:t>
            </w:r>
          </w:p>
        </w:tc>
        <w:tc>
          <w:tcPr>
            <w:tcW w:w="4788" w:type="dxa"/>
          </w:tcPr>
          <w:p w14:paraId="6986FEC5" w14:textId="77777777" w:rsidR="00BD6CA2" w:rsidRPr="00AF364D" w:rsidRDefault="00BD6CA2" w:rsidP="004B4DEC">
            <w:pPr>
              <w:spacing w:line="480" w:lineRule="auto"/>
              <w:rPr>
                <w:rFonts w:ascii="Times New Roman" w:hAnsi="Times New Roman" w:cs="Times New Roman"/>
                <w:color w:val="000000"/>
              </w:rPr>
            </w:pPr>
            <w:r>
              <w:rPr>
                <w:rFonts w:ascii="Times New Roman" w:hAnsi="Times New Roman" w:cs="Times New Roman"/>
                <w:color w:val="000000"/>
              </w:rPr>
              <w:t>142/</w:t>
            </w:r>
            <w:r w:rsidRPr="004379D4">
              <w:rPr>
                <w:rFonts w:ascii="Times New Roman" w:hAnsi="Times New Roman" w:cs="Times New Roman"/>
                <w:color w:val="000000"/>
              </w:rPr>
              <w:t>98</w:t>
            </w:r>
          </w:p>
        </w:tc>
      </w:tr>
      <w:tr w:rsidR="00BD6CA2" w:rsidRPr="00AF364D" w14:paraId="17F0C3AF" w14:textId="77777777" w:rsidTr="000837DF">
        <w:trPr>
          <w:trHeight w:val="432"/>
        </w:trPr>
        <w:tc>
          <w:tcPr>
            <w:tcW w:w="4788" w:type="dxa"/>
          </w:tcPr>
          <w:p w14:paraId="4E62A74F" w14:textId="77777777" w:rsidR="00BD6CA2"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Pupils</w:t>
            </w:r>
          </w:p>
        </w:tc>
        <w:tc>
          <w:tcPr>
            <w:tcW w:w="4788" w:type="dxa"/>
          </w:tcPr>
          <w:p w14:paraId="39B961FC" w14:textId="77777777" w:rsidR="00BD6CA2"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PERRLA</w:t>
            </w:r>
          </w:p>
        </w:tc>
      </w:tr>
      <w:tr w:rsidR="00BD6CA2" w:rsidRPr="00AF364D" w14:paraId="34C4EA19" w14:textId="77777777" w:rsidTr="000837DF">
        <w:trPr>
          <w:trHeight w:val="432"/>
        </w:trPr>
        <w:tc>
          <w:tcPr>
            <w:tcW w:w="4788" w:type="dxa"/>
          </w:tcPr>
          <w:p w14:paraId="0A8FE0D3" w14:textId="63716D5E" w:rsidR="00BD6CA2"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Heart </w:t>
            </w:r>
            <w:r w:rsidR="000F0E6A">
              <w:rPr>
                <w:rFonts w:ascii="Times New Roman" w:hAnsi="Times New Roman" w:cs="Times New Roman"/>
                <w:color w:val="000000"/>
              </w:rPr>
              <w:t>r</w:t>
            </w:r>
            <w:r w:rsidRPr="00AF364D">
              <w:rPr>
                <w:rFonts w:ascii="Times New Roman" w:hAnsi="Times New Roman" w:cs="Times New Roman"/>
                <w:color w:val="000000"/>
              </w:rPr>
              <w:t>ate</w:t>
            </w:r>
            <w:r w:rsidR="009F7728">
              <w:rPr>
                <w:rFonts w:ascii="Times New Roman" w:hAnsi="Times New Roman" w:cs="Times New Roman"/>
                <w:color w:val="000000"/>
              </w:rPr>
              <w:t xml:space="preserve"> (HR)</w:t>
            </w:r>
          </w:p>
        </w:tc>
        <w:tc>
          <w:tcPr>
            <w:tcW w:w="4788" w:type="dxa"/>
          </w:tcPr>
          <w:p w14:paraId="4CB0C6BC" w14:textId="117DA05E" w:rsidR="00BD6CA2" w:rsidRPr="00AF364D" w:rsidRDefault="00BD6CA2" w:rsidP="007403D5">
            <w:pPr>
              <w:spacing w:line="480" w:lineRule="auto"/>
              <w:rPr>
                <w:rFonts w:ascii="Times New Roman" w:hAnsi="Times New Roman" w:cs="Times New Roman"/>
                <w:color w:val="000000"/>
              </w:rPr>
            </w:pPr>
            <w:r w:rsidRPr="00AF364D">
              <w:rPr>
                <w:rFonts w:ascii="Times New Roman" w:hAnsi="Times New Roman" w:cs="Times New Roman"/>
                <w:color w:val="000000"/>
              </w:rPr>
              <w:t>110</w:t>
            </w:r>
            <w:r w:rsidR="007403D5">
              <w:rPr>
                <w:rFonts w:ascii="Times New Roman" w:hAnsi="Times New Roman" w:cs="Times New Roman"/>
                <w:color w:val="000000"/>
              </w:rPr>
              <w:t>—</w:t>
            </w:r>
            <w:r w:rsidRPr="00AF364D">
              <w:rPr>
                <w:rFonts w:ascii="Times New Roman" w:hAnsi="Times New Roman" w:cs="Times New Roman"/>
                <w:color w:val="000000"/>
              </w:rPr>
              <w:t>even after some rest</w:t>
            </w:r>
          </w:p>
        </w:tc>
      </w:tr>
      <w:tr w:rsidR="00BD6CA2" w:rsidRPr="00AF364D" w14:paraId="5FA85D1D" w14:textId="77777777" w:rsidTr="000837DF">
        <w:trPr>
          <w:trHeight w:val="432"/>
        </w:trPr>
        <w:tc>
          <w:tcPr>
            <w:tcW w:w="4788" w:type="dxa"/>
          </w:tcPr>
          <w:p w14:paraId="015585B8" w14:textId="47F302EC" w:rsidR="00BD6CA2"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Skin (</w:t>
            </w:r>
            <w:r w:rsidR="009F7728">
              <w:rPr>
                <w:rFonts w:ascii="Times New Roman" w:hAnsi="Times New Roman" w:cs="Times New Roman"/>
                <w:color w:val="000000"/>
              </w:rPr>
              <w:t>color, temperature, condition [</w:t>
            </w:r>
            <w:r w:rsidRPr="00AF364D">
              <w:rPr>
                <w:rFonts w:ascii="Times New Roman" w:hAnsi="Times New Roman" w:cs="Times New Roman"/>
                <w:color w:val="000000"/>
              </w:rPr>
              <w:t>CTC</w:t>
            </w:r>
            <w:r w:rsidR="009F7728">
              <w:rPr>
                <w:rFonts w:ascii="Times New Roman" w:hAnsi="Times New Roman" w:cs="Times New Roman"/>
                <w:color w:val="000000"/>
              </w:rPr>
              <w:t>]</w:t>
            </w:r>
            <w:r w:rsidRPr="00AF364D">
              <w:rPr>
                <w:rFonts w:ascii="Times New Roman" w:hAnsi="Times New Roman" w:cs="Times New Roman"/>
                <w:color w:val="000000"/>
              </w:rPr>
              <w:t>)</w:t>
            </w:r>
          </w:p>
        </w:tc>
        <w:tc>
          <w:tcPr>
            <w:tcW w:w="4788" w:type="dxa"/>
          </w:tcPr>
          <w:p w14:paraId="48F7A601" w14:textId="77777777" w:rsidR="00BD6CA2"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Warm-hot, sweaty, pink</w:t>
            </w:r>
          </w:p>
        </w:tc>
      </w:tr>
      <w:tr w:rsidR="00BD6CA2" w:rsidRPr="00AF364D" w14:paraId="0ED3043E" w14:textId="77777777" w:rsidTr="000837DF">
        <w:trPr>
          <w:trHeight w:val="432"/>
        </w:trPr>
        <w:tc>
          <w:tcPr>
            <w:tcW w:w="4788" w:type="dxa"/>
          </w:tcPr>
          <w:p w14:paraId="5909044A" w14:textId="1B7DFB3C" w:rsidR="00BD6CA2"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Respiratory </w:t>
            </w:r>
            <w:r w:rsidR="000F0E6A">
              <w:rPr>
                <w:rFonts w:ascii="Times New Roman" w:hAnsi="Times New Roman" w:cs="Times New Roman"/>
                <w:color w:val="000000"/>
              </w:rPr>
              <w:t>r</w:t>
            </w:r>
            <w:r w:rsidRPr="00AF364D">
              <w:rPr>
                <w:rFonts w:ascii="Times New Roman" w:hAnsi="Times New Roman" w:cs="Times New Roman"/>
                <w:color w:val="000000"/>
              </w:rPr>
              <w:t>ate</w:t>
            </w:r>
            <w:r w:rsidR="009F7728">
              <w:rPr>
                <w:rFonts w:ascii="Times New Roman" w:hAnsi="Times New Roman" w:cs="Times New Roman"/>
                <w:color w:val="000000"/>
              </w:rPr>
              <w:t xml:space="preserve"> (RR)</w:t>
            </w:r>
          </w:p>
        </w:tc>
        <w:tc>
          <w:tcPr>
            <w:tcW w:w="4788" w:type="dxa"/>
          </w:tcPr>
          <w:p w14:paraId="49F67428" w14:textId="4B1BF268" w:rsidR="00BD6CA2" w:rsidRPr="00AF364D" w:rsidRDefault="00BD6CA2" w:rsidP="007403D5">
            <w:pPr>
              <w:spacing w:line="480" w:lineRule="auto"/>
              <w:rPr>
                <w:rFonts w:ascii="Times New Roman" w:hAnsi="Times New Roman" w:cs="Times New Roman"/>
                <w:color w:val="000000"/>
              </w:rPr>
            </w:pPr>
            <w:r w:rsidRPr="004379D4">
              <w:rPr>
                <w:rFonts w:ascii="Times New Roman" w:hAnsi="Times New Roman" w:cs="Times New Roman"/>
                <w:color w:val="000000"/>
              </w:rPr>
              <w:t>28</w:t>
            </w:r>
            <w:r w:rsidR="007403D5">
              <w:rPr>
                <w:rFonts w:ascii="Times New Roman" w:hAnsi="Times New Roman" w:cs="Times New Roman"/>
                <w:color w:val="000000"/>
              </w:rPr>
              <w:t>—</w:t>
            </w:r>
            <w:r>
              <w:rPr>
                <w:rFonts w:ascii="Times New Roman" w:hAnsi="Times New Roman" w:cs="Times New Roman"/>
                <w:color w:val="000000"/>
              </w:rPr>
              <w:t>shallow (because of pain)</w:t>
            </w:r>
          </w:p>
        </w:tc>
      </w:tr>
      <w:tr w:rsidR="00BD6CA2" w:rsidRPr="00AF364D" w14:paraId="461046BF" w14:textId="77777777" w:rsidTr="000837DF">
        <w:trPr>
          <w:trHeight w:val="432"/>
        </w:trPr>
        <w:tc>
          <w:tcPr>
            <w:tcW w:w="4788" w:type="dxa"/>
          </w:tcPr>
          <w:p w14:paraId="50566C9B" w14:textId="77777777" w:rsidR="00BD6CA2" w:rsidRPr="00AF364D" w:rsidRDefault="00BD6CA2" w:rsidP="004B4DEC">
            <w:pPr>
              <w:spacing w:line="480" w:lineRule="auto"/>
              <w:rPr>
                <w:rFonts w:ascii="Times New Roman" w:hAnsi="Times New Roman" w:cs="Times New Roman"/>
                <w:color w:val="000000"/>
              </w:rPr>
            </w:pPr>
            <w:r w:rsidRPr="004379D4">
              <w:rPr>
                <w:rFonts w:ascii="Times New Roman" w:hAnsi="Times New Roman" w:cs="Times New Roman"/>
                <w:color w:val="000000"/>
              </w:rPr>
              <w:t>SpO</w:t>
            </w:r>
            <w:r w:rsidRPr="00D4738E">
              <w:rPr>
                <w:rFonts w:ascii="Times New Roman" w:hAnsi="Times New Roman" w:cs="Times New Roman"/>
                <w:color w:val="000000"/>
                <w:vertAlign w:val="subscript"/>
              </w:rPr>
              <w:t>2</w:t>
            </w:r>
          </w:p>
        </w:tc>
        <w:tc>
          <w:tcPr>
            <w:tcW w:w="4788" w:type="dxa"/>
          </w:tcPr>
          <w:p w14:paraId="1E9144FC" w14:textId="77777777" w:rsidR="00BD6CA2" w:rsidRPr="00AF364D" w:rsidRDefault="00BD6CA2" w:rsidP="004B4DEC">
            <w:pPr>
              <w:spacing w:line="480" w:lineRule="auto"/>
              <w:rPr>
                <w:rFonts w:ascii="Times New Roman" w:hAnsi="Times New Roman" w:cs="Times New Roman"/>
                <w:color w:val="000000"/>
              </w:rPr>
            </w:pPr>
            <w:r w:rsidRPr="004379D4">
              <w:rPr>
                <w:rFonts w:ascii="Times New Roman" w:hAnsi="Times New Roman" w:cs="Times New Roman"/>
                <w:color w:val="000000"/>
              </w:rPr>
              <w:t>96%</w:t>
            </w:r>
          </w:p>
        </w:tc>
      </w:tr>
      <w:tr w:rsidR="00BD6CA2" w:rsidRPr="00AF364D" w14:paraId="5858ADD1" w14:textId="77777777" w:rsidTr="000837DF">
        <w:trPr>
          <w:trHeight w:val="432"/>
        </w:trPr>
        <w:tc>
          <w:tcPr>
            <w:tcW w:w="4788" w:type="dxa"/>
          </w:tcPr>
          <w:p w14:paraId="7976E6FF" w14:textId="0A2F4FCF" w:rsidR="00BD6CA2" w:rsidRPr="00AF364D" w:rsidRDefault="00BD6CA2"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Blood </w:t>
            </w:r>
            <w:r w:rsidR="000F0E6A">
              <w:rPr>
                <w:rFonts w:ascii="Times New Roman" w:hAnsi="Times New Roman" w:cs="Times New Roman"/>
                <w:color w:val="000000"/>
              </w:rPr>
              <w:t>g</w:t>
            </w:r>
            <w:r w:rsidRPr="00AF364D">
              <w:rPr>
                <w:rFonts w:ascii="Times New Roman" w:hAnsi="Times New Roman" w:cs="Times New Roman"/>
                <w:color w:val="000000"/>
              </w:rPr>
              <w:t>lucose</w:t>
            </w:r>
            <w:r w:rsidR="009F7728">
              <w:rPr>
                <w:rFonts w:ascii="Times New Roman" w:hAnsi="Times New Roman" w:cs="Times New Roman"/>
                <w:color w:val="000000"/>
              </w:rPr>
              <w:t xml:space="preserve"> (BG)</w:t>
            </w:r>
          </w:p>
        </w:tc>
        <w:tc>
          <w:tcPr>
            <w:tcW w:w="4788" w:type="dxa"/>
          </w:tcPr>
          <w:p w14:paraId="6188CE21" w14:textId="54C51E09" w:rsidR="00BD6CA2" w:rsidRPr="00AF364D" w:rsidRDefault="00BD6CA2" w:rsidP="007403D5">
            <w:pPr>
              <w:spacing w:line="480" w:lineRule="auto"/>
              <w:rPr>
                <w:rFonts w:ascii="Times New Roman" w:hAnsi="Times New Roman" w:cs="Times New Roman"/>
                <w:color w:val="000000"/>
              </w:rPr>
            </w:pPr>
            <w:r w:rsidRPr="004379D4">
              <w:rPr>
                <w:rFonts w:ascii="Times New Roman" w:hAnsi="Times New Roman" w:cs="Times New Roman"/>
                <w:color w:val="000000"/>
              </w:rPr>
              <w:t>88</w:t>
            </w:r>
            <w:r w:rsidR="007403D5">
              <w:rPr>
                <w:rFonts w:ascii="Times New Roman" w:hAnsi="Times New Roman" w:cs="Times New Roman"/>
                <w:color w:val="000000"/>
              </w:rPr>
              <w:t>—</w:t>
            </w:r>
            <w:r w:rsidR="009F7728">
              <w:rPr>
                <w:rFonts w:ascii="Times New Roman" w:hAnsi="Times New Roman" w:cs="Times New Roman"/>
                <w:color w:val="000000"/>
              </w:rPr>
              <w:t>n</w:t>
            </w:r>
            <w:r>
              <w:rPr>
                <w:rFonts w:ascii="Times New Roman" w:hAnsi="Times New Roman" w:cs="Times New Roman"/>
                <w:color w:val="000000"/>
              </w:rPr>
              <w:t>ormal</w:t>
            </w:r>
          </w:p>
        </w:tc>
      </w:tr>
    </w:tbl>
    <w:p w14:paraId="5D10FEFE" w14:textId="77777777" w:rsidR="00BD6CA2" w:rsidRPr="00AF364D" w:rsidRDefault="00BD6CA2" w:rsidP="004B4DEC">
      <w:pPr>
        <w:spacing w:line="480" w:lineRule="auto"/>
        <w:rPr>
          <w:rFonts w:ascii="Times New Roman" w:eastAsia="Times New Roman" w:hAnsi="Times New Roman" w:cs="Times New Roman"/>
          <w:color w:val="000000"/>
          <w:kern w:val="0"/>
          <w14:ligatures w14:val="none"/>
        </w:rPr>
      </w:pPr>
    </w:p>
    <w:p w14:paraId="6047DAC4" w14:textId="4DC07476" w:rsidR="00A42EA4" w:rsidRPr="00AF364D" w:rsidRDefault="00C83A89"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kern w:val="0"/>
          <w14:ligatures w14:val="none"/>
        </w:rPr>
        <w:lastRenderedPageBreak/>
        <w:t>The HCP may ask to speed up time</w:t>
      </w:r>
      <w:r w:rsidR="00363E31" w:rsidRPr="00AF364D">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“Can I just have Noel sit on the sideline for </w:t>
      </w:r>
      <w:r w:rsidR="000F0E6A" w:rsidRPr="004379D4">
        <w:rPr>
          <w:rFonts w:ascii="Times New Roman" w:eastAsia="Times New Roman" w:hAnsi="Times New Roman" w:cs="Times New Roman"/>
          <w:color w:val="000000"/>
          <w:kern w:val="0"/>
          <w14:ligatures w14:val="none"/>
        </w:rPr>
        <w:t>five</w:t>
      </w:r>
      <w:r w:rsidRPr="004379D4">
        <w:rPr>
          <w:rFonts w:ascii="Times New Roman" w:eastAsia="Times New Roman" w:hAnsi="Times New Roman" w:cs="Times New Roman"/>
          <w:color w:val="000000"/>
          <w:kern w:val="0"/>
          <w14:ligatures w14:val="none"/>
        </w:rPr>
        <w:t xml:space="preserve"> minutes</w:t>
      </w:r>
      <w:r>
        <w:rPr>
          <w:rFonts w:ascii="Times New Roman" w:eastAsia="Times New Roman" w:hAnsi="Times New Roman" w:cs="Times New Roman"/>
          <w:color w:val="000000"/>
          <w:kern w:val="0"/>
          <w14:ligatures w14:val="none"/>
        </w:rPr>
        <w:t xml:space="preserve"> and </w:t>
      </w:r>
      <w:r w:rsidR="00657780">
        <w:rPr>
          <w:rFonts w:ascii="Times New Roman" w:eastAsia="Times New Roman" w:hAnsi="Times New Roman" w:cs="Times New Roman"/>
          <w:color w:val="000000"/>
          <w:kern w:val="0"/>
          <w14:ligatures w14:val="none"/>
        </w:rPr>
        <w:t xml:space="preserve">then </w:t>
      </w:r>
      <w:r>
        <w:rPr>
          <w:rFonts w:ascii="Times New Roman" w:eastAsia="Times New Roman" w:hAnsi="Times New Roman" w:cs="Times New Roman"/>
          <w:color w:val="000000"/>
          <w:kern w:val="0"/>
          <w14:ligatures w14:val="none"/>
        </w:rPr>
        <w:t xml:space="preserve">take vitals and an exam again in </w:t>
      </w:r>
      <w:r w:rsidR="000F0E6A" w:rsidRPr="004379D4">
        <w:rPr>
          <w:rFonts w:ascii="Times New Roman" w:eastAsia="Times New Roman" w:hAnsi="Times New Roman" w:cs="Times New Roman"/>
          <w:color w:val="000000"/>
          <w:kern w:val="0"/>
          <w14:ligatures w14:val="none"/>
        </w:rPr>
        <w:t>five</w:t>
      </w:r>
      <w:r w:rsidRPr="004379D4">
        <w:rPr>
          <w:rFonts w:ascii="Times New Roman" w:eastAsia="Times New Roman" w:hAnsi="Times New Roman" w:cs="Times New Roman"/>
          <w:color w:val="000000"/>
          <w:kern w:val="0"/>
          <w14:ligatures w14:val="none"/>
        </w:rPr>
        <w:t xml:space="preserve"> minutes</w:t>
      </w:r>
      <w:r>
        <w:rPr>
          <w:rFonts w:ascii="Times New Roman" w:eastAsia="Times New Roman" w:hAnsi="Times New Roman" w:cs="Times New Roman"/>
          <w:color w:val="000000"/>
          <w:kern w:val="0"/>
          <w14:ligatures w14:val="none"/>
        </w:rPr>
        <w:t>?”</w:t>
      </w:r>
      <w:r w:rsidR="002D496C" w:rsidRPr="00AF364D">
        <w:rPr>
          <w:rFonts w:ascii="Times New Roman" w:eastAsia="Times New Roman" w:hAnsi="Times New Roman" w:cs="Times New Roman"/>
          <w:color w:val="000000"/>
          <w:kern w:val="0"/>
          <w14:ligatures w14:val="none"/>
        </w:rPr>
        <w:t xml:space="preserve"> </w:t>
      </w:r>
      <w:r w:rsidRPr="00AF364D">
        <w:rPr>
          <w:rFonts w:ascii="Times New Roman" w:eastAsia="Times New Roman" w:hAnsi="Times New Roman" w:cs="Times New Roman"/>
          <w:color w:val="000000"/>
          <w:kern w:val="0"/>
          <w14:ligatures w14:val="none"/>
        </w:rPr>
        <w:t>If this happens, the proctor will speed up time and guide you through your symptoms.</w:t>
      </w:r>
    </w:p>
    <w:p w14:paraId="1FD839D8" w14:textId="77777777" w:rsidR="00A42EA4" w:rsidRPr="00AF364D" w:rsidRDefault="00A42EA4" w:rsidP="004B4DEC">
      <w:pPr>
        <w:spacing w:line="480" w:lineRule="auto"/>
        <w:rPr>
          <w:rFonts w:ascii="Times New Roman" w:eastAsia="Times New Roman" w:hAnsi="Times New Roman" w:cs="Times New Roman"/>
          <w:color w:val="000000"/>
          <w:kern w:val="0"/>
          <w14:ligatures w14:val="none"/>
        </w:rPr>
      </w:pPr>
    </w:p>
    <w:p w14:paraId="70134ED5" w14:textId="6B40A489"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kern w:val="0"/>
          <w14:ligatures w14:val="none"/>
        </w:rPr>
        <w:t xml:space="preserve">If </w:t>
      </w:r>
      <w:r w:rsidR="2407F8F6" w:rsidRPr="00AF364D">
        <w:rPr>
          <w:rFonts w:ascii="Times New Roman" w:eastAsia="Times New Roman" w:hAnsi="Times New Roman" w:cs="Times New Roman"/>
          <w:color w:val="000000"/>
        </w:rPr>
        <w:t xml:space="preserve">Noel is </w:t>
      </w:r>
      <w:r>
        <w:rPr>
          <w:rFonts w:ascii="Times New Roman" w:eastAsia="Times New Roman" w:hAnsi="Times New Roman" w:cs="Times New Roman"/>
          <w:color w:val="000000"/>
          <w:kern w:val="0"/>
          <w14:ligatures w14:val="none"/>
        </w:rPr>
        <w:t xml:space="preserve">returned to play within the </w:t>
      </w:r>
      <w:r w:rsidR="00A6484B" w:rsidRPr="004379D4">
        <w:rPr>
          <w:rFonts w:ascii="Times New Roman" w:eastAsia="Times New Roman" w:hAnsi="Times New Roman" w:cs="Times New Roman"/>
          <w:color w:val="000000"/>
          <w:kern w:val="0"/>
          <w14:ligatures w14:val="none"/>
        </w:rPr>
        <w:t>10</w:t>
      </w:r>
      <w:r w:rsidRPr="004379D4">
        <w:rPr>
          <w:rFonts w:ascii="Times New Roman" w:eastAsia="Times New Roman" w:hAnsi="Times New Roman" w:cs="Times New Roman"/>
          <w:color w:val="000000"/>
          <w:kern w:val="0"/>
          <w14:ligatures w14:val="none"/>
        </w:rPr>
        <w:t xml:space="preserve"> minutes</w:t>
      </w:r>
      <w:r>
        <w:rPr>
          <w:rFonts w:ascii="Times New Roman" w:eastAsia="Times New Roman" w:hAnsi="Times New Roman" w:cs="Times New Roman"/>
          <w:color w:val="000000"/>
          <w:kern w:val="0"/>
          <w14:ligatures w14:val="none"/>
        </w:rPr>
        <w:t>, the proctor will read the following to the HCP</w:t>
      </w:r>
      <w:r w:rsidR="00A42EA4" w:rsidRPr="00AF364D">
        <w:rPr>
          <w:rFonts w:ascii="Times New Roman" w:eastAsia="Times New Roman" w:hAnsi="Times New Roman" w:cs="Times New Roman"/>
          <w:color w:val="000000"/>
          <w:kern w:val="0"/>
          <w14:ligatures w14:val="none"/>
        </w:rPr>
        <w:t>:</w:t>
      </w:r>
    </w:p>
    <w:p w14:paraId="2FC4252F" w14:textId="2ED897F9" w:rsidR="00BD6CA2" w:rsidRPr="00AF364D" w:rsidRDefault="00BD6CA2" w:rsidP="004B4DEC">
      <w:pPr>
        <w:spacing w:line="480" w:lineRule="auto"/>
        <w:rPr>
          <w:rFonts w:ascii="Times New Roman" w:hAnsi="Times New Roman" w:cs="Times New Roman"/>
          <w:i/>
          <w:iCs/>
          <w:color w:val="000000"/>
        </w:rPr>
      </w:pPr>
      <w:r>
        <w:rPr>
          <w:rFonts w:ascii="Times New Roman" w:eastAsia="Times New Roman" w:hAnsi="Times New Roman" w:cs="Times New Roman"/>
          <w:i/>
          <w:iCs/>
          <w:color w:val="000000"/>
          <w:kern w:val="0"/>
          <w14:ligatures w14:val="none"/>
        </w:rPr>
        <w:t>After returning to the game</w:t>
      </w:r>
      <w:r w:rsidRPr="004379D4">
        <w:rPr>
          <w:rFonts w:ascii="Times New Roman" w:eastAsia="Times New Roman" w:hAnsi="Times New Roman" w:cs="Times New Roman"/>
          <w:i/>
          <w:iCs/>
          <w:color w:val="000000"/>
          <w:kern w:val="0"/>
          <w14:ligatures w14:val="none"/>
        </w:rPr>
        <w:t>,</w:t>
      </w:r>
      <w:r>
        <w:rPr>
          <w:rFonts w:ascii="Times New Roman" w:eastAsia="Times New Roman" w:hAnsi="Times New Roman" w:cs="Times New Roman"/>
          <w:i/>
          <w:iCs/>
          <w:color w:val="000000"/>
          <w:kern w:val="0"/>
          <w14:ligatures w14:val="none"/>
        </w:rPr>
        <w:t xml:space="preserve"> </w:t>
      </w:r>
      <w:r w:rsidR="27D27966" w:rsidRPr="00AF364D">
        <w:rPr>
          <w:rFonts w:ascii="Times New Roman" w:eastAsia="Times New Roman" w:hAnsi="Times New Roman" w:cs="Times New Roman"/>
          <w:i/>
          <w:iCs/>
          <w:color w:val="000000"/>
        </w:rPr>
        <w:t>Noel</w:t>
      </w:r>
      <w:r w:rsidRPr="00AF364D">
        <w:rPr>
          <w:rFonts w:ascii="Times New Roman" w:eastAsia="Times New Roman" w:hAnsi="Times New Roman" w:cs="Times New Roman"/>
          <w:i/>
          <w:iCs/>
          <w:color w:val="000000"/>
          <w:kern w:val="0"/>
          <w14:ligatures w14:val="none"/>
        </w:rPr>
        <w:t xml:space="preserve"> run</w:t>
      </w:r>
      <w:r w:rsidR="00C83A89" w:rsidRPr="00AF364D">
        <w:rPr>
          <w:rFonts w:ascii="Times New Roman" w:eastAsia="Times New Roman" w:hAnsi="Times New Roman" w:cs="Times New Roman"/>
          <w:i/>
          <w:iCs/>
          <w:color w:val="000000"/>
          <w:kern w:val="0"/>
          <w14:ligatures w14:val="none"/>
        </w:rPr>
        <w:t>s</w:t>
      </w:r>
      <w:r>
        <w:rPr>
          <w:rFonts w:ascii="Times New Roman" w:eastAsia="Times New Roman" w:hAnsi="Times New Roman" w:cs="Times New Roman"/>
          <w:i/>
          <w:iCs/>
          <w:color w:val="000000"/>
          <w:kern w:val="0"/>
          <w14:ligatures w14:val="none"/>
        </w:rPr>
        <w:t xml:space="preserve"> backward to catch the ball</w:t>
      </w:r>
      <w:r w:rsidRPr="004379D4">
        <w:rPr>
          <w:rFonts w:ascii="Times New Roman" w:eastAsia="Times New Roman" w:hAnsi="Times New Roman" w:cs="Times New Roman"/>
          <w:i/>
          <w:iCs/>
          <w:color w:val="000000"/>
          <w:kern w:val="0"/>
          <w14:ligatures w14:val="none"/>
        </w:rPr>
        <w:t>,</w:t>
      </w:r>
      <w:r>
        <w:rPr>
          <w:rFonts w:ascii="Times New Roman" w:eastAsia="Times New Roman" w:hAnsi="Times New Roman" w:cs="Times New Roman"/>
          <w:i/>
          <w:iCs/>
          <w:color w:val="000000"/>
          <w:kern w:val="0"/>
          <w14:ligatures w14:val="none"/>
        </w:rPr>
        <w:t xml:space="preserve"> turns around</w:t>
      </w:r>
      <w:r w:rsidRPr="004379D4">
        <w:rPr>
          <w:rFonts w:ascii="Times New Roman" w:eastAsia="Times New Roman" w:hAnsi="Times New Roman" w:cs="Times New Roman"/>
          <w:i/>
          <w:iCs/>
          <w:color w:val="000000"/>
          <w:kern w:val="0"/>
          <w14:ligatures w14:val="none"/>
        </w:rPr>
        <w:t>,</w:t>
      </w:r>
      <w:r>
        <w:rPr>
          <w:rFonts w:ascii="Times New Roman" w:eastAsia="Times New Roman" w:hAnsi="Times New Roman" w:cs="Times New Roman"/>
          <w:i/>
          <w:iCs/>
          <w:color w:val="000000"/>
          <w:kern w:val="0"/>
          <w14:ligatures w14:val="none"/>
        </w:rPr>
        <w:t xml:space="preserve"> and gets body</w:t>
      </w:r>
      <w:r w:rsidR="000F0E6A">
        <w:rPr>
          <w:rFonts w:ascii="Times New Roman" w:eastAsia="Times New Roman" w:hAnsi="Times New Roman" w:cs="Times New Roman"/>
          <w:i/>
          <w:iCs/>
          <w:color w:val="000000"/>
          <w:kern w:val="0"/>
          <w14:ligatures w14:val="none"/>
        </w:rPr>
        <w:t>-</w:t>
      </w:r>
      <w:r>
        <w:rPr>
          <w:rFonts w:ascii="Times New Roman" w:eastAsia="Times New Roman" w:hAnsi="Times New Roman" w:cs="Times New Roman"/>
          <w:i/>
          <w:iCs/>
          <w:color w:val="000000"/>
          <w:kern w:val="0"/>
          <w14:ligatures w14:val="none"/>
        </w:rPr>
        <w:t xml:space="preserve">checked </w:t>
      </w:r>
      <w:r w:rsidR="000F0E6A">
        <w:rPr>
          <w:rFonts w:ascii="Times New Roman" w:eastAsia="Times New Roman" w:hAnsi="Times New Roman" w:cs="Times New Roman"/>
          <w:i/>
          <w:iCs/>
          <w:color w:val="000000"/>
          <w:kern w:val="0"/>
          <w14:ligatures w14:val="none"/>
        </w:rPr>
        <w:t xml:space="preserve">immediately </w:t>
      </w:r>
      <w:r>
        <w:rPr>
          <w:rFonts w:ascii="Times New Roman" w:eastAsia="Times New Roman" w:hAnsi="Times New Roman" w:cs="Times New Roman"/>
          <w:i/>
          <w:iCs/>
          <w:color w:val="000000"/>
          <w:kern w:val="0"/>
          <w14:ligatures w14:val="none"/>
        </w:rPr>
        <w:t>with a stick</w:t>
      </w:r>
      <w:r w:rsidRPr="004379D4">
        <w:rPr>
          <w:rFonts w:ascii="Times New Roman" w:eastAsia="Times New Roman" w:hAnsi="Times New Roman" w:cs="Times New Roman"/>
          <w:i/>
          <w:iCs/>
          <w:color w:val="000000"/>
          <w:kern w:val="0"/>
          <w14:ligatures w14:val="none"/>
        </w:rPr>
        <w:t>.</w:t>
      </w:r>
      <w:r>
        <w:rPr>
          <w:rFonts w:ascii="Times New Roman" w:eastAsia="Times New Roman" w:hAnsi="Times New Roman" w:cs="Times New Roman"/>
          <w:i/>
          <w:iCs/>
          <w:color w:val="000000"/>
          <w:kern w:val="0"/>
          <w14:ligatures w14:val="none"/>
        </w:rPr>
        <w:t xml:space="preserve"> It was like hitting a wall</w:t>
      </w:r>
      <w:r w:rsidRPr="004379D4">
        <w:rPr>
          <w:rFonts w:ascii="Times New Roman" w:eastAsia="Times New Roman" w:hAnsi="Times New Roman" w:cs="Times New Roman"/>
          <w:i/>
          <w:iCs/>
          <w:color w:val="000000"/>
          <w:kern w:val="0"/>
          <w14:ligatures w14:val="none"/>
        </w:rPr>
        <w:t>.</w:t>
      </w:r>
      <w:r>
        <w:rPr>
          <w:rFonts w:ascii="Times New Roman" w:eastAsia="Times New Roman" w:hAnsi="Times New Roman" w:cs="Times New Roman"/>
          <w:i/>
          <w:iCs/>
          <w:color w:val="000000"/>
          <w:kern w:val="0"/>
          <w14:ligatures w14:val="none"/>
        </w:rPr>
        <w:t xml:space="preserve"> </w:t>
      </w:r>
      <w:r w:rsidR="27D27966" w:rsidRPr="00AF364D">
        <w:rPr>
          <w:rFonts w:ascii="Times New Roman" w:eastAsia="Times New Roman" w:hAnsi="Times New Roman" w:cs="Times New Roman"/>
          <w:i/>
          <w:iCs/>
          <w:color w:val="000000"/>
        </w:rPr>
        <w:t>Noel</w:t>
      </w:r>
      <w:r>
        <w:rPr>
          <w:rFonts w:ascii="Times New Roman" w:eastAsia="Times New Roman" w:hAnsi="Times New Roman" w:cs="Times New Roman"/>
          <w:i/>
          <w:iCs/>
          <w:color w:val="000000"/>
          <w:kern w:val="0"/>
          <w14:ligatures w14:val="none"/>
        </w:rPr>
        <w:t xml:space="preserve"> collapses to the ground</w:t>
      </w:r>
      <w:r w:rsidRPr="004379D4">
        <w:rPr>
          <w:rFonts w:ascii="Times New Roman" w:eastAsia="Times New Roman" w:hAnsi="Times New Roman" w:cs="Times New Roman"/>
          <w:i/>
          <w:iCs/>
          <w:color w:val="000000"/>
          <w:kern w:val="0"/>
          <w14:ligatures w14:val="none"/>
        </w:rPr>
        <w:t>.</w:t>
      </w:r>
      <w:r w:rsidR="002D496C" w:rsidRPr="00AF364D">
        <w:rPr>
          <w:rFonts w:ascii="Times New Roman" w:eastAsia="Times New Roman" w:hAnsi="Times New Roman" w:cs="Times New Roman"/>
          <w:i/>
          <w:iCs/>
          <w:color w:val="000000"/>
          <w:kern w:val="0"/>
          <w14:ligatures w14:val="none"/>
        </w:rPr>
        <w:t xml:space="preserve"> </w:t>
      </w:r>
      <w:r>
        <w:rPr>
          <w:rFonts w:ascii="Times New Roman" w:hAnsi="Times New Roman" w:cs="Times New Roman"/>
          <w:i/>
          <w:iCs/>
          <w:color w:val="000000"/>
        </w:rPr>
        <w:t>This time</w:t>
      </w:r>
      <w:r w:rsidRPr="004379D4">
        <w:rPr>
          <w:rFonts w:ascii="Times New Roman" w:hAnsi="Times New Roman" w:cs="Times New Roman"/>
          <w:i/>
          <w:iCs/>
          <w:color w:val="000000"/>
        </w:rPr>
        <w:t>,</w:t>
      </w:r>
      <w:r>
        <w:rPr>
          <w:rFonts w:ascii="Times New Roman" w:hAnsi="Times New Roman" w:cs="Times New Roman"/>
          <w:i/>
          <w:iCs/>
          <w:color w:val="000000"/>
        </w:rPr>
        <w:t xml:space="preserve"> </w:t>
      </w:r>
      <w:r w:rsidR="27D27966" w:rsidRPr="00AF364D">
        <w:rPr>
          <w:rFonts w:ascii="Times New Roman" w:hAnsi="Times New Roman" w:cs="Times New Roman"/>
          <w:i/>
          <w:iCs/>
          <w:color w:val="000000"/>
        </w:rPr>
        <w:t>Noel</w:t>
      </w:r>
      <w:r>
        <w:rPr>
          <w:rFonts w:ascii="Times New Roman" w:hAnsi="Times New Roman" w:cs="Times New Roman"/>
          <w:i/>
          <w:iCs/>
          <w:color w:val="000000"/>
        </w:rPr>
        <w:t xml:space="preserve"> walks to the sideline slowly and carefully</w:t>
      </w:r>
      <w:r w:rsidRPr="004379D4">
        <w:rPr>
          <w:rFonts w:ascii="Times New Roman" w:hAnsi="Times New Roman" w:cs="Times New Roman"/>
          <w:i/>
          <w:iCs/>
          <w:color w:val="000000"/>
        </w:rPr>
        <w:t>,</w:t>
      </w:r>
      <w:r>
        <w:rPr>
          <w:rFonts w:ascii="Times New Roman" w:hAnsi="Times New Roman" w:cs="Times New Roman"/>
          <w:i/>
          <w:iCs/>
          <w:color w:val="000000"/>
        </w:rPr>
        <w:t xml:space="preserve"> almost timidly</w:t>
      </w:r>
      <w:r w:rsidRPr="004379D4">
        <w:rPr>
          <w:rFonts w:ascii="Times New Roman" w:hAnsi="Times New Roman" w:cs="Times New Roman"/>
          <w:i/>
          <w:iCs/>
          <w:color w:val="000000"/>
        </w:rPr>
        <w:t>.</w:t>
      </w:r>
      <w:r w:rsidR="002D496C" w:rsidRPr="00AF364D">
        <w:rPr>
          <w:rFonts w:ascii="Times New Roman" w:hAnsi="Times New Roman" w:cs="Times New Roman"/>
          <w:i/>
          <w:iCs/>
          <w:color w:val="000000"/>
        </w:rPr>
        <w:t xml:space="preserve"> </w:t>
      </w:r>
      <w:r>
        <w:rPr>
          <w:rFonts w:ascii="Times New Roman" w:hAnsi="Times New Roman" w:cs="Times New Roman"/>
          <w:i/>
          <w:iCs/>
          <w:color w:val="000000"/>
        </w:rPr>
        <w:t xml:space="preserve">After </w:t>
      </w:r>
      <w:r w:rsidR="00A6484B" w:rsidRPr="004379D4">
        <w:rPr>
          <w:rFonts w:ascii="Times New Roman" w:hAnsi="Times New Roman" w:cs="Times New Roman"/>
          <w:i/>
          <w:iCs/>
          <w:color w:val="000000"/>
        </w:rPr>
        <w:t>three</w:t>
      </w:r>
      <w:r w:rsidRPr="004379D4">
        <w:rPr>
          <w:rFonts w:ascii="Times New Roman" w:hAnsi="Times New Roman" w:cs="Times New Roman"/>
          <w:i/>
          <w:iCs/>
          <w:color w:val="000000"/>
        </w:rPr>
        <w:t xml:space="preserve"> minutes,</w:t>
      </w:r>
      <w:r>
        <w:rPr>
          <w:rFonts w:ascii="Times New Roman" w:hAnsi="Times New Roman" w:cs="Times New Roman"/>
          <w:i/>
          <w:iCs/>
          <w:color w:val="000000"/>
        </w:rPr>
        <w:t xml:space="preserve"> </w:t>
      </w:r>
      <w:r w:rsidR="27D27966" w:rsidRPr="00AF364D">
        <w:rPr>
          <w:rFonts w:ascii="Times New Roman" w:hAnsi="Times New Roman" w:cs="Times New Roman"/>
          <w:i/>
          <w:iCs/>
          <w:color w:val="000000"/>
        </w:rPr>
        <w:t>Noel</w:t>
      </w:r>
      <w:r>
        <w:rPr>
          <w:rFonts w:ascii="Times New Roman" w:hAnsi="Times New Roman" w:cs="Times New Roman"/>
          <w:i/>
          <w:iCs/>
          <w:color w:val="000000"/>
        </w:rPr>
        <w:t xml:space="preserve"> slumps over and is unconscious</w:t>
      </w:r>
      <w:r w:rsidRPr="004379D4">
        <w:rPr>
          <w:rFonts w:ascii="Times New Roman" w:hAnsi="Times New Roman" w:cs="Times New Roman"/>
          <w:i/>
          <w:iCs/>
          <w:color w:val="000000"/>
        </w:rPr>
        <w:t>.</w:t>
      </w:r>
    </w:p>
    <w:p w14:paraId="5043474D" w14:textId="7BC424D2" w:rsidR="00BD6CA2" w:rsidRPr="00AF364D" w:rsidRDefault="00BD6CA2" w:rsidP="004B4DEC">
      <w:pPr>
        <w:spacing w:line="480" w:lineRule="auto"/>
        <w:rPr>
          <w:rFonts w:ascii="Times New Roman" w:hAnsi="Times New Roman" w:cs="Times New Roman"/>
          <w:color w:val="000000"/>
        </w:rPr>
      </w:pPr>
    </w:p>
    <w:tbl>
      <w:tblPr>
        <w:tblStyle w:val="TableGrid"/>
        <w:tblW w:w="5000" w:type="pct"/>
        <w:tblLook w:val="04A0" w:firstRow="1" w:lastRow="0" w:firstColumn="1" w:lastColumn="0" w:noHBand="0" w:noVBand="1"/>
      </w:tblPr>
      <w:tblGrid>
        <w:gridCol w:w="2268"/>
        <w:gridCol w:w="3654"/>
        <w:gridCol w:w="3654"/>
      </w:tblGrid>
      <w:tr w:rsidR="00A2701F" w:rsidRPr="00AF364D" w14:paraId="6935C699" w14:textId="50D93611" w:rsidTr="000837DF">
        <w:trPr>
          <w:trHeight w:val="432"/>
        </w:trPr>
        <w:tc>
          <w:tcPr>
            <w:tcW w:w="2268" w:type="dxa"/>
            <w:shd w:val="clear" w:color="auto" w:fill="A73023"/>
          </w:tcPr>
          <w:p w14:paraId="53141675" w14:textId="71F424E2" w:rsidR="00A2701F"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Times New Roman" w:hAnsi="Times New Roman" w:cs="Times New Roman"/>
                <w:b/>
                <w:bCs/>
                <w:color w:val="FFFFFF" w:themeColor="background1"/>
              </w:rPr>
              <w:t>VITAL</w:t>
            </w:r>
          </w:p>
        </w:tc>
        <w:tc>
          <w:tcPr>
            <w:tcW w:w="3654" w:type="dxa"/>
            <w:shd w:val="clear" w:color="auto" w:fill="A73023"/>
          </w:tcPr>
          <w:p w14:paraId="37DCECBE" w14:textId="6A79F028" w:rsidR="00A2701F"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Times New Roman" w:hAnsi="Times New Roman" w:cs="Times New Roman"/>
                <w:b/>
                <w:bCs/>
                <w:color w:val="FFFFFF" w:themeColor="background1"/>
                <w:sz w:val="22"/>
                <w:szCs w:val="22"/>
              </w:rPr>
              <w:t>SECOND EVALUATION AS A FOLLOW-UP (OR SECOND 5 MIN) IF THE HCP DID NOT RETURN NOEL TO PLAY</w:t>
            </w:r>
          </w:p>
        </w:tc>
        <w:tc>
          <w:tcPr>
            <w:tcW w:w="3654" w:type="dxa"/>
            <w:shd w:val="clear" w:color="auto" w:fill="A73023"/>
          </w:tcPr>
          <w:p w14:paraId="37FBFB19" w14:textId="7547E594" w:rsidR="00A2701F"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Times New Roman" w:hAnsi="Times New Roman" w:cs="Times New Roman"/>
                <w:b/>
                <w:bCs/>
                <w:color w:val="FFFFFF" w:themeColor="background1"/>
                <w:sz w:val="22"/>
                <w:szCs w:val="22"/>
              </w:rPr>
              <w:t xml:space="preserve">THIRD EVALUATION OR </w:t>
            </w:r>
            <w:r w:rsidRPr="000837DF">
              <w:rPr>
                <w:rFonts w:ascii="Times New Roman" w:hAnsi="Times New Roman" w:cs="Times New Roman"/>
                <w:b/>
                <w:bCs/>
                <w:i/>
                <w:iCs/>
                <w:color w:val="FFFFFF" w:themeColor="background1"/>
                <w:sz w:val="22"/>
                <w:szCs w:val="22"/>
              </w:rPr>
              <w:t>SECOND IF</w:t>
            </w:r>
            <w:r w:rsidRPr="000837DF">
              <w:rPr>
                <w:rFonts w:ascii="Times New Roman" w:hAnsi="Times New Roman" w:cs="Times New Roman"/>
                <w:b/>
                <w:bCs/>
                <w:color w:val="FFFFFF" w:themeColor="background1"/>
                <w:sz w:val="22"/>
                <w:szCs w:val="22"/>
              </w:rPr>
              <w:t xml:space="preserve"> THE HCP SENT NOEL BACK IN (AFTER HIT)</w:t>
            </w:r>
          </w:p>
        </w:tc>
      </w:tr>
      <w:tr w:rsidR="7A9B38B5" w:rsidRPr="00AF364D" w14:paraId="344CAA6E" w14:textId="77777777" w:rsidTr="000837DF">
        <w:trPr>
          <w:trHeight w:val="432"/>
        </w:trPr>
        <w:tc>
          <w:tcPr>
            <w:tcW w:w="2268" w:type="dxa"/>
          </w:tcPr>
          <w:p w14:paraId="7FB91B92" w14:textId="45C3D58B" w:rsidR="7A9B38B5" w:rsidRPr="00AF364D" w:rsidRDefault="7A9B38B5"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Clinical </w:t>
            </w:r>
            <w:r w:rsidR="009F7728">
              <w:rPr>
                <w:rFonts w:ascii="Times New Roman" w:hAnsi="Times New Roman" w:cs="Times New Roman"/>
                <w:color w:val="000000"/>
              </w:rPr>
              <w:t>p</w:t>
            </w:r>
            <w:r w:rsidRPr="00AF364D">
              <w:rPr>
                <w:rFonts w:ascii="Times New Roman" w:hAnsi="Times New Roman" w:cs="Times New Roman"/>
                <w:color w:val="000000"/>
              </w:rPr>
              <w:t>resentation</w:t>
            </w:r>
          </w:p>
        </w:tc>
        <w:tc>
          <w:tcPr>
            <w:tcW w:w="3654" w:type="dxa"/>
          </w:tcPr>
          <w:p w14:paraId="681671D8" w14:textId="0F38D568" w:rsidR="7A9B38B5" w:rsidRPr="00AF364D" w:rsidRDefault="7A9B38B5"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Tired, </w:t>
            </w:r>
            <w:r w:rsidR="000F0E6A">
              <w:rPr>
                <w:rFonts w:ascii="Times New Roman" w:hAnsi="Times New Roman" w:cs="Times New Roman"/>
                <w:color w:val="000000"/>
              </w:rPr>
              <w:t>f</w:t>
            </w:r>
            <w:r w:rsidRPr="00AF364D">
              <w:rPr>
                <w:rFonts w:ascii="Times New Roman" w:hAnsi="Times New Roman" w:cs="Times New Roman"/>
                <w:color w:val="000000"/>
              </w:rPr>
              <w:t xml:space="preserve">eels </w:t>
            </w:r>
            <w:r w:rsidR="000F0E6A">
              <w:rPr>
                <w:rFonts w:ascii="Times New Roman" w:hAnsi="Times New Roman" w:cs="Times New Roman"/>
                <w:color w:val="000000"/>
              </w:rPr>
              <w:t>i</w:t>
            </w:r>
            <w:r w:rsidRPr="00AF364D">
              <w:rPr>
                <w:rFonts w:ascii="Times New Roman" w:hAnsi="Times New Roman" w:cs="Times New Roman"/>
                <w:color w:val="000000"/>
              </w:rPr>
              <w:t xml:space="preserve">ll, </w:t>
            </w:r>
            <w:r w:rsidR="000F0E6A">
              <w:rPr>
                <w:rFonts w:ascii="Times New Roman" w:hAnsi="Times New Roman" w:cs="Times New Roman"/>
                <w:color w:val="000000"/>
              </w:rPr>
              <w:t>n</w:t>
            </w:r>
            <w:r w:rsidRPr="00AF364D">
              <w:rPr>
                <w:rFonts w:ascii="Times New Roman" w:hAnsi="Times New Roman" w:cs="Times New Roman"/>
                <w:color w:val="000000"/>
              </w:rPr>
              <w:t xml:space="preserve">ot </w:t>
            </w:r>
            <w:r w:rsidR="000F0E6A">
              <w:rPr>
                <w:rFonts w:ascii="Times New Roman" w:hAnsi="Times New Roman" w:cs="Times New Roman"/>
                <w:color w:val="000000"/>
              </w:rPr>
              <w:t>w</w:t>
            </w:r>
            <w:r w:rsidRPr="00AF364D">
              <w:rPr>
                <w:rFonts w:ascii="Times New Roman" w:hAnsi="Times New Roman" w:cs="Times New Roman"/>
                <w:color w:val="000000"/>
              </w:rPr>
              <w:t>ell</w:t>
            </w:r>
          </w:p>
        </w:tc>
        <w:tc>
          <w:tcPr>
            <w:tcW w:w="3654" w:type="dxa"/>
          </w:tcPr>
          <w:p w14:paraId="3BAE3F64" w14:textId="125FBA72" w:rsidR="7A9B38B5" w:rsidRPr="00AF364D" w:rsidRDefault="7A9B38B5" w:rsidP="004B4DEC">
            <w:pPr>
              <w:spacing w:line="480" w:lineRule="auto"/>
              <w:rPr>
                <w:rFonts w:ascii="Times New Roman" w:hAnsi="Times New Roman" w:cs="Times New Roman"/>
                <w:color w:val="000000"/>
              </w:rPr>
            </w:pPr>
            <w:r w:rsidRPr="00AF364D">
              <w:rPr>
                <w:rFonts w:ascii="Times New Roman" w:hAnsi="Times New Roman" w:cs="Times New Roman"/>
                <w:color w:val="000000"/>
              </w:rPr>
              <w:t>Unconscious</w:t>
            </w:r>
            <w:r w:rsidR="00A6484B">
              <w:rPr>
                <w:rFonts w:ascii="Times New Roman" w:hAnsi="Times New Roman" w:cs="Times New Roman"/>
                <w:color w:val="000000"/>
              </w:rPr>
              <w:t>—</w:t>
            </w:r>
            <w:r w:rsidRPr="00AF364D">
              <w:rPr>
                <w:rFonts w:ascii="Times New Roman" w:hAnsi="Times New Roman" w:cs="Times New Roman"/>
                <w:color w:val="000000"/>
              </w:rPr>
              <w:t>Pale, near dead</w:t>
            </w:r>
          </w:p>
        </w:tc>
      </w:tr>
      <w:tr w:rsidR="00A2701F" w:rsidRPr="00AF364D" w14:paraId="6F170A67" w14:textId="1904B2D5" w:rsidTr="000837DF">
        <w:trPr>
          <w:trHeight w:val="432"/>
        </w:trPr>
        <w:tc>
          <w:tcPr>
            <w:tcW w:w="2268" w:type="dxa"/>
          </w:tcPr>
          <w:p w14:paraId="40132EAA" w14:textId="7D805BB6"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Blood </w:t>
            </w:r>
            <w:r w:rsidR="000F0E6A">
              <w:rPr>
                <w:rFonts w:ascii="Times New Roman" w:hAnsi="Times New Roman" w:cs="Times New Roman"/>
                <w:color w:val="000000"/>
              </w:rPr>
              <w:t>p</w:t>
            </w:r>
            <w:r w:rsidRPr="00AF364D">
              <w:rPr>
                <w:rFonts w:ascii="Times New Roman" w:hAnsi="Times New Roman" w:cs="Times New Roman"/>
                <w:color w:val="000000"/>
              </w:rPr>
              <w:t>ressure</w:t>
            </w:r>
          </w:p>
        </w:tc>
        <w:tc>
          <w:tcPr>
            <w:tcW w:w="3654" w:type="dxa"/>
          </w:tcPr>
          <w:p w14:paraId="3AF1F37E" w14:textId="77777777" w:rsidR="00A2701F" w:rsidRPr="00AF364D" w:rsidRDefault="00A2701F" w:rsidP="004B4DEC">
            <w:pPr>
              <w:spacing w:line="480" w:lineRule="auto"/>
              <w:rPr>
                <w:rFonts w:ascii="Times New Roman" w:hAnsi="Times New Roman" w:cs="Times New Roman"/>
                <w:color w:val="000000"/>
              </w:rPr>
            </w:pPr>
            <w:r>
              <w:rPr>
                <w:rFonts w:ascii="Times New Roman" w:hAnsi="Times New Roman" w:cs="Times New Roman"/>
                <w:color w:val="000000"/>
              </w:rPr>
              <w:t>106/</w:t>
            </w:r>
            <w:r w:rsidRPr="004379D4">
              <w:rPr>
                <w:rFonts w:ascii="Times New Roman" w:hAnsi="Times New Roman" w:cs="Times New Roman"/>
                <w:color w:val="000000"/>
              </w:rPr>
              <w:t>78</w:t>
            </w:r>
          </w:p>
        </w:tc>
        <w:tc>
          <w:tcPr>
            <w:tcW w:w="3654" w:type="dxa"/>
          </w:tcPr>
          <w:p w14:paraId="29EB6F07" w14:textId="7F9D4F39"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92</w:t>
            </w:r>
            <w:r>
              <w:rPr>
                <w:rFonts w:ascii="Times New Roman" w:hAnsi="Times New Roman" w:cs="Times New Roman"/>
                <w:color w:val="000000"/>
              </w:rPr>
              <w:t>/</w:t>
            </w:r>
            <w:r w:rsidRPr="004379D4">
              <w:rPr>
                <w:rFonts w:ascii="Times New Roman" w:hAnsi="Times New Roman" w:cs="Times New Roman"/>
                <w:color w:val="000000"/>
              </w:rPr>
              <w:t>64</w:t>
            </w:r>
          </w:p>
        </w:tc>
      </w:tr>
      <w:tr w:rsidR="00A2701F" w:rsidRPr="00AF364D" w14:paraId="561285C1" w14:textId="05E7D49A" w:rsidTr="000837DF">
        <w:trPr>
          <w:trHeight w:val="432"/>
        </w:trPr>
        <w:tc>
          <w:tcPr>
            <w:tcW w:w="2268" w:type="dxa"/>
          </w:tcPr>
          <w:p w14:paraId="61F70541" w14:textId="77777777"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Pupils</w:t>
            </w:r>
          </w:p>
        </w:tc>
        <w:tc>
          <w:tcPr>
            <w:tcW w:w="3654" w:type="dxa"/>
          </w:tcPr>
          <w:p w14:paraId="5C9187C5" w14:textId="77777777"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PERRLA</w:t>
            </w:r>
          </w:p>
        </w:tc>
        <w:tc>
          <w:tcPr>
            <w:tcW w:w="3654" w:type="dxa"/>
          </w:tcPr>
          <w:p w14:paraId="086D150F" w14:textId="50F534C4"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PERRLA</w:t>
            </w:r>
          </w:p>
        </w:tc>
      </w:tr>
      <w:tr w:rsidR="00A2701F" w:rsidRPr="00AF364D" w14:paraId="2F30E9A4" w14:textId="3E46935D" w:rsidTr="000837DF">
        <w:trPr>
          <w:trHeight w:val="432"/>
        </w:trPr>
        <w:tc>
          <w:tcPr>
            <w:tcW w:w="2268" w:type="dxa"/>
          </w:tcPr>
          <w:p w14:paraId="1FA21A40" w14:textId="4EE77427" w:rsidR="00A2701F" w:rsidRPr="00AF364D" w:rsidRDefault="009F7728" w:rsidP="004B4DEC">
            <w:pPr>
              <w:spacing w:line="480" w:lineRule="auto"/>
              <w:rPr>
                <w:rFonts w:ascii="Times New Roman" w:hAnsi="Times New Roman" w:cs="Times New Roman"/>
                <w:color w:val="000000"/>
              </w:rPr>
            </w:pPr>
            <w:r>
              <w:rPr>
                <w:rFonts w:ascii="Times New Roman" w:hAnsi="Times New Roman" w:cs="Times New Roman"/>
                <w:color w:val="000000"/>
              </w:rPr>
              <w:t>HR</w:t>
            </w:r>
          </w:p>
        </w:tc>
        <w:tc>
          <w:tcPr>
            <w:tcW w:w="3654" w:type="dxa"/>
          </w:tcPr>
          <w:p w14:paraId="28D5DAA0" w14:textId="205FE9CA" w:rsidR="00A2701F" w:rsidRPr="00AF364D" w:rsidRDefault="00A2701F" w:rsidP="00BF0236">
            <w:pPr>
              <w:spacing w:line="480" w:lineRule="auto"/>
              <w:rPr>
                <w:rFonts w:ascii="Times New Roman" w:hAnsi="Times New Roman" w:cs="Times New Roman"/>
                <w:color w:val="000000"/>
              </w:rPr>
            </w:pPr>
            <w:r w:rsidRPr="00AF364D">
              <w:rPr>
                <w:rFonts w:ascii="Times New Roman" w:hAnsi="Times New Roman" w:cs="Times New Roman"/>
                <w:color w:val="000000"/>
              </w:rPr>
              <w:t>140</w:t>
            </w:r>
            <w:r w:rsidR="00BF0236">
              <w:rPr>
                <w:rFonts w:ascii="Times New Roman" w:hAnsi="Times New Roman" w:cs="Times New Roman"/>
                <w:color w:val="000000"/>
              </w:rPr>
              <w:t>—</w:t>
            </w:r>
            <w:r w:rsidRPr="00AF364D">
              <w:rPr>
                <w:rFonts w:ascii="Times New Roman" w:hAnsi="Times New Roman" w:cs="Times New Roman"/>
                <w:color w:val="000000"/>
              </w:rPr>
              <w:t>even after some rest</w:t>
            </w:r>
          </w:p>
        </w:tc>
        <w:tc>
          <w:tcPr>
            <w:tcW w:w="3654" w:type="dxa"/>
          </w:tcPr>
          <w:p w14:paraId="76215A41" w14:textId="69F6352B"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160</w:t>
            </w:r>
          </w:p>
        </w:tc>
      </w:tr>
      <w:tr w:rsidR="00A2701F" w:rsidRPr="00AF364D" w14:paraId="2EB1E4C8" w14:textId="182AF861" w:rsidTr="000837DF">
        <w:trPr>
          <w:trHeight w:val="432"/>
        </w:trPr>
        <w:tc>
          <w:tcPr>
            <w:tcW w:w="2268" w:type="dxa"/>
          </w:tcPr>
          <w:p w14:paraId="0280174B" w14:textId="77777777"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Skin (CTC)</w:t>
            </w:r>
          </w:p>
        </w:tc>
        <w:tc>
          <w:tcPr>
            <w:tcW w:w="3654" w:type="dxa"/>
          </w:tcPr>
          <w:p w14:paraId="070A3C24" w14:textId="1A98BA42"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 xml:space="preserve">Warm-hot, sweaty, pink, </w:t>
            </w:r>
            <w:r w:rsidR="009F7728">
              <w:rPr>
                <w:rFonts w:ascii="Times New Roman" w:hAnsi="Times New Roman" w:cs="Times New Roman"/>
                <w:color w:val="000000"/>
              </w:rPr>
              <w:t>l</w:t>
            </w:r>
            <w:r w:rsidRPr="00AF364D">
              <w:rPr>
                <w:rFonts w:ascii="Times New Roman" w:hAnsi="Times New Roman" w:cs="Times New Roman"/>
                <w:color w:val="000000"/>
              </w:rPr>
              <w:t>ooks ill</w:t>
            </w:r>
          </w:p>
        </w:tc>
        <w:tc>
          <w:tcPr>
            <w:tcW w:w="3654" w:type="dxa"/>
          </w:tcPr>
          <w:p w14:paraId="5521D913" w14:textId="25629707"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Cool, pale</w:t>
            </w:r>
          </w:p>
        </w:tc>
      </w:tr>
      <w:tr w:rsidR="00A2701F" w:rsidRPr="00AF364D" w14:paraId="7DCD1E32" w14:textId="3DF9F1EA" w:rsidTr="000837DF">
        <w:trPr>
          <w:trHeight w:val="432"/>
        </w:trPr>
        <w:tc>
          <w:tcPr>
            <w:tcW w:w="2268" w:type="dxa"/>
          </w:tcPr>
          <w:p w14:paraId="79A2A3DC" w14:textId="64CAEDBE" w:rsidR="00A2701F" w:rsidRPr="00AF364D" w:rsidRDefault="009F7728" w:rsidP="004B4DEC">
            <w:pPr>
              <w:spacing w:line="480" w:lineRule="auto"/>
              <w:rPr>
                <w:rFonts w:ascii="Times New Roman" w:hAnsi="Times New Roman" w:cs="Times New Roman"/>
                <w:color w:val="000000"/>
              </w:rPr>
            </w:pPr>
            <w:r>
              <w:rPr>
                <w:rFonts w:ascii="Times New Roman" w:hAnsi="Times New Roman" w:cs="Times New Roman"/>
                <w:color w:val="000000"/>
              </w:rPr>
              <w:t>RR</w:t>
            </w:r>
          </w:p>
        </w:tc>
        <w:tc>
          <w:tcPr>
            <w:tcW w:w="3654" w:type="dxa"/>
          </w:tcPr>
          <w:p w14:paraId="6F75305C" w14:textId="580F8C28"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30</w:t>
            </w:r>
            <w:r w:rsidR="00A6484B">
              <w:rPr>
                <w:rFonts w:ascii="Times New Roman" w:hAnsi="Times New Roman" w:cs="Times New Roman"/>
                <w:color w:val="000000"/>
              </w:rPr>
              <w:t>—</w:t>
            </w:r>
            <w:r>
              <w:rPr>
                <w:rFonts w:ascii="Times New Roman" w:hAnsi="Times New Roman" w:cs="Times New Roman"/>
                <w:color w:val="000000"/>
              </w:rPr>
              <w:t>shallow (because of pain)</w:t>
            </w:r>
          </w:p>
        </w:tc>
        <w:tc>
          <w:tcPr>
            <w:tcW w:w="3654" w:type="dxa"/>
          </w:tcPr>
          <w:p w14:paraId="7E9BA681" w14:textId="6780B737"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35</w:t>
            </w:r>
            <w:r w:rsidR="00A6484B">
              <w:rPr>
                <w:rFonts w:ascii="Times New Roman" w:hAnsi="Times New Roman" w:cs="Times New Roman"/>
                <w:color w:val="000000"/>
              </w:rPr>
              <w:t>—</w:t>
            </w:r>
            <w:r>
              <w:rPr>
                <w:rFonts w:ascii="Times New Roman" w:hAnsi="Times New Roman" w:cs="Times New Roman"/>
                <w:color w:val="000000"/>
              </w:rPr>
              <w:t>shallow</w:t>
            </w:r>
          </w:p>
        </w:tc>
      </w:tr>
      <w:tr w:rsidR="00A2701F" w:rsidRPr="00AF364D" w14:paraId="5642FB46" w14:textId="1706B6CF" w:rsidTr="000837DF">
        <w:trPr>
          <w:trHeight w:val="432"/>
        </w:trPr>
        <w:tc>
          <w:tcPr>
            <w:tcW w:w="2268" w:type="dxa"/>
          </w:tcPr>
          <w:p w14:paraId="410C7035" w14:textId="77777777"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SpO</w:t>
            </w:r>
            <w:r w:rsidRPr="00D4738E">
              <w:rPr>
                <w:rFonts w:ascii="Times New Roman" w:hAnsi="Times New Roman" w:cs="Times New Roman"/>
                <w:color w:val="000000"/>
                <w:vertAlign w:val="subscript"/>
              </w:rPr>
              <w:t>2</w:t>
            </w:r>
          </w:p>
        </w:tc>
        <w:tc>
          <w:tcPr>
            <w:tcW w:w="3654" w:type="dxa"/>
          </w:tcPr>
          <w:p w14:paraId="15396777" w14:textId="1F9E9E4D"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92%</w:t>
            </w:r>
            <w:r>
              <w:rPr>
                <w:rFonts w:ascii="Times New Roman" w:hAnsi="Times New Roman" w:cs="Times New Roman"/>
                <w:color w:val="000000"/>
              </w:rPr>
              <w:t xml:space="preserve"> </w:t>
            </w:r>
          </w:p>
        </w:tc>
        <w:tc>
          <w:tcPr>
            <w:tcW w:w="3654" w:type="dxa"/>
          </w:tcPr>
          <w:p w14:paraId="6DEA9806" w14:textId="48BA461B"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88%</w:t>
            </w:r>
          </w:p>
        </w:tc>
      </w:tr>
      <w:tr w:rsidR="00A2701F" w:rsidRPr="00AF364D" w14:paraId="7B2C0A9D" w14:textId="4C3D4286" w:rsidTr="000837DF">
        <w:trPr>
          <w:trHeight w:val="432"/>
        </w:trPr>
        <w:tc>
          <w:tcPr>
            <w:tcW w:w="2268" w:type="dxa"/>
          </w:tcPr>
          <w:p w14:paraId="62AE8B5D" w14:textId="043BE12A" w:rsidR="00A2701F" w:rsidRPr="00AF364D" w:rsidRDefault="009F7728" w:rsidP="004B4DEC">
            <w:pPr>
              <w:spacing w:line="480" w:lineRule="auto"/>
              <w:rPr>
                <w:rFonts w:ascii="Times New Roman" w:hAnsi="Times New Roman" w:cs="Times New Roman"/>
                <w:color w:val="000000"/>
              </w:rPr>
            </w:pPr>
            <w:r>
              <w:rPr>
                <w:rFonts w:ascii="Times New Roman" w:hAnsi="Times New Roman" w:cs="Times New Roman"/>
                <w:color w:val="000000"/>
              </w:rPr>
              <w:t>BG</w:t>
            </w:r>
          </w:p>
        </w:tc>
        <w:tc>
          <w:tcPr>
            <w:tcW w:w="3654" w:type="dxa"/>
          </w:tcPr>
          <w:p w14:paraId="5D254DF1" w14:textId="0839C16F"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88</w:t>
            </w:r>
            <w:r w:rsidR="00A6484B">
              <w:rPr>
                <w:rFonts w:ascii="Times New Roman" w:hAnsi="Times New Roman" w:cs="Times New Roman"/>
                <w:color w:val="000000"/>
              </w:rPr>
              <w:t>—</w:t>
            </w:r>
            <w:r>
              <w:rPr>
                <w:rFonts w:ascii="Times New Roman" w:hAnsi="Times New Roman" w:cs="Times New Roman"/>
                <w:color w:val="000000"/>
              </w:rPr>
              <w:t>Normal</w:t>
            </w:r>
          </w:p>
        </w:tc>
        <w:tc>
          <w:tcPr>
            <w:tcW w:w="3654" w:type="dxa"/>
          </w:tcPr>
          <w:p w14:paraId="654297F4" w14:textId="2ABE6324"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88</w:t>
            </w:r>
            <w:r w:rsidR="00A6484B">
              <w:rPr>
                <w:rFonts w:ascii="Times New Roman" w:hAnsi="Times New Roman" w:cs="Times New Roman"/>
                <w:color w:val="000000"/>
              </w:rPr>
              <w:t>—</w:t>
            </w:r>
            <w:r>
              <w:rPr>
                <w:rFonts w:ascii="Times New Roman" w:hAnsi="Times New Roman" w:cs="Times New Roman"/>
                <w:color w:val="000000"/>
              </w:rPr>
              <w:t>Normal</w:t>
            </w:r>
          </w:p>
        </w:tc>
      </w:tr>
      <w:tr w:rsidR="00A2701F" w:rsidRPr="00AF364D" w14:paraId="110FFE54" w14:textId="77777777" w:rsidTr="000837DF">
        <w:trPr>
          <w:trHeight w:val="432"/>
        </w:trPr>
        <w:tc>
          <w:tcPr>
            <w:tcW w:w="2268" w:type="dxa"/>
          </w:tcPr>
          <w:p w14:paraId="2AABE074" w14:textId="4E6C76FE" w:rsidR="00A2701F" w:rsidRPr="00AF364D" w:rsidRDefault="00A2701F" w:rsidP="004B4DEC">
            <w:pPr>
              <w:spacing w:line="480" w:lineRule="auto"/>
              <w:rPr>
                <w:rFonts w:ascii="Times New Roman" w:hAnsi="Times New Roman" w:cs="Times New Roman"/>
                <w:color w:val="000000"/>
              </w:rPr>
            </w:pPr>
            <w:r w:rsidRPr="00AF364D">
              <w:rPr>
                <w:rFonts w:ascii="Times New Roman" w:hAnsi="Times New Roman" w:cs="Times New Roman"/>
                <w:color w:val="000000"/>
              </w:rPr>
              <w:t>Temperature</w:t>
            </w:r>
          </w:p>
        </w:tc>
        <w:tc>
          <w:tcPr>
            <w:tcW w:w="3654" w:type="dxa"/>
          </w:tcPr>
          <w:p w14:paraId="1ECE8FB2" w14:textId="3F167222" w:rsidR="00A2701F" w:rsidRPr="00AF364D" w:rsidRDefault="00A2701F" w:rsidP="004B4DEC">
            <w:pPr>
              <w:spacing w:line="480" w:lineRule="auto"/>
              <w:rPr>
                <w:rFonts w:ascii="Times New Roman" w:hAnsi="Times New Roman" w:cs="Times New Roman"/>
                <w:color w:val="000000"/>
              </w:rPr>
            </w:pPr>
            <w:r w:rsidRPr="004379D4">
              <w:rPr>
                <w:rFonts w:ascii="Times New Roman" w:hAnsi="Times New Roman" w:cs="Times New Roman"/>
                <w:color w:val="000000"/>
              </w:rPr>
              <w:t>99</w:t>
            </w:r>
            <w:r>
              <w:rPr>
                <w:rFonts w:ascii="Times New Roman" w:hAnsi="Times New Roman" w:cs="Times New Roman"/>
                <w:color w:val="000000"/>
              </w:rPr>
              <w:t>.</w:t>
            </w:r>
            <w:r w:rsidRPr="004379D4">
              <w:rPr>
                <w:rFonts w:ascii="Times New Roman" w:hAnsi="Times New Roman" w:cs="Times New Roman"/>
                <w:color w:val="000000"/>
              </w:rPr>
              <w:t>8</w:t>
            </w:r>
            <w:r w:rsidR="000F0E6A">
              <w:rPr>
                <w:rFonts w:ascii="Times New Roman" w:hAnsi="Times New Roman" w:cs="Times New Roman"/>
                <w:color w:val="000000"/>
              </w:rPr>
              <w:t xml:space="preserve"> </w:t>
            </w:r>
            <w:r w:rsidR="000F0E6A" w:rsidRPr="004379D4">
              <w:rPr>
                <w:rFonts w:ascii="Times New Roman" w:eastAsia="Times New Roman" w:hAnsi="Times New Roman" w:cs="Times New Roman"/>
                <w:color w:val="000000"/>
              </w:rPr>
              <w:t>°</w:t>
            </w:r>
            <w:r w:rsidR="000F0E6A">
              <w:rPr>
                <w:rFonts w:ascii="Times New Roman" w:eastAsia="Times New Roman" w:hAnsi="Times New Roman" w:cs="Times New Roman"/>
                <w:color w:val="000000"/>
              </w:rPr>
              <w:t xml:space="preserve">F (37.7 </w:t>
            </w:r>
            <w:r w:rsidR="000F0E6A" w:rsidRPr="004379D4">
              <w:rPr>
                <w:rFonts w:ascii="Times New Roman" w:eastAsia="Times New Roman" w:hAnsi="Times New Roman" w:cs="Times New Roman"/>
                <w:color w:val="000000"/>
              </w:rPr>
              <w:t>°</w:t>
            </w:r>
            <w:r w:rsidR="000F0E6A">
              <w:rPr>
                <w:rFonts w:ascii="Times New Roman" w:eastAsia="Times New Roman" w:hAnsi="Times New Roman" w:cs="Times New Roman"/>
                <w:color w:val="000000"/>
              </w:rPr>
              <w:t>C)</w:t>
            </w:r>
          </w:p>
        </w:tc>
        <w:tc>
          <w:tcPr>
            <w:tcW w:w="3654" w:type="dxa"/>
          </w:tcPr>
          <w:p w14:paraId="2A6EF95C" w14:textId="1DDD1C9F" w:rsidR="00A2701F" w:rsidRPr="00AF364D" w:rsidRDefault="00A2701F" w:rsidP="004B4DEC">
            <w:pPr>
              <w:spacing w:line="480" w:lineRule="auto"/>
              <w:rPr>
                <w:rFonts w:ascii="Times New Roman" w:hAnsi="Times New Roman" w:cs="Times New Roman"/>
                <w:color w:val="000000"/>
              </w:rPr>
            </w:pPr>
            <w:r>
              <w:rPr>
                <w:rFonts w:ascii="Times New Roman" w:hAnsi="Times New Roman" w:cs="Times New Roman"/>
                <w:color w:val="000000"/>
              </w:rPr>
              <w:t>100.</w:t>
            </w:r>
            <w:r w:rsidRPr="004379D4">
              <w:rPr>
                <w:rFonts w:ascii="Times New Roman" w:hAnsi="Times New Roman" w:cs="Times New Roman"/>
                <w:color w:val="000000"/>
              </w:rPr>
              <w:t>2</w:t>
            </w:r>
            <w:r w:rsidR="000F0E6A">
              <w:rPr>
                <w:rFonts w:ascii="Times New Roman" w:hAnsi="Times New Roman" w:cs="Times New Roman"/>
                <w:color w:val="000000"/>
              </w:rPr>
              <w:t xml:space="preserve"> </w:t>
            </w:r>
            <w:r w:rsidR="000F0E6A" w:rsidRPr="004379D4">
              <w:rPr>
                <w:rFonts w:ascii="Times New Roman" w:eastAsia="Times New Roman" w:hAnsi="Times New Roman" w:cs="Times New Roman"/>
                <w:color w:val="000000"/>
              </w:rPr>
              <w:t>°</w:t>
            </w:r>
            <w:r w:rsidR="000F0E6A">
              <w:rPr>
                <w:rFonts w:ascii="Times New Roman" w:eastAsia="Times New Roman" w:hAnsi="Times New Roman" w:cs="Times New Roman"/>
                <w:color w:val="000000"/>
              </w:rPr>
              <w:t>F</w:t>
            </w:r>
            <w:r w:rsidR="000F0E6A">
              <w:rPr>
                <w:rFonts w:ascii="Times New Roman" w:hAnsi="Times New Roman" w:cs="Times New Roman"/>
                <w:color w:val="000000"/>
              </w:rPr>
              <w:t xml:space="preserve"> (37.9 </w:t>
            </w:r>
            <w:r w:rsidR="000F0E6A" w:rsidRPr="004379D4">
              <w:rPr>
                <w:rFonts w:ascii="Times New Roman" w:eastAsia="Times New Roman" w:hAnsi="Times New Roman" w:cs="Times New Roman"/>
                <w:color w:val="000000"/>
              </w:rPr>
              <w:t>°</w:t>
            </w:r>
            <w:r w:rsidR="000F0E6A">
              <w:rPr>
                <w:rFonts w:ascii="Times New Roman" w:eastAsia="Times New Roman" w:hAnsi="Times New Roman" w:cs="Times New Roman"/>
                <w:color w:val="000000"/>
              </w:rPr>
              <w:t>C)</w:t>
            </w:r>
          </w:p>
        </w:tc>
      </w:tr>
    </w:tbl>
    <w:p w14:paraId="63A010BC" w14:textId="77777777" w:rsidR="00BD6CA2" w:rsidRPr="00AF364D" w:rsidRDefault="00BD6CA2" w:rsidP="004B4DEC">
      <w:pPr>
        <w:tabs>
          <w:tab w:val="left" w:pos="2280"/>
        </w:tabs>
        <w:spacing w:line="480" w:lineRule="auto"/>
        <w:rPr>
          <w:rFonts w:ascii="Times New Roman" w:hAnsi="Times New Roman" w:cs="Times New Roman"/>
          <w:bCs/>
          <w:color w:val="000000"/>
        </w:rPr>
      </w:pPr>
    </w:p>
    <w:p w14:paraId="0EAEE520" w14:textId="2EC577F6" w:rsidR="00BD6CA2" w:rsidRPr="00AF364D" w:rsidRDefault="00BD6CA2" w:rsidP="004B4DEC">
      <w:pPr>
        <w:tabs>
          <w:tab w:val="left" w:pos="2280"/>
        </w:tabs>
        <w:spacing w:line="480" w:lineRule="auto"/>
        <w:rPr>
          <w:rFonts w:ascii="Times New Roman" w:hAnsi="Times New Roman" w:cs="Times New Roman"/>
          <w:bCs/>
          <w:color w:val="000000"/>
        </w:rPr>
      </w:pPr>
      <w:r w:rsidRPr="00AF364D">
        <w:rPr>
          <w:rFonts w:ascii="Times New Roman" w:hAnsi="Times New Roman" w:cs="Times New Roman"/>
          <w:bCs/>
          <w:color w:val="000000"/>
        </w:rPr>
        <w:lastRenderedPageBreak/>
        <w:t>During the second and third evaluation, your hand is on your left side (spleen area). It feels weird and a little painful.</w:t>
      </w:r>
    </w:p>
    <w:p w14:paraId="0E639F8B" w14:textId="77777777" w:rsidR="00F11607" w:rsidRPr="00AF364D" w:rsidRDefault="00F11607" w:rsidP="004B4DEC">
      <w:pPr>
        <w:spacing w:line="480" w:lineRule="auto"/>
        <w:rPr>
          <w:rFonts w:ascii="Times New Roman" w:hAnsi="Times New Roman" w:cs="Times New Roman"/>
          <w:bCs/>
          <w:color w:val="000000"/>
        </w:rPr>
      </w:pPr>
    </w:p>
    <w:p w14:paraId="59604A52" w14:textId="64EE2F2C" w:rsidR="00BD6CA2" w:rsidRPr="00AF364D" w:rsidRDefault="00BD6CA2" w:rsidP="004B4DEC">
      <w:pPr>
        <w:spacing w:line="480" w:lineRule="auto"/>
        <w:rPr>
          <w:rFonts w:ascii="Times New Roman" w:hAnsi="Times New Roman" w:cs="Times New Roman"/>
          <w:bCs/>
          <w:color w:val="000000"/>
        </w:rPr>
      </w:pPr>
      <w:r w:rsidRPr="00AF364D">
        <w:rPr>
          <w:rFonts w:ascii="Times New Roman" w:hAnsi="Times New Roman" w:cs="Times New Roman"/>
          <w:b/>
          <w:color w:val="000000"/>
        </w:rPr>
        <w:t>Diagnosis:</w:t>
      </w:r>
      <w:r w:rsidRPr="00AF364D">
        <w:rPr>
          <w:rFonts w:ascii="Times New Roman" w:hAnsi="Times New Roman" w:cs="Times New Roman"/>
          <w:bCs/>
          <w:color w:val="000000"/>
        </w:rPr>
        <w:t xml:space="preserve"> Swollen spleen, undiagnosed </w:t>
      </w:r>
      <w:r w:rsidR="007001BD" w:rsidRPr="00AF364D">
        <w:rPr>
          <w:rFonts w:ascii="Times New Roman" w:hAnsi="Times New Roman" w:cs="Times New Roman"/>
          <w:bCs/>
          <w:color w:val="000000"/>
        </w:rPr>
        <w:t>m</w:t>
      </w:r>
      <w:r w:rsidRPr="00AF364D">
        <w:rPr>
          <w:rFonts w:ascii="Times New Roman" w:hAnsi="Times New Roman" w:cs="Times New Roman"/>
          <w:bCs/>
          <w:color w:val="000000"/>
        </w:rPr>
        <w:t xml:space="preserve">ononucleosis, </w:t>
      </w:r>
      <w:r w:rsidR="007001BD" w:rsidRPr="00AF364D">
        <w:rPr>
          <w:rFonts w:ascii="Times New Roman" w:hAnsi="Times New Roman" w:cs="Times New Roman"/>
          <w:bCs/>
          <w:color w:val="000000"/>
        </w:rPr>
        <w:t>i</w:t>
      </w:r>
      <w:r>
        <w:rPr>
          <w:rFonts w:ascii="Times New Roman" w:hAnsi="Times New Roman" w:cs="Times New Roman"/>
          <w:bCs/>
          <w:color w:val="000000"/>
        </w:rPr>
        <w:t>nternal bleeding from trauma (after first hit</w:t>
      </w:r>
      <w:r w:rsidR="000F0E6A">
        <w:rPr>
          <w:rFonts w:ascii="Times New Roman" w:hAnsi="Times New Roman" w:cs="Times New Roman"/>
          <w:bCs/>
          <w:color w:val="000000"/>
        </w:rPr>
        <w:t>,</w:t>
      </w:r>
      <w:r>
        <w:rPr>
          <w:rFonts w:ascii="Times New Roman" w:hAnsi="Times New Roman" w:cs="Times New Roman"/>
          <w:bCs/>
          <w:color w:val="000000"/>
        </w:rPr>
        <w:t xml:space="preserve"> slow and minimal</w:t>
      </w:r>
      <w:r w:rsidR="00A6484B" w:rsidRPr="004379D4">
        <w:rPr>
          <w:rFonts w:ascii="Times New Roman" w:hAnsi="Times New Roman" w:cs="Times New Roman"/>
          <w:bCs/>
          <w:color w:val="000000"/>
        </w:rPr>
        <w:t>—</w:t>
      </w:r>
      <w:r>
        <w:rPr>
          <w:rFonts w:ascii="Times New Roman" w:hAnsi="Times New Roman" w:cs="Times New Roman"/>
          <w:bCs/>
          <w:color w:val="000000"/>
        </w:rPr>
        <w:t>fast and deadly after second hit).</w:t>
      </w:r>
    </w:p>
    <w:p w14:paraId="1B9B8F5E" w14:textId="77777777" w:rsidR="00B31E81" w:rsidRPr="00AF364D" w:rsidRDefault="00B31E81" w:rsidP="004B4DEC">
      <w:pPr>
        <w:spacing w:line="480" w:lineRule="auto"/>
        <w:rPr>
          <w:rFonts w:ascii="Times New Roman" w:hAnsi="Times New Roman" w:cs="Times New Roman"/>
          <w:color w:val="000000"/>
        </w:rPr>
      </w:pPr>
    </w:p>
    <w:p w14:paraId="05FDB9F2" w14:textId="00623FBD" w:rsidR="006856EA" w:rsidRPr="00AF364D" w:rsidRDefault="00E90501"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&lt;b&gt;Safety</w:t>
      </w:r>
    </w:p>
    <w:p w14:paraId="7FCE1518" w14:textId="15A4DA27" w:rsidR="002D496C" w:rsidRPr="00AF364D" w:rsidRDefault="00E90501"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The phrase “Time</w:t>
      </w:r>
      <w:r w:rsidR="000F0E6A">
        <w:rPr>
          <w:rFonts w:ascii="Times New Roman" w:eastAsia="Times New Roman" w:hAnsi="Times New Roman" w:cs="Times New Roman"/>
          <w:color w:val="000000"/>
        </w:rPr>
        <w:t>-</w:t>
      </w:r>
      <w:r w:rsidRPr="00AF364D">
        <w:rPr>
          <w:rFonts w:ascii="Times New Roman" w:eastAsia="Times New Roman" w:hAnsi="Times New Roman" w:cs="Times New Roman"/>
          <w:color w:val="000000"/>
        </w:rPr>
        <w:t>out</w:t>
      </w:r>
      <w:r w:rsidR="000F0E6A">
        <w:rPr>
          <w:rFonts w:ascii="Times New Roman" w:eastAsia="Times New Roman" w:hAnsi="Times New Roman" w:cs="Times New Roman"/>
          <w:color w:val="000000"/>
        </w:rPr>
        <w:t>;</w:t>
      </w:r>
      <w:r w:rsidRPr="00AF364D">
        <w:rPr>
          <w:rFonts w:ascii="Times New Roman" w:eastAsia="Times New Roman" w:hAnsi="Times New Roman" w:cs="Times New Roman"/>
          <w:color w:val="000000"/>
        </w:rPr>
        <w:t xml:space="preserve"> </w:t>
      </w:r>
      <w:r w:rsidR="000F0E6A">
        <w:rPr>
          <w:rFonts w:ascii="Times New Roman" w:eastAsia="Times New Roman" w:hAnsi="Times New Roman" w:cs="Times New Roman"/>
          <w:color w:val="000000"/>
        </w:rPr>
        <w:t>t</w:t>
      </w:r>
      <w:r w:rsidRPr="00AF364D">
        <w:rPr>
          <w:rFonts w:ascii="Times New Roman" w:eastAsia="Times New Roman" w:hAnsi="Times New Roman" w:cs="Times New Roman"/>
          <w:color w:val="000000"/>
        </w:rPr>
        <w:t>ime</w:t>
      </w:r>
      <w:r w:rsidR="000F0E6A">
        <w:rPr>
          <w:rFonts w:ascii="Times New Roman" w:eastAsia="Times New Roman" w:hAnsi="Times New Roman" w:cs="Times New Roman"/>
          <w:color w:val="000000"/>
        </w:rPr>
        <w:t>-</w:t>
      </w:r>
      <w:r w:rsidRPr="00AF364D">
        <w:rPr>
          <w:rFonts w:ascii="Times New Roman" w:eastAsia="Times New Roman" w:hAnsi="Times New Roman" w:cs="Times New Roman"/>
          <w:color w:val="000000"/>
        </w:rPr>
        <w:t>out” is used to immediately stop a simulation. As the standardized patient</w:t>
      </w:r>
      <w:r w:rsidR="000F0E6A">
        <w:rPr>
          <w:rFonts w:ascii="Times New Roman" w:eastAsia="Times New Roman" w:hAnsi="Times New Roman" w:cs="Times New Roman"/>
          <w:color w:val="000000"/>
        </w:rPr>
        <w:t>,</w:t>
      </w:r>
      <w:r w:rsidRPr="00AF364D">
        <w:rPr>
          <w:rFonts w:ascii="Times New Roman" w:eastAsia="Times New Roman" w:hAnsi="Times New Roman" w:cs="Times New Roman"/>
          <w:color w:val="000000"/>
        </w:rPr>
        <w:t xml:space="preserve"> you can say this at any time. It is particularly designed to </w:t>
      </w:r>
      <w:r w:rsidR="000F0E6A">
        <w:rPr>
          <w:rFonts w:ascii="Times New Roman" w:eastAsia="Times New Roman" w:hAnsi="Times New Roman" w:cs="Times New Roman"/>
          <w:color w:val="000000"/>
        </w:rPr>
        <w:t>en</w:t>
      </w:r>
      <w:r w:rsidRPr="00AF364D">
        <w:rPr>
          <w:rFonts w:ascii="Times New Roman" w:eastAsia="Times New Roman" w:hAnsi="Times New Roman" w:cs="Times New Roman"/>
          <w:color w:val="000000"/>
        </w:rPr>
        <w:t>sure you</w:t>
      </w:r>
      <w:r w:rsidR="000F0E6A">
        <w:rPr>
          <w:rFonts w:ascii="Times New Roman" w:eastAsia="Times New Roman" w:hAnsi="Times New Roman" w:cs="Times New Roman"/>
          <w:color w:val="000000"/>
        </w:rPr>
        <w:t>r</w:t>
      </w:r>
      <w:r w:rsidRPr="00AF364D">
        <w:rPr>
          <w:rFonts w:ascii="Times New Roman" w:eastAsia="Times New Roman" w:hAnsi="Times New Roman" w:cs="Times New Roman"/>
          <w:color w:val="000000"/>
        </w:rPr>
        <w:t xml:space="preserve"> safe</w:t>
      </w:r>
      <w:r w:rsidR="000F0E6A">
        <w:rPr>
          <w:rFonts w:ascii="Times New Roman" w:eastAsia="Times New Roman" w:hAnsi="Times New Roman" w:cs="Times New Roman"/>
          <w:color w:val="000000"/>
        </w:rPr>
        <w:t>ty</w:t>
      </w:r>
      <w:r w:rsidRPr="00AF364D">
        <w:rPr>
          <w:rFonts w:ascii="Times New Roman" w:eastAsia="Times New Roman" w:hAnsi="Times New Roman" w:cs="Times New Roman"/>
          <w:color w:val="000000"/>
        </w:rPr>
        <w:t xml:space="preserve"> and </w:t>
      </w:r>
      <w:r w:rsidR="000F0E6A">
        <w:rPr>
          <w:rFonts w:ascii="Times New Roman" w:eastAsia="Times New Roman" w:hAnsi="Times New Roman" w:cs="Times New Roman"/>
          <w:color w:val="000000"/>
        </w:rPr>
        <w:t xml:space="preserve">help you </w:t>
      </w:r>
      <w:r w:rsidRPr="00AF364D">
        <w:rPr>
          <w:rFonts w:ascii="Times New Roman" w:eastAsia="Times New Roman" w:hAnsi="Times New Roman" w:cs="Times New Roman"/>
          <w:color w:val="000000"/>
        </w:rPr>
        <w:t>feel safe.</w:t>
      </w:r>
      <w:r w:rsidR="002D496C" w:rsidRPr="00AF364D">
        <w:rPr>
          <w:rFonts w:ascii="Times New Roman" w:eastAsia="Times New Roman" w:hAnsi="Times New Roman" w:cs="Times New Roman"/>
          <w:color w:val="000000"/>
        </w:rPr>
        <w:t xml:space="preserve"> </w:t>
      </w:r>
      <w:r w:rsidRPr="00AF364D">
        <w:rPr>
          <w:rFonts w:ascii="Times New Roman" w:eastAsia="Times New Roman" w:hAnsi="Times New Roman" w:cs="Times New Roman"/>
          <w:color w:val="000000"/>
        </w:rPr>
        <w:t>All participants are taught this phrase. It means the same for everyone. If it is said, the simulation will immediately stop.</w:t>
      </w:r>
    </w:p>
    <w:p w14:paraId="4BBC0BF3" w14:textId="6F0DCF14" w:rsidR="27D27966" w:rsidRPr="00AF364D" w:rsidRDefault="27D27966"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b/>
          <w:bCs/>
          <w:color w:val="000000"/>
        </w:rPr>
        <w:t>\qqEND downloadable content\</w:t>
      </w:r>
    </w:p>
    <w:p w14:paraId="6010CDA1" w14:textId="2069A401" w:rsidR="27D27966" w:rsidRPr="00AF364D" w:rsidRDefault="27D27966" w:rsidP="004B4DEC">
      <w:pPr>
        <w:spacing w:line="480" w:lineRule="auto"/>
        <w:rPr>
          <w:rFonts w:ascii="Times New Roman" w:eastAsia="Times New Roman" w:hAnsi="Times New Roman" w:cs="Times New Roman"/>
          <w:color w:val="000000"/>
        </w:rPr>
      </w:pPr>
    </w:p>
    <w:p w14:paraId="1675C338" w14:textId="035C67F1" w:rsidR="27D27966" w:rsidRPr="00AF364D" w:rsidRDefault="27D27966" w:rsidP="004B4DEC">
      <w:pPr>
        <w:spacing w:line="480" w:lineRule="auto"/>
        <w:rPr>
          <w:rFonts w:ascii="Times New Roman" w:eastAsia="Times New Roman" w:hAnsi="Times New Roman" w:cs="Times New Roman"/>
          <w:b/>
          <w:bCs/>
          <w:color w:val="000000"/>
        </w:rPr>
      </w:pPr>
      <w:r w:rsidRPr="00AF364D">
        <w:rPr>
          <w:rFonts w:ascii="Times New Roman" w:eastAsia="Times New Roman" w:hAnsi="Times New Roman" w:cs="Times New Roman"/>
          <w:b/>
          <w:bCs/>
          <w:color w:val="000000"/>
        </w:rPr>
        <w:t>\qqBEGIN</w:t>
      </w:r>
      <w:r>
        <w:rPr>
          <w:rFonts w:ascii="Times New Roman" w:eastAsia="Times New Roman" w:hAnsi="Times New Roman" w:cs="Times New Roman"/>
          <w:b/>
          <w:bCs/>
          <w:color w:val="000000"/>
        </w:rPr>
        <w:t xml:space="preserve"> downloadable content. Button name: Instructions for SP </w:t>
      </w:r>
      <w:r w:rsidRPr="004379D4">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Liver</w:t>
      </w:r>
    </w:p>
    <w:p w14:paraId="3FA842D7" w14:textId="7051D372" w:rsidR="27D27966" w:rsidRPr="00AF364D" w:rsidRDefault="27D27966" w:rsidP="004B4DEC">
      <w:pPr>
        <w:spacing w:line="480" w:lineRule="auto"/>
        <w:rPr>
          <w:rFonts w:ascii="Times New Roman" w:hAnsi="Times New Roman" w:cs="Times New Roman"/>
          <w:color w:val="000000"/>
        </w:rPr>
      </w:pPr>
      <w:r>
        <w:rPr>
          <w:rFonts w:ascii="Times New Roman" w:eastAsia="Times New Roman" w:hAnsi="Times New Roman" w:cs="Times New Roman"/>
          <w:color w:val="000000"/>
        </w:rPr>
        <w:t xml:space="preserve">&lt;title&gt;Instructions for SP </w:t>
      </w:r>
      <w:r w:rsidRPr="004379D4">
        <w:rPr>
          <w:rFonts w:ascii="Times New Roman" w:eastAsia="Times New Roman" w:hAnsi="Times New Roman" w:cs="Times New Roman"/>
          <w:color w:val="000000"/>
        </w:rPr>
        <w:t>2</w:t>
      </w:r>
      <w:r>
        <w:rPr>
          <w:rFonts w:ascii="Times New Roman" w:eastAsia="Times New Roman" w:hAnsi="Times New Roman" w:cs="Times New Roman"/>
          <w:color w:val="000000"/>
        </w:rPr>
        <w:t>: Liver</w:t>
      </w:r>
    </w:p>
    <w:p w14:paraId="14B9893F" w14:textId="2F64C77E" w:rsidR="009A2EF4" w:rsidRPr="00AF364D" w:rsidRDefault="00532CAA" w:rsidP="004B4DEC">
      <w:pPr>
        <w:spacing w:line="480" w:lineRule="auto"/>
        <w:rPr>
          <w:rFonts w:ascii="Times New Roman" w:hAnsi="Times New Roman" w:cs="Times New Roman"/>
          <w:color w:val="000000"/>
        </w:rPr>
      </w:pPr>
      <w:r w:rsidRPr="00AF364D">
        <w:rPr>
          <w:rFonts w:ascii="Times New Roman" w:hAnsi="Times New Roman" w:cs="Times New Roman"/>
          <w:color w:val="000000"/>
        </w:rPr>
        <w:t>Chris</w:t>
      </w:r>
      <w:r>
        <w:rPr>
          <w:rFonts w:ascii="Times New Roman" w:hAnsi="Times New Roman" w:cs="Times New Roman"/>
          <w:color w:val="000000"/>
        </w:rPr>
        <w:t xml:space="preserve">, </w:t>
      </w:r>
      <w:r w:rsidR="000F0E6A">
        <w:rPr>
          <w:rFonts w:ascii="Times New Roman" w:hAnsi="Times New Roman" w:cs="Times New Roman"/>
          <w:color w:val="000000"/>
        </w:rPr>
        <w:t xml:space="preserve">a </w:t>
      </w:r>
      <w:r w:rsidRPr="004379D4">
        <w:rPr>
          <w:rFonts w:ascii="Times New Roman" w:hAnsi="Times New Roman" w:cs="Times New Roman"/>
          <w:color w:val="000000"/>
        </w:rPr>
        <w:t>19 year-</w:t>
      </w:r>
      <w:r>
        <w:rPr>
          <w:rFonts w:ascii="Times New Roman" w:hAnsi="Times New Roman" w:cs="Times New Roman"/>
          <w:color w:val="000000"/>
        </w:rPr>
        <w:t>old lacrosse player, attac</w:t>
      </w:r>
      <w:r w:rsidR="27D27966" w:rsidRPr="00AF364D">
        <w:rPr>
          <w:rFonts w:ascii="Times New Roman" w:hAnsi="Times New Roman" w:cs="Times New Roman"/>
          <w:color w:val="000000"/>
          <w:szCs w:val="28"/>
        </w:rPr>
        <w:t>k</w:t>
      </w:r>
    </w:p>
    <w:p w14:paraId="22DD2DE9" w14:textId="77777777" w:rsidR="00363E31" w:rsidRPr="00AF364D" w:rsidRDefault="00363E31" w:rsidP="004B4DEC">
      <w:pPr>
        <w:spacing w:line="480" w:lineRule="auto"/>
        <w:rPr>
          <w:rFonts w:ascii="Times New Roman" w:hAnsi="Times New Roman" w:cs="Times New Roman"/>
          <w:color w:val="000000"/>
        </w:rPr>
      </w:pPr>
    </w:p>
    <w:p w14:paraId="799F9F57" w14:textId="702AA2AE" w:rsidR="009A2EF4" w:rsidRPr="00AF364D" w:rsidRDefault="009A2EF4" w:rsidP="004B4DEC">
      <w:pPr>
        <w:spacing w:line="480" w:lineRule="auto"/>
        <w:rPr>
          <w:rFonts w:ascii="Times New Roman" w:hAnsi="Times New Roman" w:cs="Times New Roman"/>
          <w:color w:val="000000"/>
        </w:rPr>
      </w:pPr>
      <w:r w:rsidRPr="00AF364D">
        <w:rPr>
          <w:rFonts w:ascii="Times New Roman" w:hAnsi="Times New Roman" w:cs="Times New Roman"/>
          <w:b/>
          <w:bCs/>
          <w:color w:val="000000"/>
        </w:rPr>
        <w:t xml:space="preserve">Chief </w:t>
      </w:r>
      <w:r w:rsidR="007001BD" w:rsidRPr="00AF364D">
        <w:rPr>
          <w:rFonts w:ascii="Times New Roman" w:hAnsi="Times New Roman" w:cs="Times New Roman"/>
          <w:b/>
          <w:bCs/>
          <w:color w:val="000000"/>
        </w:rPr>
        <w:t>c</w:t>
      </w:r>
      <w:r w:rsidRPr="00AF364D">
        <w:rPr>
          <w:rFonts w:ascii="Times New Roman" w:hAnsi="Times New Roman" w:cs="Times New Roman"/>
          <w:b/>
          <w:bCs/>
          <w:color w:val="000000"/>
        </w:rPr>
        <w:t>omplaint:</w:t>
      </w:r>
      <w:r w:rsidRPr="00AF364D">
        <w:rPr>
          <w:rFonts w:ascii="Times New Roman" w:hAnsi="Times New Roman" w:cs="Times New Roman"/>
          <w:color w:val="000000"/>
        </w:rPr>
        <w:t xml:space="preserve"> </w:t>
      </w:r>
      <w:r w:rsidR="000F0E6A">
        <w:rPr>
          <w:rFonts w:ascii="Times New Roman" w:hAnsi="Times New Roman" w:cs="Times New Roman"/>
          <w:color w:val="000000"/>
        </w:rPr>
        <w:t>R</w:t>
      </w:r>
      <w:r w:rsidRPr="00AF364D">
        <w:rPr>
          <w:rFonts w:ascii="Times New Roman" w:hAnsi="Times New Roman" w:cs="Times New Roman"/>
          <w:color w:val="000000"/>
        </w:rPr>
        <w:t>ight</w:t>
      </w:r>
      <w:r w:rsidR="000F0E6A">
        <w:rPr>
          <w:rFonts w:ascii="Times New Roman" w:hAnsi="Times New Roman" w:cs="Times New Roman"/>
          <w:color w:val="000000"/>
        </w:rPr>
        <w:t>-</w:t>
      </w:r>
      <w:r w:rsidRPr="00AF364D">
        <w:rPr>
          <w:rFonts w:ascii="Times New Roman" w:hAnsi="Times New Roman" w:cs="Times New Roman"/>
          <w:color w:val="000000"/>
        </w:rPr>
        <w:t>sided upper abdominal pain around the back.</w:t>
      </w:r>
    </w:p>
    <w:p w14:paraId="170021C1" w14:textId="77777777" w:rsidR="00363E31" w:rsidRPr="00AF364D" w:rsidRDefault="00363E31" w:rsidP="004B4DEC">
      <w:pPr>
        <w:spacing w:line="480" w:lineRule="auto"/>
        <w:rPr>
          <w:rFonts w:ascii="Times New Roman" w:hAnsi="Times New Roman" w:cs="Times New Roman"/>
          <w:color w:val="000000"/>
        </w:rPr>
      </w:pPr>
    </w:p>
    <w:p w14:paraId="2BC37FA8" w14:textId="57F24FC8" w:rsidR="00C83A89" w:rsidRPr="00AF364D" w:rsidRDefault="27D27966" w:rsidP="004B4DEC">
      <w:pPr>
        <w:spacing w:line="480" w:lineRule="auto"/>
        <w:rPr>
          <w:rFonts w:ascii="Times New Roman" w:hAnsi="Times New Roman" w:cs="Times New Roman"/>
          <w:color w:val="000000"/>
        </w:rPr>
      </w:pPr>
      <w:r w:rsidRPr="00AF364D">
        <w:rPr>
          <w:rFonts w:ascii="Times New Roman" w:hAnsi="Times New Roman" w:cs="Times New Roman"/>
          <w:color w:val="000000"/>
        </w:rPr>
        <w:t>The simulation will start with you getting up slowly from the contact and walking to the sideline.</w:t>
      </w:r>
    </w:p>
    <w:p w14:paraId="033005DF" w14:textId="77777777" w:rsidR="004E7498" w:rsidRPr="00AF364D" w:rsidRDefault="004E7498" w:rsidP="004B4DEC">
      <w:pPr>
        <w:spacing w:line="480" w:lineRule="auto"/>
        <w:rPr>
          <w:rFonts w:ascii="Times New Roman" w:hAnsi="Times New Roman" w:cs="Times New Roman"/>
          <w:color w:val="000000"/>
        </w:rPr>
      </w:pPr>
    </w:p>
    <w:p w14:paraId="33A5357B" w14:textId="2C98BFAD" w:rsidR="00DB744D" w:rsidRPr="00AF364D" w:rsidRDefault="00C83A89" w:rsidP="004B4DEC">
      <w:pPr>
        <w:spacing w:line="480" w:lineRule="auto"/>
        <w:rPr>
          <w:rFonts w:ascii="Times New Roman" w:hAnsi="Times New Roman" w:cs="Times New Roman"/>
          <w:color w:val="000000"/>
        </w:rPr>
      </w:pPr>
      <w:r w:rsidRPr="00AF364D">
        <w:rPr>
          <w:rFonts w:ascii="Times New Roman" w:hAnsi="Times New Roman" w:cs="Times New Roman"/>
          <w:b/>
          <w:bCs/>
          <w:color w:val="000000"/>
        </w:rPr>
        <w:lastRenderedPageBreak/>
        <w:t xml:space="preserve">Opening </w:t>
      </w:r>
      <w:r w:rsidR="000F0E6A">
        <w:rPr>
          <w:rFonts w:ascii="Times New Roman" w:hAnsi="Times New Roman" w:cs="Times New Roman"/>
          <w:b/>
          <w:bCs/>
          <w:color w:val="000000"/>
        </w:rPr>
        <w:t>l</w:t>
      </w:r>
      <w:r w:rsidRPr="00AF364D">
        <w:rPr>
          <w:rFonts w:ascii="Times New Roman" w:hAnsi="Times New Roman" w:cs="Times New Roman"/>
          <w:b/>
          <w:bCs/>
          <w:color w:val="000000"/>
        </w:rPr>
        <w:t>ine:</w:t>
      </w:r>
      <w:r w:rsidRPr="00AF364D">
        <w:rPr>
          <w:rFonts w:ascii="Times New Roman" w:hAnsi="Times New Roman" w:cs="Times New Roman"/>
          <w:color w:val="000000"/>
        </w:rPr>
        <w:t xml:space="preserve"> “Man, I really got tangled up in there</w:t>
      </w:r>
      <w:r w:rsidR="000F0E6A">
        <w:rPr>
          <w:rFonts w:ascii="Times New Roman" w:hAnsi="Times New Roman" w:cs="Times New Roman"/>
          <w:color w:val="000000"/>
        </w:rPr>
        <w:t>,</w:t>
      </w:r>
      <w:r w:rsidRPr="00AF364D">
        <w:rPr>
          <w:rFonts w:ascii="Times New Roman" w:hAnsi="Times New Roman" w:cs="Times New Roman"/>
          <w:color w:val="000000"/>
        </w:rPr>
        <w:t xml:space="preserve"> and I think I got the wind knocked out of me.”</w:t>
      </w:r>
      <w:r w:rsidR="002D496C" w:rsidRPr="00AF364D">
        <w:rPr>
          <w:rFonts w:ascii="Times New Roman" w:hAnsi="Times New Roman" w:cs="Times New Roman"/>
          <w:color w:val="000000"/>
        </w:rPr>
        <w:t xml:space="preserve"> </w:t>
      </w:r>
      <w:r w:rsidRPr="00AF364D">
        <w:rPr>
          <w:rFonts w:ascii="Times New Roman" w:hAnsi="Times New Roman" w:cs="Times New Roman"/>
          <w:color w:val="000000"/>
        </w:rPr>
        <w:t>Then, either right away or soon after</w:t>
      </w:r>
      <w:r w:rsidR="000F0E6A">
        <w:rPr>
          <w:rFonts w:ascii="Times New Roman" w:hAnsi="Times New Roman" w:cs="Times New Roman"/>
          <w:color w:val="000000"/>
        </w:rPr>
        <w:t>,</w:t>
      </w:r>
      <w:r w:rsidRPr="00AF364D">
        <w:rPr>
          <w:rFonts w:ascii="Times New Roman" w:hAnsi="Times New Roman" w:cs="Times New Roman"/>
          <w:color w:val="000000"/>
        </w:rPr>
        <w:t xml:space="preserve"> inform the HCP of what the coach said to you when you walked to the sideline.</w:t>
      </w:r>
    </w:p>
    <w:p w14:paraId="020CF997" w14:textId="77777777" w:rsidR="00363E31" w:rsidRPr="00AF364D" w:rsidRDefault="00363E31" w:rsidP="004B4DEC">
      <w:pPr>
        <w:spacing w:line="480" w:lineRule="auto"/>
        <w:rPr>
          <w:rFonts w:ascii="Times New Roman" w:hAnsi="Times New Roman" w:cs="Times New Roman"/>
          <w:color w:val="000000"/>
        </w:rPr>
      </w:pPr>
    </w:p>
    <w:p w14:paraId="6401840D" w14:textId="7AFE10BB" w:rsidR="00DB744D" w:rsidRPr="00AF364D" w:rsidRDefault="00C83A89" w:rsidP="004B4DEC">
      <w:pPr>
        <w:spacing w:line="480" w:lineRule="auto"/>
        <w:rPr>
          <w:rFonts w:ascii="Times New Roman" w:hAnsi="Times New Roman" w:cs="Times New Roman"/>
          <w:color w:val="000000"/>
        </w:rPr>
      </w:pPr>
      <w:r w:rsidRPr="00AF364D">
        <w:rPr>
          <w:rFonts w:ascii="Times New Roman" w:hAnsi="Times New Roman" w:cs="Times New Roman"/>
          <w:color w:val="000000"/>
        </w:rPr>
        <w:t>As you walked past the coach, they grabbed you by the helmet and said</w:t>
      </w:r>
      <w:r w:rsidR="000F0E6A">
        <w:rPr>
          <w:rFonts w:ascii="Times New Roman" w:hAnsi="Times New Roman" w:cs="Times New Roman"/>
          <w:color w:val="000000"/>
        </w:rPr>
        <w:t>,</w:t>
      </w:r>
      <w:r w:rsidRPr="00AF364D">
        <w:rPr>
          <w:rFonts w:ascii="Times New Roman" w:hAnsi="Times New Roman" w:cs="Times New Roman"/>
          <w:color w:val="000000"/>
        </w:rPr>
        <w:t xml:space="preserve"> “Get better. I want to see you back out there, if possible. You are doing amazing!</w:t>
      </w:r>
      <w:r w:rsidR="002D496C" w:rsidRPr="00AF364D">
        <w:rPr>
          <w:rFonts w:ascii="Times New Roman" w:hAnsi="Times New Roman" w:cs="Times New Roman"/>
          <w:color w:val="000000"/>
        </w:rPr>
        <w:t xml:space="preserve"> </w:t>
      </w:r>
      <w:r>
        <w:rPr>
          <w:rFonts w:ascii="Times New Roman" w:hAnsi="Times New Roman" w:cs="Times New Roman"/>
          <w:color w:val="000000"/>
        </w:rPr>
        <w:t xml:space="preserve">We could really use you.” The coach looks at you and holds up </w:t>
      </w:r>
      <w:r w:rsidRPr="004379D4">
        <w:rPr>
          <w:rFonts w:ascii="Times New Roman" w:hAnsi="Times New Roman" w:cs="Times New Roman"/>
          <w:color w:val="000000"/>
        </w:rPr>
        <w:t>three</w:t>
      </w:r>
      <w:r>
        <w:rPr>
          <w:rFonts w:ascii="Times New Roman" w:hAnsi="Times New Roman" w:cs="Times New Roman"/>
          <w:color w:val="000000"/>
        </w:rPr>
        <w:t xml:space="preserve"> fingers, </w:t>
      </w:r>
      <w:r w:rsidR="000F0E6A">
        <w:rPr>
          <w:rFonts w:ascii="Times New Roman" w:hAnsi="Times New Roman" w:cs="Times New Roman"/>
          <w:color w:val="000000"/>
        </w:rPr>
        <w:t xml:space="preserve">which </w:t>
      </w:r>
      <w:r>
        <w:rPr>
          <w:rFonts w:ascii="Times New Roman" w:hAnsi="Times New Roman" w:cs="Times New Roman"/>
          <w:color w:val="000000"/>
        </w:rPr>
        <w:t>you assume symboliz</w:t>
      </w:r>
      <w:r w:rsidR="000F0E6A">
        <w:rPr>
          <w:rFonts w:ascii="Times New Roman" w:hAnsi="Times New Roman" w:cs="Times New Roman"/>
          <w:color w:val="000000"/>
        </w:rPr>
        <w:t>e</w:t>
      </w:r>
      <w:r>
        <w:rPr>
          <w:rFonts w:ascii="Times New Roman" w:hAnsi="Times New Roman" w:cs="Times New Roman"/>
          <w:color w:val="000000"/>
        </w:rPr>
        <w:t xml:space="preserve"> </w:t>
      </w:r>
      <w:r w:rsidRPr="004379D4">
        <w:rPr>
          <w:rFonts w:ascii="Times New Roman" w:hAnsi="Times New Roman" w:cs="Times New Roman"/>
          <w:color w:val="000000"/>
        </w:rPr>
        <w:t>three minutes</w:t>
      </w:r>
      <w:r>
        <w:rPr>
          <w:rFonts w:ascii="Times New Roman" w:hAnsi="Times New Roman" w:cs="Times New Roman"/>
          <w:color w:val="000000"/>
        </w:rPr>
        <w:t>.</w:t>
      </w:r>
      <w:r w:rsidR="002D496C" w:rsidRPr="00AF364D">
        <w:rPr>
          <w:rFonts w:ascii="Times New Roman" w:hAnsi="Times New Roman" w:cs="Times New Roman"/>
          <w:color w:val="000000"/>
        </w:rPr>
        <w:t xml:space="preserve"> </w:t>
      </w:r>
      <w:r>
        <w:rPr>
          <w:rFonts w:ascii="Times New Roman" w:hAnsi="Times New Roman" w:cs="Times New Roman"/>
          <w:color w:val="000000"/>
        </w:rPr>
        <w:t xml:space="preserve">The coach wants you to </w:t>
      </w:r>
      <w:r w:rsidR="000F0E6A">
        <w:rPr>
          <w:rFonts w:ascii="Times New Roman" w:hAnsi="Times New Roman" w:cs="Times New Roman"/>
          <w:color w:val="000000"/>
        </w:rPr>
        <w:t xml:space="preserve">be </w:t>
      </w:r>
      <w:r>
        <w:rPr>
          <w:rFonts w:ascii="Times New Roman" w:hAnsi="Times New Roman" w:cs="Times New Roman"/>
          <w:color w:val="000000"/>
        </w:rPr>
        <w:t xml:space="preserve">ready in </w:t>
      </w:r>
      <w:r w:rsidRPr="004379D4">
        <w:rPr>
          <w:rFonts w:ascii="Times New Roman" w:hAnsi="Times New Roman" w:cs="Times New Roman"/>
          <w:color w:val="000000"/>
        </w:rPr>
        <w:t>three minutes</w:t>
      </w:r>
      <w:r>
        <w:rPr>
          <w:rFonts w:ascii="Times New Roman" w:hAnsi="Times New Roman" w:cs="Times New Roman"/>
          <w:color w:val="000000"/>
        </w:rPr>
        <w:t>, if possible. Please be sure you memorize this or something similar.</w:t>
      </w:r>
      <w:r w:rsidR="002D496C" w:rsidRPr="00AF364D">
        <w:rPr>
          <w:rFonts w:ascii="Times New Roman" w:hAnsi="Times New Roman" w:cs="Times New Roman"/>
          <w:color w:val="000000"/>
        </w:rPr>
        <w:t xml:space="preserve"> </w:t>
      </w:r>
      <w:r>
        <w:rPr>
          <w:rFonts w:ascii="Times New Roman" w:hAnsi="Times New Roman" w:cs="Times New Roman"/>
          <w:color w:val="000000"/>
        </w:rPr>
        <w:t xml:space="preserve">This will be </w:t>
      </w:r>
      <w:r w:rsidRPr="004379D4">
        <w:rPr>
          <w:rFonts w:ascii="Times New Roman" w:hAnsi="Times New Roman" w:cs="Times New Roman"/>
          <w:color w:val="000000"/>
        </w:rPr>
        <w:t>one</w:t>
      </w:r>
      <w:r>
        <w:rPr>
          <w:rFonts w:ascii="Times New Roman" w:hAnsi="Times New Roman" w:cs="Times New Roman"/>
          <w:color w:val="000000"/>
        </w:rPr>
        <w:t xml:space="preserve"> of the first things you say to the HCP.</w:t>
      </w:r>
    </w:p>
    <w:p w14:paraId="6713C54C" w14:textId="77777777" w:rsidR="00363E31" w:rsidRPr="00AF364D" w:rsidRDefault="00363E31" w:rsidP="004B4DEC">
      <w:pPr>
        <w:spacing w:line="480" w:lineRule="auto"/>
        <w:rPr>
          <w:rFonts w:ascii="Times New Roman" w:eastAsia="Times New Roman" w:hAnsi="Times New Roman" w:cs="Times New Roman"/>
          <w:color w:val="000000"/>
        </w:rPr>
      </w:pPr>
    </w:p>
    <w:p w14:paraId="7438B780" w14:textId="1F841877" w:rsidR="000C6430" w:rsidRPr="00AF364D" w:rsidRDefault="000C6430"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kern w:val="0"/>
          <w14:ligatures w14:val="none"/>
        </w:rPr>
        <w:t>You dove to shoot a goal, and your right side (ri</w:t>
      </w:r>
      <w:r w:rsidR="00C83A89" w:rsidRPr="00AF364D">
        <w:rPr>
          <w:rFonts w:ascii="Times New Roman" w:eastAsia="Times New Roman" w:hAnsi="Times New Roman" w:cs="Times New Roman"/>
          <w:color w:val="000000"/>
          <w:kern w:val="0"/>
          <w14:ligatures w14:val="none"/>
        </w:rPr>
        <w:t xml:space="preserve">b and </w:t>
      </w:r>
      <w:r w:rsidRPr="00AF364D">
        <w:rPr>
          <w:rFonts w:ascii="Times New Roman" w:eastAsia="Times New Roman" w:hAnsi="Times New Roman" w:cs="Times New Roman"/>
          <w:color w:val="000000"/>
          <w:kern w:val="0"/>
          <w14:ligatures w14:val="none"/>
        </w:rPr>
        <w:t>liver) area landed on another player’s bent knee. You folded in half and were slow to get up. The HCP did not clearly see the hit or point of contact but saw that you landed on the other player’s knee and crum</w:t>
      </w:r>
      <w:r w:rsidR="009A1510">
        <w:rPr>
          <w:rFonts w:ascii="Times New Roman" w:eastAsia="Times New Roman" w:hAnsi="Times New Roman" w:cs="Times New Roman"/>
          <w:color w:val="000000"/>
          <w:kern w:val="0"/>
          <w14:ligatures w14:val="none"/>
        </w:rPr>
        <w:t>p</w:t>
      </w:r>
      <w:r w:rsidRPr="00AF364D">
        <w:rPr>
          <w:rFonts w:ascii="Times New Roman" w:eastAsia="Times New Roman" w:hAnsi="Times New Roman" w:cs="Times New Roman"/>
          <w:color w:val="000000"/>
          <w:kern w:val="0"/>
          <w14:ligatures w14:val="none"/>
        </w:rPr>
        <w:t>led to the ground. You walk to the sideline with a hand on your side</w:t>
      </w:r>
      <w:r w:rsidR="000F0E6A">
        <w:rPr>
          <w:rFonts w:ascii="Times New Roman" w:eastAsia="Times New Roman" w:hAnsi="Times New Roman" w:cs="Times New Roman"/>
          <w:color w:val="000000"/>
          <w:kern w:val="0"/>
          <w14:ligatures w14:val="none"/>
        </w:rPr>
        <w:t xml:space="preserve"> or </w:t>
      </w:r>
      <w:r w:rsidRPr="00AF364D">
        <w:rPr>
          <w:rFonts w:ascii="Times New Roman" w:eastAsia="Times New Roman" w:hAnsi="Times New Roman" w:cs="Times New Roman"/>
          <w:color w:val="000000"/>
          <w:kern w:val="0"/>
          <w14:ligatures w14:val="none"/>
        </w:rPr>
        <w:t xml:space="preserve">back kidney area. You were hit with the knee on your side and </w:t>
      </w:r>
      <w:r w:rsidR="000F0E6A">
        <w:rPr>
          <w:rFonts w:ascii="Times New Roman" w:eastAsia="Times New Roman" w:hAnsi="Times New Roman" w:cs="Times New Roman"/>
          <w:color w:val="000000"/>
          <w:kern w:val="0"/>
          <w14:ligatures w14:val="none"/>
        </w:rPr>
        <w:t xml:space="preserve">the </w:t>
      </w:r>
      <w:r w:rsidRPr="00AF364D">
        <w:rPr>
          <w:rFonts w:ascii="Times New Roman" w:eastAsia="Times New Roman" w:hAnsi="Times New Roman" w:cs="Times New Roman"/>
          <w:color w:val="000000"/>
          <w:kern w:val="0"/>
          <w14:ligatures w14:val="none"/>
        </w:rPr>
        <w:t>back area.</w:t>
      </w:r>
    </w:p>
    <w:p w14:paraId="25AE0FDC" w14:textId="77777777" w:rsidR="00363E31" w:rsidRPr="00AF364D" w:rsidRDefault="00363E31" w:rsidP="004B4DEC">
      <w:pPr>
        <w:spacing w:line="480" w:lineRule="auto"/>
        <w:rPr>
          <w:rFonts w:ascii="Times New Roman" w:eastAsia="Times New Roman" w:hAnsi="Times New Roman" w:cs="Times New Roman"/>
          <w:color w:val="000000"/>
          <w:kern w:val="0"/>
          <w14:ligatures w14:val="none"/>
        </w:rPr>
      </w:pPr>
    </w:p>
    <w:p w14:paraId="64E4D4D8" w14:textId="42A86F86" w:rsidR="000C6430" w:rsidRPr="00AF364D" w:rsidRDefault="000C6430" w:rsidP="004B4DEC">
      <w:pPr>
        <w:spacing w:line="480" w:lineRule="auto"/>
        <w:rPr>
          <w:rFonts w:ascii="Times New Roman" w:hAnsi="Times New Roman" w:cs="Times New Roman"/>
          <w:b/>
          <w:bCs/>
          <w:color w:val="000000"/>
        </w:rPr>
      </w:pPr>
      <w:r w:rsidRPr="00AF364D">
        <w:rPr>
          <w:rFonts w:ascii="Times New Roman" w:eastAsia="Times New Roman" w:hAnsi="Times New Roman" w:cs="Times New Roman"/>
          <w:color w:val="000000"/>
          <w:kern w:val="0"/>
          <w14:ligatures w14:val="none"/>
        </w:rPr>
        <w:t xml:space="preserve">There </w:t>
      </w:r>
      <w:r w:rsidR="00363E31" w:rsidRPr="00AF364D">
        <w:rPr>
          <w:rFonts w:ascii="Times New Roman" w:eastAsia="Times New Roman" w:hAnsi="Times New Roman" w:cs="Times New Roman"/>
          <w:color w:val="000000"/>
          <w:kern w:val="0"/>
          <w14:ligatures w14:val="none"/>
        </w:rPr>
        <w:t xml:space="preserve">are </w:t>
      </w:r>
      <w:r>
        <w:rPr>
          <w:rFonts w:ascii="Times New Roman" w:eastAsia="Times New Roman" w:hAnsi="Times New Roman" w:cs="Times New Roman"/>
          <w:color w:val="000000"/>
          <w:kern w:val="0"/>
          <w14:ligatures w14:val="none"/>
        </w:rPr>
        <w:t xml:space="preserve">about </w:t>
      </w:r>
      <w:r w:rsidRPr="004379D4">
        <w:rPr>
          <w:rFonts w:ascii="Times New Roman" w:eastAsia="Times New Roman" w:hAnsi="Times New Roman" w:cs="Times New Roman"/>
          <w:color w:val="000000"/>
          <w:kern w:val="0"/>
          <w14:ligatures w14:val="none"/>
        </w:rPr>
        <w:t>15 minutes</w:t>
      </w:r>
      <w:r>
        <w:rPr>
          <w:rFonts w:ascii="Times New Roman" w:eastAsia="Times New Roman" w:hAnsi="Times New Roman" w:cs="Times New Roman"/>
          <w:color w:val="000000"/>
          <w:kern w:val="0"/>
          <w14:ligatures w14:val="none"/>
        </w:rPr>
        <w:t xml:space="preserve"> left in the first half of the NCAA quarter finals.</w:t>
      </w:r>
    </w:p>
    <w:p w14:paraId="553EC12A" w14:textId="77777777" w:rsidR="00C97A9A" w:rsidRPr="00AF364D" w:rsidRDefault="00C97A9A" w:rsidP="004B4DEC">
      <w:pPr>
        <w:spacing w:line="480" w:lineRule="auto"/>
        <w:rPr>
          <w:rFonts w:ascii="Times New Roman" w:eastAsia="Times New Roman" w:hAnsi="Times New Roman" w:cs="Times New Roman"/>
          <w:color w:val="000000"/>
          <w:kern w:val="0"/>
          <w14:ligatures w14:val="none"/>
        </w:rPr>
      </w:pPr>
    </w:p>
    <w:p w14:paraId="39C66140" w14:textId="29AB4B46" w:rsidR="000C6430" w:rsidRPr="00AF364D" w:rsidRDefault="000C6430" w:rsidP="004B4DEC">
      <w:pPr>
        <w:spacing w:line="480" w:lineRule="auto"/>
        <w:rPr>
          <w:rFonts w:ascii="Times New Roman" w:eastAsia="Times New Roman" w:hAnsi="Times New Roman" w:cs="Times New Roman"/>
          <w:color w:val="000000"/>
          <w:kern w:val="0"/>
          <w14:ligatures w14:val="none"/>
        </w:rPr>
      </w:pPr>
      <w:r w:rsidRPr="00AF364D">
        <w:rPr>
          <w:rFonts w:ascii="Times New Roman" w:eastAsia="Times New Roman" w:hAnsi="Times New Roman" w:cs="Times New Roman"/>
          <w:color w:val="000000"/>
          <w:kern w:val="0"/>
          <w14:ligatures w14:val="none"/>
        </w:rPr>
        <w:t>You are negative for any concussion symptoms, and you did not hit your head. You feel tired and are struggling to breath</w:t>
      </w:r>
      <w:r w:rsidR="000F0E6A">
        <w:rPr>
          <w:rFonts w:ascii="Times New Roman" w:eastAsia="Times New Roman" w:hAnsi="Times New Roman" w:cs="Times New Roman"/>
          <w:color w:val="000000"/>
          <w:kern w:val="0"/>
          <w14:ligatures w14:val="none"/>
        </w:rPr>
        <w:t>e</w:t>
      </w:r>
      <w:r w:rsidRPr="00AF364D">
        <w:rPr>
          <w:rFonts w:ascii="Times New Roman" w:eastAsia="Times New Roman" w:hAnsi="Times New Roman" w:cs="Times New Roman"/>
          <w:color w:val="000000"/>
          <w:kern w:val="0"/>
          <w14:ligatures w14:val="none"/>
        </w:rPr>
        <w:t xml:space="preserve"> a bit. You believe you are simply still winded from the blow.</w:t>
      </w:r>
      <w:r w:rsidR="002D496C" w:rsidRPr="00AF364D">
        <w:rPr>
          <w:rFonts w:ascii="Times New Roman" w:eastAsia="Times New Roman" w:hAnsi="Times New Roman" w:cs="Times New Roman"/>
          <w:color w:val="000000"/>
          <w:kern w:val="0"/>
          <w14:ligatures w14:val="none"/>
        </w:rPr>
        <w:t xml:space="preserve"> </w:t>
      </w:r>
      <w:r w:rsidRPr="00AF364D">
        <w:rPr>
          <w:rFonts w:ascii="Times New Roman" w:eastAsia="Times New Roman" w:hAnsi="Times New Roman" w:cs="Times New Roman"/>
          <w:color w:val="000000"/>
          <w:kern w:val="0"/>
          <w14:ligatures w14:val="none"/>
        </w:rPr>
        <w:t>You do not have any diaphragmatic pain, but it is like you got the wind knocked out of you.</w:t>
      </w:r>
      <w:r w:rsidR="002D496C" w:rsidRPr="00AF364D">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You explain this and state, “I just need a minute to catch my breath</w:t>
      </w:r>
      <w:r w:rsidR="000F0E6A">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and then I </w:t>
      </w:r>
      <w:r w:rsidRPr="004379D4">
        <w:rPr>
          <w:rFonts w:ascii="Times New Roman" w:eastAsia="Times New Roman" w:hAnsi="Times New Roman" w:cs="Times New Roman"/>
          <w:color w:val="000000"/>
          <w:kern w:val="0"/>
          <w14:ligatures w14:val="none"/>
        </w:rPr>
        <w:t>am</w:t>
      </w:r>
      <w:r>
        <w:rPr>
          <w:rFonts w:ascii="Times New Roman" w:eastAsia="Times New Roman" w:hAnsi="Times New Roman" w:cs="Times New Roman"/>
          <w:color w:val="000000"/>
          <w:kern w:val="0"/>
          <w14:ligatures w14:val="none"/>
        </w:rPr>
        <w:t xml:space="preserve"> ready to go back in.”</w:t>
      </w:r>
    </w:p>
    <w:p w14:paraId="7EF5A825" w14:textId="77777777" w:rsidR="00363E31" w:rsidRPr="00AF364D" w:rsidRDefault="00363E31" w:rsidP="004B4DEC">
      <w:pPr>
        <w:spacing w:line="480" w:lineRule="auto"/>
        <w:rPr>
          <w:rFonts w:ascii="Times New Roman" w:hAnsi="Times New Roman" w:cs="Times New Roman"/>
          <w:color w:val="000000"/>
        </w:rPr>
      </w:pPr>
    </w:p>
    <w:p w14:paraId="4258B745" w14:textId="52CB5167" w:rsidR="007F2830" w:rsidRPr="00AF364D" w:rsidRDefault="27D27966" w:rsidP="004B4DEC">
      <w:pPr>
        <w:spacing w:line="480" w:lineRule="auto"/>
        <w:rPr>
          <w:rFonts w:ascii="Times New Roman" w:hAnsi="Times New Roman" w:cs="Times New Roman"/>
          <w:color w:val="000000"/>
        </w:rPr>
      </w:pPr>
      <w:r w:rsidRPr="00D4738E">
        <w:rPr>
          <w:rFonts w:ascii="Times New Roman" w:hAnsi="Times New Roman" w:cs="Times New Roman"/>
          <w:b/>
          <w:bCs/>
          <w:color w:val="000000"/>
        </w:rPr>
        <w:t>Level of consciousness (LOC):</w:t>
      </w:r>
      <w:r w:rsidRPr="00AF364D">
        <w:rPr>
          <w:rFonts w:ascii="Times New Roman" w:hAnsi="Times New Roman" w:cs="Times New Roman"/>
          <w:color w:val="000000"/>
        </w:rPr>
        <w:t xml:space="preserve"> Alert</w:t>
      </w:r>
    </w:p>
    <w:p w14:paraId="2933D4CB" w14:textId="08E34E93" w:rsidR="00DB744D" w:rsidRPr="00AF364D" w:rsidRDefault="007F2830" w:rsidP="000837DF">
      <w:pPr>
        <w:spacing w:line="480" w:lineRule="auto"/>
        <w:ind w:left="360"/>
        <w:rPr>
          <w:rFonts w:ascii="Times New Roman" w:hAnsi="Times New Roman" w:cs="Times New Roman"/>
          <w:color w:val="000000"/>
        </w:rPr>
      </w:pPr>
      <w:r>
        <w:rPr>
          <w:rFonts w:ascii="Times New Roman" w:hAnsi="Times New Roman" w:cs="Times New Roman"/>
          <w:color w:val="000000"/>
        </w:rPr>
        <w:t>A</w:t>
      </w:r>
      <w:r w:rsidR="009F7728">
        <w:rPr>
          <w:rFonts w:ascii="Times New Roman" w:hAnsi="Times New Roman" w:cs="Times New Roman"/>
          <w:color w:val="000000"/>
        </w:rPr>
        <w:t xml:space="preserve">: </w:t>
      </w:r>
      <w:r>
        <w:rPr>
          <w:rFonts w:ascii="Times New Roman" w:hAnsi="Times New Roman" w:cs="Times New Roman"/>
          <w:color w:val="000000"/>
        </w:rPr>
        <w:t>patent</w:t>
      </w:r>
    </w:p>
    <w:p w14:paraId="04702A18" w14:textId="1BE39480" w:rsidR="007F2830" w:rsidRPr="00AF364D" w:rsidRDefault="007F2830" w:rsidP="000837DF">
      <w:pPr>
        <w:spacing w:line="480" w:lineRule="auto"/>
        <w:ind w:left="360"/>
        <w:rPr>
          <w:rFonts w:ascii="Times New Roman" w:hAnsi="Times New Roman" w:cs="Times New Roman"/>
          <w:color w:val="000000"/>
        </w:rPr>
      </w:pPr>
      <w:r>
        <w:rPr>
          <w:rFonts w:ascii="Times New Roman" w:hAnsi="Times New Roman" w:cs="Times New Roman"/>
          <w:color w:val="000000"/>
        </w:rPr>
        <w:t>B</w:t>
      </w:r>
      <w:r w:rsidR="009F7728">
        <w:rPr>
          <w:rFonts w:ascii="Times New Roman" w:hAnsi="Times New Roman" w:cs="Times New Roman"/>
          <w:color w:val="000000"/>
        </w:rPr>
        <w:t xml:space="preserve">: </w:t>
      </w:r>
      <w:r>
        <w:rPr>
          <w:rFonts w:ascii="Times New Roman" w:hAnsi="Times New Roman" w:cs="Times New Roman"/>
          <w:color w:val="000000"/>
        </w:rPr>
        <w:t>rapid and shallow</w:t>
      </w:r>
    </w:p>
    <w:p w14:paraId="5E0B8CD8" w14:textId="06963FB4" w:rsidR="007F2830" w:rsidRPr="00AF364D" w:rsidRDefault="007F2830" w:rsidP="000837DF">
      <w:pPr>
        <w:spacing w:line="480" w:lineRule="auto"/>
        <w:ind w:left="360"/>
        <w:rPr>
          <w:rFonts w:ascii="Times New Roman" w:hAnsi="Times New Roman" w:cs="Times New Roman"/>
          <w:color w:val="000000"/>
        </w:rPr>
      </w:pPr>
      <w:r>
        <w:rPr>
          <w:rFonts w:ascii="Times New Roman" w:hAnsi="Times New Roman" w:cs="Times New Roman"/>
          <w:color w:val="000000"/>
        </w:rPr>
        <w:t>C</w:t>
      </w:r>
      <w:r w:rsidR="009F7728">
        <w:rPr>
          <w:rFonts w:ascii="Times New Roman" w:hAnsi="Times New Roman" w:cs="Times New Roman"/>
          <w:color w:val="000000"/>
        </w:rPr>
        <w:t xml:space="preserve">: </w:t>
      </w:r>
      <w:r>
        <w:rPr>
          <w:rFonts w:ascii="Times New Roman" w:hAnsi="Times New Roman" w:cs="Times New Roman"/>
          <w:color w:val="000000"/>
        </w:rPr>
        <w:t>normal</w:t>
      </w:r>
    </w:p>
    <w:p w14:paraId="7C272829" w14:textId="766EBFBF" w:rsidR="007F2830" w:rsidRPr="00AF364D" w:rsidRDefault="007F2830" w:rsidP="000837DF">
      <w:pPr>
        <w:spacing w:line="480" w:lineRule="auto"/>
        <w:ind w:left="360"/>
        <w:rPr>
          <w:rFonts w:ascii="Times New Roman" w:hAnsi="Times New Roman" w:cs="Times New Roman"/>
          <w:color w:val="000000"/>
        </w:rPr>
      </w:pPr>
      <w:r>
        <w:rPr>
          <w:rFonts w:ascii="Times New Roman" w:hAnsi="Times New Roman" w:cs="Times New Roman"/>
          <w:color w:val="000000"/>
        </w:rPr>
        <w:t>D</w:t>
      </w:r>
      <w:r w:rsidR="009F7728">
        <w:rPr>
          <w:rFonts w:ascii="Times New Roman" w:hAnsi="Times New Roman" w:cs="Times New Roman"/>
          <w:color w:val="000000"/>
        </w:rPr>
        <w:t xml:space="preserve">: </w:t>
      </w:r>
      <w:r>
        <w:rPr>
          <w:rFonts w:ascii="Times New Roman" w:hAnsi="Times New Roman" w:cs="Times New Roman"/>
          <w:color w:val="000000"/>
        </w:rPr>
        <w:t>pain in right flank and altered breathing</w:t>
      </w:r>
    </w:p>
    <w:p w14:paraId="053CAA1B" w14:textId="5958504B" w:rsidR="007F2830" w:rsidRPr="00AF364D" w:rsidRDefault="007F2830" w:rsidP="000837DF">
      <w:pPr>
        <w:spacing w:line="480" w:lineRule="auto"/>
        <w:ind w:left="360"/>
        <w:rPr>
          <w:rFonts w:ascii="Times New Roman" w:hAnsi="Times New Roman" w:cs="Times New Roman"/>
          <w:color w:val="000000"/>
        </w:rPr>
      </w:pPr>
      <w:r>
        <w:rPr>
          <w:rFonts w:ascii="Times New Roman" w:hAnsi="Times New Roman" w:cs="Times New Roman"/>
          <w:color w:val="000000"/>
        </w:rPr>
        <w:t>E</w:t>
      </w:r>
      <w:r w:rsidR="009F7728">
        <w:rPr>
          <w:rFonts w:ascii="Times New Roman" w:hAnsi="Times New Roman" w:cs="Times New Roman"/>
          <w:color w:val="000000"/>
        </w:rPr>
        <w:t xml:space="preserve">: </w:t>
      </w:r>
      <w:r>
        <w:rPr>
          <w:rFonts w:ascii="Times New Roman" w:hAnsi="Times New Roman" w:cs="Times New Roman"/>
          <w:color w:val="000000"/>
        </w:rPr>
        <w:t>knee to the flank</w:t>
      </w:r>
    </w:p>
    <w:p w14:paraId="724AF045" w14:textId="77777777" w:rsidR="00720221" w:rsidRPr="00AF364D" w:rsidRDefault="00720221" w:rsidP="004B4DEC">
      <w:pPr>
        <w:spacing w:line="480" w:lineRule="auto"/>
        <w:rPr>
          <w:rFonts w:ascii="Times New Roman" w:eastAsia="Times New Roman" w:hAnsi="Times New Roman" w:cs="Times New Roman"/>
          <w:color w:val="000000"/>
        </w:rPr>
      </w:pPr>
    </w:p>
    <w:p w14:paraId="3E120EEA" w14:textId="2C0D3EFD" w:rsidR="2407F8F6" w:rsidRPr="00AF364D" w:rsidRDefault="2407F8F6"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 xml:space="preserve">If </w:t>
      </w:r>
      <w:r w:rsidR="00532CAA" w:rsidRPr="00AF364D">
        <w:rPr>
          <w:rFonts w:ascii="Times New Roman" w:eastAsia="Times New Roman" w:hAnsi="Times New Roman" w:cs="Times New Roman"/>
          <w:color w:val="000000"/>
        </w:rPr>
        <w:t xml:space="preserve">Chris </w:t>
      </w:r>
      <w:r>
        <w:rPr>
          <w:rFonts w:ascii="Times New Roman" w:eastAsia="Times New Roman" w:hAnsi="Times New Roman" w:cs="Times New Roman"/>
          <w:color w:val="000000"/>
        </w:rPr>
        <w:t xml:space="preserve">is returned to play within the </w:t>
      </w:r>
      <w:r w:rsidR="00B172F9" w:rsidRPr="004379D4">
        <w:rPr>
          <w:rFonts w:ascii="Times New Roman" w:eastAsia="Times New Roman" w:hAnsi="Times New Roman" w:cs="Times New Roman"/>
          <w:color w:val="000000"/>
        </w:rPr>
        <w:t>10</w:t>
      </w:r>
      <w:r w:rsidRPr="004379D4">
        <w:rPr>
          <w:rFonts w:ascii="Times New Roman" w:eastAsia="Times New Roman" w:hAnsi="Times New Roman" w:cs="Times New Roman"/>
          <w:color w:val="000000"/>
        </w:rPr>
        <w:t xml:space="preserve"> minutes</w:t>
      </w:r>
      <w:r>
        <w:rPr>
          <w:rFonts w:ascii="Times New Roman" w:eastAsia="Times New Roman" w:hAnsi="Times New Roman" w:cs="Times New Roman"/>
          <w:color w:val="000000"/>
        </w:rPr>
        <w:t>, the proctor will read the following to the HCP</w:t>
      </w:r>
      <w:r w:rsidR="00532CAA" w:rsidRPr="00AF364D">
        <w:rPr>
          <w:rFonts w:ascii="Times New Roman" w:eastAsia="Times New Roman" w:hAnsi="Times New Roman" w:cs="Times New Roman"/>
          <w:color w:val="000000"/>
        </w:rPr>
        <w:t>:</w:t>
      </w:r>
    </w:p>
    <w:p w14:paraId="47991162" w14:textId="21F7705F" w:rsidR="2407F8F6" w:rsidRPr="00AF364D" w:rsidRDefault="2407F8F6" w:rsidP="004B4DEC">
      <w:pPr>
        <w:spacing w:line="480" w:lineRule="auto"/>
        <w:rPr>
          <w:rFonts w:ascii="Times New Roman" w:hAnsi="Times New Roman" w:cs="Times New Roman"/>
          <w:i/>
          <w:iCs/>
          <w:color w:val="000000"/>
        </w:rPr>
      </w:pPr>
      <w:r>
        <w:rPr>
          <w:rFonts w:ascii="Times New Roman" w:eastAsia="Times New Roman" w:hAnsi="Times New Roman" w:cs="Times New Roman"/>
          <w:i/>
          <w:iCs/>
          <w:color w:val="000000"/>
        </w:rPr>
        <w:t>After returning to the game</w:t>
      </w:r>
      <w:r w:rsidRPr="004379D4">
        <w:rPr>
          <w:rFonts w:ascii="Times New Roman" w:eastAsia="Times New Roman" w:hAnsi="Times New Roman" w:cs="Times New Roman"/>
          <w:i/>
          <w:iCs/>
          <w:color w:val="000000"/>
        </w:rPr>
        <w:t>,</w:t>
      </w:r>
      <w:r w:rsidR="002D496C" w:rsidRPr="00AF364D">
        <w:rPr>
          <w:rFonts w:ascii="Times New Roman" w:eastAsia="Times New Roman" w:hAnsi="Times New Roman" w:cs="Times New Roman"/>
          <w:i/>
          <w:iCs/>
          <w:color w:val="000000"/>
        </w:rPr>
        <w:t xml:space="preserve"> </w:t>
      </w:r>
      <w:r w:rsidR="00C83A89" w:rsidRPr="00AF364D">
        <w:rPr>
          <w:rFonts w:ascii="Times New Roman" w:eastAsia="Times New Roman" w:hAnsi="Times New Roman" w:cs="Times New Roman"/>
          <w:i/>
          <w:iCs/>
          <w:color w:val="000000"/>
        </w:rPr>
        <w:t>Chris</w:t>
      </w:r>
      <w:r w:rsidRPr="00AF364D">
        <w:rPr>
          <w:rFonts w:ascii="Times New Roman" w:eastAsia="Times New Roman" w:hAnsi="Times New Roman" w:cs="Times New Roman"/>
          <w:i/>
          <w:iCs/>
          <w:color w:val="000000"/>
        </w:rPr>
        <w:t xml:space="preserve"> run</w:t>
      </w:r>
      <w:r w:rsidR="00C83A89" w:rsidRPr="00AF364D">
        <w:rPr>
          <w:rFonts w:ascii="Times New Roman" w:eastAsia="Times New Roman" w:hAnsi="Times New Roman" w:cs="Times New Roman"/>
          <w:i/>
          <w:iCs/>
          <w:color w:val="000000"/>
        </w:rPr>
        <w:t>s</w:t>
      </w:r>
      <w:r>
        <w:rPr>
          <w:rFonts w:ascii="Times New Roman" w:eastAsia="Times New Roman" w:hAnsi="Times New Roman" w:cs="Times New Roman"/>
          <w:i/>
          <w:iCs/>
          <w:color w:val="000000"/>
        </w:rPr>
        <w:t xml:space="preserve"> backward to catch the ball</w:t>
      </w:r>
      <w:r w:rsidRPr="004379D4">
        <w:rPr>
          <w:rFonts w:ascii="Times New Roman" w:eastAsia="Times New Roman" w:hAnsi="Times New Roman" w:cs="Times New Roman"/>
          <w:i/>
          <w:iCs/>
          <w:color w:val="000000"/>
        </w:rPr>
        <w:t>,</w:t>
      </w:r>
      <w:r>
        <w:rPr>
          <w:rFonts w:ascii="Times New Roman" w:eastAsia="Times New Roman" w:hAnsi="Times New Roman" w:cs="Times New Roman"/>
          <w:i/>
          <w:iCs/>
          <w:color w:val="000000"/>
        </w:rPr>
        <w:t xml:space="preserve"> turns around</w:t>
      </w:r>
      <w:r w:rsidRPr="004379D4">
        <w:rPr>
          <w:rFonts w:ascii="Times New Roman" w:eastAsia="Times New Roman" w:hAnsi="Times New Roman" w:cs="Times New Roman"/>
          <w:i/>
          <w:iCs/>
          <w:color w:val="000000"/>
        </w:rPr>
        <w:t>,</w:t>
      </w:r>
      <w:r>
        <w:rPr>
          <w:rFonts w:ascii="Times New Roman" w:eastAsia="Times New Roman" w:hAnsi="Times New Roman" w:cs="Times New Roman"/>
          <w:i/>
          <w:iCs/>
          <w:color w:val="000000"/>
        </w:rPr>
        <w:t xml:space="preserve"> and gets body</w:t>
      </w:r>
      <w:r w:rsidR="000F0E6A">
        <w:rPr>
          <w:rFonts w:ascii="Times New Roman" w:eastAsia="Times New Roman" w:hAnsi="Times New Roman" w:cs="Times New Roman"/>
          <w:i/>
          <w:iCs/>
          <w:color w:val="000000"/>
        </w:rPr>
        <w:t>-</w:t>
      </w:r>
      <w:r>
        <w:rPr>
          <w:rFonts w:ascii="Times New Roman" w:eastAsia="Times New Roman" w:hAnsi="Times New Roman" w:cs="Times New Roman"/>
          <w:i/>
          <w:iCs/>
          <w:color w:val="000000"/>
        </w:rPr>
        <w:t xml:space="preserve">checked </w:t>
      </w:r>
      <w:r w:rsidR="000F0E6A">
        <w:rPr>
          <w:rFonts w:ascii="Times New Roman" w:eastAsia="Times New Roman" w:hAnsi="Times New Roman" w:cs="Times New Roman"/>
          <w:i/>
          <w:iCs/>
          <w:color w:val="000000"/>
        </w:rPr>
        <w:t xml:space="preserve">immediately </w:t>
      </w:r>
      <w:r>
        <w:rPr>
          <w:rFonts w:ascii="Times New Roman" w:eastAsia="Times New Roman" w:hAnsi="Times New Roman" w:cs="Times New Roman"/>
          <w:i/>
          <w:iCs/>
          <w:color w:val="000000"/>
        </w:rPr>
        <w:t>with a stick</w:t>
      </w:r>
      <w:r w:rsidRPr="004379D4">
        <w:rPr>
          <w:rFonts w:ascii="Times New Roman" w:eastAsia="Times New Roman" w:hAnsi="Times New Roman" w:cs="Times New Roman"/>
          <w:i/>
          <w:iCs/>
          <w:color w:val="000000"/>
        </w:rPr>
        <w:t>.</w:t>
      </w:r>
      <w:r>
        <w:rPr>
          <w:rFonts w:ascii="Times New Roman" w:eastAsia="Times New Roman" w:hAnsi="Times New Roman" w:cs="Times New Roman"/>
          <w:i/>
          <w:iCs/>
          <w:color w:val="000000"/>
        </w:rPr>
        <w:t xml:space="preserve"> It was like hitting a wall</w:t>
      </w:r>
      <w:r w:rsidRPr="004379D4">
        <w:rPr>
          <w:rFonts w:ascii="Times New Roman" w:eastAsia="Times New Roman" w:hAnsi="Times New Roman" w:cs="Times New Roman"/>
          <w:i/>
          <w:iCs/>
          <w:color w:val="000000"/>
        </w:rPr>
        <w:t>.</w:t>
      </w:r>
      <w:r>
        <w:rPr>
          <w:rFonts w:ascii="Times New Roman" w:eastAsia="Times New Roman" w:hAnsi="Times New Roman" w:cs="Times New Roman"/>
          <w:i/>
          <w:iCs/>
          <w:color w:val="000000"/>
        </w:rPr>
        <w:t xml:space="preserve"> </w:t>
      </w:r>
      <w:r w:rsidR="00532CAA" w:rsidRPr="00AF364D">
        <w:rPr>
          <w:rFonts w:ascii="Times New Roman" w:eastAsia="Times New Roman" w:hAnsi="Times New Roman" w:cs="Times New Roman"/>
          <w:i/>
          <w:iCs/>
          <w:color w:val="000000"/>
        </w:rPr>
        <w:t xml:space="preserve">Chris </w:t>
      </w:r>
      <w:r>
        <w:rPr>
          <w:rFonts w:ascii="Times New Roman" w:eastAsia="Times New Roman" w:hAnsi="Times New Roman" w:cs="Times New Roman"/>
          <w:i/>
          <w:iCs/>
          <w:color w:val="000000"/>
        </w:rPr>
        <w:t>basically collapses to the ground</w:t>
      </w:r>
      <w:r w:rsidRPr="004379D4">
        <w:rPr>
          <w:rFonts w:ascii="Times New Roman" w:eastAsia="Times New Roman" w:hAnsi="Times New Roman" w:cs="Times New Roman"/>
          <w:i/>
          <w:iCs/>
          <w:color w:val="000000"/>
        </w:rPr>
        <w:t>.</w:t>
      </w:r>
      <w:r w:rsidR="002D496C" w:rsidRPr="00AF364D">
        <w:rPr>
          <w:rFonts w:ascii="Times New Roman" w:eastAsia="Times New Roman" w:hAnsi="Times New Roman" w:cs="Times New Roman"/>
          <w:i/>
          <w:iCs/>
          <w:color w:val="000000"/>
        </w:rPr>
        <w:t xml:space="preserve"> </w:t>
      </w:r>
      <w:r>
        <w:rPr>
          <w:rFonts w:ascii="Times New Roman" w:hAnsi="Times New Roman" w:cs="Times New Roman"/>
          <w:i/>
          <w:iCs/>
          <w:color w:val="000000"/>
        </w:rPr>
        <w:t>This time</w:t>
      </w:r>
      <w:r w:rsidRPr="004379D4">
        <w:rPr>
          <w:rFonts w:ascii="Times New Roman" w:hAnsi="Times New Roman" w:cs="Times New Roman"/>
          <w:i/>
          <w:iCs/>
          <w:color w:val="000000"/>
        </w:rPr>
        <w:t>,</w:t>
      </w:r>
      <w:r w:rsidR="00C83A89" w:rsidRPr="00AF364D">
        <w:rPr>
          <w:rFonts w:ascii="Times New Roman" w:hAnsi="Times New Roman" w:cs="Times New Roman"/>
          <w:i/>
          <w:iCs/>
          <w:color w:val="000000"/>
        </w:rPr>
        <w:t xml:space="preserve"> Chris</w:t>
      </w:r>
      <w:r>
        <w:rPr>
          <w:rFonts w:ascii="Times New Roman" w:hAnsi="Times New Roman" w:cs="Times New Roman"/>
          <w:i/>
          <w:iCs/>
          <w:color w:val="000000"/>
        </w:rPr>
        <w:t xml:space="preserve"> walks to the sideline slowly and carefully</w:t>
      </w:r>
      <w:r w:rsidRPr="004379D4">
        <w:rPr>
          <w:rFonts w:ascii="Times New Roman" w:hAnsi="Times New Roman" w:cs="Times New Roman"/>
          <w:i/>
          <w:iCs/>
          <w:color w:val="000000"/>
        </w:rPr>
        <w:t>,</w:t>
      </w:r>
      <w:r>
        <w:rPr>
          <w:rFonts w:ascii="Times New Roman" w:hAnsi="Times New Roman" w:cs="Times New Roman"/>
          <w:i/>
          <w:iCs/>
          <w:color w:val="000000"/>
        </w:rPr>
        <w:t xml:space="preserve"> almost timidly</w:t>
      </w:r>
      <w:r w:rsidRPr="004379D4">
        <w:rPr>
          <w:rFonts w:ascii="Times New Roman" w:hAnsi="Times New Roman" w:cs="Times New Roman"/>
          <w:i/>
          <w:iCs/>
          <w:color w:val="000000"/>
        </w:rPr>
        <w:t>.</w:t>
      </w:r>
      <w:r w:rsidR="002D496C" w:rsidRPr="00AF364D">
        <w:rPr>
          <w:rFonts w:ascii="Times New Roman" w:hAnsi="Times New Roman" w:cs="Times New Roman"/>
          <w:i/>
          <w:iCs/>
          <w:color w:val="000000"/>
        </w:rPr>
        <w:t xml:space="preserve"> </w:t>
      </w:r>
      <w:r>
        <w:rPr>
          <w:rFonts w:ascii="Times New Roman" w:hAnsi="Times New Roman" w:cs="Times New Roman"/>
          <w:i/>
          <w:iCs/>
          <w:color w:val="000000"/>
        </w:rPr>
        <w:t xml:space="preserve">After </w:t>
      </w:r>
      <w:r w:rsidR="00B172F9" w:rsidRPr="004379D4">
        <w:rPr>
          <w:rFonts w:ascii="Times New Roman" w:hAnsi="Times New Roman" w:cs="Times New Roman"/>
          <w:i/>
          <w:iCs/>
          <w:color w:val="000000"/>
        </w:rPr>
        <w:t>three</w:t>
      </w:r>
      <w:r w:rsidRPr="004379D4">
        <w:rPr>
          <w:rFonts w:ascii="Times New Roman" w:hAnsi="Times New Roman" w:cs="Times New Roman"/>
          <w:i/>
          <w:iCs/>
          <w:color w:val="000000"/>
        </w:rPr>
        <w:t xml:space="preserve"> minutes,</w:t>
      </w:r>
      <w:r>
        <w:rPr>
          <w:rFonts w:ascii="Times New Roman" w:hAnsi="Times New Roman" w:cs="Times New Roman"/>
          <w:i/>
          <w:iCs/>
          <w:color w:val="000000"/>
        </w:rPr>
        <w:t xml:space="preserve"> </w:t>
      </w:r>
      <w:r w:rsidR="00C83A89" w:rsidRPr="00AF364D">
        <w:rPr>
          <w:rFonts w:ascii="Times New Roman" w:hAnsi="Times New Roman" w:cs="Times New Roman"/>
          <w:i/>
          <w:iCs/>
          <w:color w:val="000000"/>
        </w:rPr>
        <w:t>Chris</w:t>
      </w:r>
      <w:r>
        <w:rPr>
          <w:rFonts w:ascii="Times New Roman" w:hAnsi="Times New Roman" w:cs="Times New Roman"/>
          <w:i/>
          <w:iCs/>
          <w:color w:val="000000"/>
        </w:rPr>
        <w:t xml:space="preserve"> slumps over and is unconscious</w:t>
      </w:r>
      <w:r w:rsidRPr="004379D4">
        <w:rPr>
          <w:rFonts w:ascii="Times New Roman" w:hAnsi="Times New Roman" w:cs="Times New Roman"/>
          <w:i/>
          <w:iCs/>
          <w:color w:val="000000"/>
        </w:rPr>
        <w:t>.</w:t>
      </w:r>
    </w:p>
    <w:p w14:paraId="3184326C" w14:textId="1409BD00" w:rsidR="2407F8F6" w:rsidRPr="00AF364D" w:rsidRDefault="2407F8F6" w:rsidP="004B4DEC">
      <w:pPr>
        <w:spacing w:line="480" w:lineRule="auto"/>
        <w:rPr>
          <w:rFonts w:ascii="Times New Roman" w:hAnsi="Times New Roman" w:cs="Times New Roman"/>
          <w:color w:val="000000"/>
        </w:rPr>
      </w:pPr>
    </w:p>
    <w:tbl>
      <w:tblPr>
        <w:tblStyle w:val="TableGrid"/>
        <w:tblW w:w="5000" w:type="pct"/>
        <w:tblLook w:val="04A0" w:firstRow="1" w:lastRow="0" w:firstColumn="1" w:lastColumn="0" w:noHBand="0" w:noVBand="1"/>
      </w:tblPr>
      <w:tblGrid>
        <w:gridCol w:w="1444"/>
        <w:gridCol w:w="1454"/>
        <w:gridCol w:w="3339"/>
        <w:gridCol w:w="3339"/>
      </w:tblGrid>
      <w:tr w:rsidR="004B4DEC" w:rsidRPr="00AF364D" w14:paraId="62897C6A" w14:textId="77777777" w:rsidTr="000837DF">
        <w:trPr>
          <w:trHeight w:val="432"/>
        </w:trPr>
        <w:tc>
          <w:tcPr>
            <w:tcW w:w="1444" w:type="dxa"/>
            <w:shd w:val="clear" w:color="auto" w:fill="A73023"/>
          </w:tcPr>
          <w:p w14:paraId="03566F02" w14:textId="66ED1343" w:rsidR="007F2830"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Times New Roman" w:hAnsi="Times New Roman" w:cs="Times New Roman"/>
                <w:b/>
                <w:bCs/>
                <w:color w:val="FFFFFF" w:themeColor="background1"/>
              </w:rPr>
              <w:t>VITAL</w:t>
            </w:r>
          </w:p>
        </w:tc>
        <w:tc>
          <w:tcPr>
            <w:tcW w:w="1454" w:type="dxa"/>
            <w:shd w:val="clear" w:color="auto" w:fill="A73023"/>
          </w:tcPr>
          <w:p w14:paraId="25ED3EC0" w14:textId="5F7DF1D1" w:rsidR="007F2830"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Times New Roman" w:hAnsi="Times New Roman" w:cs="Times New Roman"/>
                <w:b/>
                <w:bCs/>
                <w:color w:val="FFFFFF" w:themeColor="background1"/>
              </w:rPr>
              <w:t>INITIAL</w:t>
            </w:r>
          </w:p>
        </w:tc>
        <w:tc>
          <w:tcPr>
            <w:tcW w:w="3339" w:type="dxa"/>
            <w:shd w:val="clear" w:color="auto" w:fill="A73023"/>
          </w:tcPr>
          <w:p w14:paraId="524D588D" w14:textId="79F7CA1A" w:rsidR="007F2830"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Times New Roman" w:hAnsi="Times New Roman" w:cs="Times New Roman"/>
                <w:b/>
                <w:bCs/>
                <w:color w:val="FFFFFF" w:themeColor="background1"/>
                <w:sz w:val="22"/>
                <w:szCs w:val="22"/>
              </w:rPr>
              <w:t>SECOND ASSESSMENT 5 MIN (IF HCP DID NOT RETURN NOEL TO PARTICIPATION)</w:t>
            </w:r>
          </w:p>
        </w:tc>
        <w:tc>
          <w:tcPr>
            <w:tcW w:w="3339" w:type="dxa"/>
            <w:shd w:val="clear" w:color="auto" w:fill="A73023"/>
          </w:tcPr>
          <w:p w14:paraId="7C4AF442" w14:textId="56FAFC48" w:rsidR="007F2830"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Times New Roman" w:hAnsi="Times New Roman" w:cs="Times New Roman"/>
                <w:b/>
                <w:bCs/>
                <w:color w:val="FFFFFF" w:themeColor="background1"/>
                <w:sz w:val="22"/>
                <w:szCs w:val="22"/>
              </w:rPr>
              <w:t>THIRD ASSESSMENT OR SECOND ASSESSMENT, IF RTP AFTER FIRST EVALUATION (5 MIN)</w:t>
            </w:r>
          </w:p>
        </w:tc>
      </w:tr>
      <w:tr w:rsidR="004B4DEC" w:rsidRPr="00AF364D" w14:paraId="6D3DC747" w14:textId="77777777" w:rsidTr="000837DF">
        <w:trPr>
          <w:trHeight w:val="432"/>
        </w:trPr>
        <w:tc>
          <w:tcPr>
            <w:tcW w:w="1444" w:type="dxa"/>
          </w:tcPr>
          <w:p w14:paraId="4F76D2B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HR</w:t>
            </w:r>
          </w:p>
        </w:tc>
        <w:tc>
          <w:tcPr>
            <w:tcW w:w="1454" w:type="dxa"/>
          </w:tcPr>
          <w:p w14:paraId="1C7D7E2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Pulse strong and steady</w:t>
            </w:r>
          </w:p>
        </w:tc>
        <w:tc>
          <w:tcPr>
            <w:tcW w:w="3339" w:type="dxa"/>
          </w:tcPr>
          <w:p w14:paraId="155DA4A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Pulse strong and steady</w:t>
            </w:r>
          </w:p>
        </w:tc>
        <w:tc>
          <w:tcPr>
            <w:tcW w:w="3339" w:type="dxa"/>
          </w:tcPr>
          <w:p w14:paraId="4482E952"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Weak and thready</w:t>
            </w:r>
          </w:p>
        </w:tc>
      </w:tr>
      <w:tr w:rsidR="004B4DEC" w:rsidRPr="00AF364D" w14:paraId="7468A3A1" w14:textId="77777777" w:rsidTr="000837DF">
        <w:trPr>
          <w:trHeight w:val="432"/>
        </w:trPr>
        <w:tc>
          <w:tcPr>
            <w:tcW w:w="1444" w:type="dxa"/>
          </w:tcPr>
          <w:p w14:paraId="7612DC7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BP</w:t>
            </w:r>
          </w:p>
        </w:tc>
        <w:tc>
          <w:tcPr>
            <w:tcW w:w="1454" w:type="dxa"/>
          </w:tcPr>
          <w:p w14:paraId="4CA17E40" w14:textId="77777777" w:rsidR="007F2830" w:rsidRPr="00AF364D" w:rsidRDefault="007F2830" w:rsidP="000837DF">
            <w:pPr>
              <w:spacing w:line="480" w:lineRule="auto"/>
              <w:ind w:left="144" w:hanging="144"/>
              <w:rPr>
                <w:rFonts w:ascii="Times New Roman" w:hAnsi="Times New Roman" w:cs="Times New Roman"/>
                <w:color w:val="000000"/>
              </w:rPr>
            </w:pPr>
            <w:r>
              <w:rPr>
                <w:rFonts w:ascii="Times New Roman" w:hAnsi="Times New Roman" w:cs="Times New Roman"/>
                <w:color w:val="000000"/>
              </w:rPr>
              <w:t>130/</w:t>
            </w:r>
            <w:r w:rsidRPr="004379D4">
              <w:rPr>
                <w:rFonts w:ascii="Times New Roman" w:hAnsi="Times New Roman" w:cs="Times New Roman"/>
                <w:color w:val="000000"/>
              </w:rPr>
              <w:t>78</w:t>
            </w:r>
          </w:p>
        </w:tc>
        <w:tc>
          <w:tcPr>
            <w:tcW w:w="3339" w:type="dxa"/>
          </w:tcPr>
          <w:p w14:paraId="6A754B2B" w14:textId="77777777" w:rsidR="007F2830" w:rsidRPr="00AF364D" w:rsidRDefault="007F2830" w:rsidP="000837DF">
            <w:pPr>
              <w:spacing w:line="480" w:lineRule="auto"/>
              <w:ind w:left="144" w:hanging="144"/>
              <w:rPr>
                <w:rFonts w:ascii="Times New Roman" w:hAnsi="Times New Roman" w:cs="Times New Roman"/>
                <w:color w:val="000000"/>
              </w:rPr>
            </w:pPr>
            <w:r>
              <w:rPr>
                <w:rFonts w:ascii="Times New Roman" w:hAnsi="Times New Roman" w:cs="Times New Roman"/>
                <w:color w:val="000000"/>
              </w:rPr>
              <w:t>124/</w:t>
            </w:r>
            <w:r w:rsidRPr="004379D4">
              <w:rPr>
                <w:rFonts w:ascii="Times New Roman" w:hAnsi="Times New Roman" w:cs="Times New Roman"/>
                <w:color w:val="000000"/>
              </w:rPr>
              <w:t>74</w:t>
            </w:r>
          </w:p>
        </w:tc>
        <w:tc>
          <w:tcPr>
            <w:tcW w:w="3339" w:type="dxa"/>
          </w:tcPr>
          <w:p w14:paraId="30D19C5F"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98</w:t>
            </w:r>
            <w:r>
              <w:rPr>
                <w:rFonts w:ascii="Times New Roman" w:hAnsi="Times New Roman" w:cs="Times New Roman"/>
                <w:color w:val="000000"/>
              </w:rPr>
              <w:t>/</w:t>
            </w:r>
            <w:r w:rsidRPr="004379D4">
              <w:rPr>
                <w:rFonts w:ascii="Times New Roman" w:hAnsi="Times New Roman" w:cs="Times New Roman"/>
                <w:color w:val="000000"/>
              </w:rPr>
              <w:t>68</w:t>
            </w:r>
          </w:p>
        </w:tc>
      </w:tr>
      <w:tr w:rsidR="004B4DEC" w:rsidRPr="00AF364D" w14:paraId="7EBD3C92" w14:textId="77777777" w:rsidTr="000837DF">
        <w:trPr>
          <w:trHeight w:val="432"/>
        </w:trPr>
        <w:tc>
          <w:tcPr>
            <w:tcW w:w="1444" w:type="dxa"/>
          </w:tcPr>
          <w:p w14:paraId="6D5A3D63"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RR</w:t>
            </w:r>
          </w:p>
        </w:tc>
        <w:tc>
          <w:tcPr>
            <w:tcW w:w="1454" w:type="dxa"/>
          </w:tcPr>
          <w:p w14:paraId="39F2005E"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30</w:t>
            </w:r>
            <w:r>
              <w:rPr>
                <w:rFonts w:ascii="Times New Roman" w:hAnsi="Times New Roman" w:cs="Times New Roman"/>
                <w:color w:val="000000"/>
              </w:rPr>
              <w:t xml:space="preserve"> shallow</w:t>
            </w:r>
          </w:p>
        </w:tc>
        <w:tc>
          <w:tcPr>
            <w:tcW w:w="3339" w:type="dxa"/>
          </w:tcPr>
          <w:p w14:paraId="1404E44D"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33</w:t>
            </w:r>
            <w:r>
              <w:rPr>
                <w:rFonts w:ascii="Times New Roman" w:hAnsi="Times New Roman" w:cs="Times New Roman"/>
                <w:color w:val="000000"/>
              </w:rPr>
              <w:t xml:space="preserve"> shallow</w:t>
            </w:r>
          </w:p>
        </w:tc>
        <w:tc>
          <w:tcPr>
            <w:tcW w:w="3339" w:type="dxa"/>
          </w:tcPr>
          <w:p w14:paraId="1AB722C2"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35</w:t>
            </w:r>
            <w:r>
              <w:rPr>
                <w:rFonts w:ascii="Times New Roman" w:hAnsi="Times New Roman" w:cs="Times New Roman"/>
                <w:color w:val="000000"/>
              </w:rPr>
              <w:t xml:space="preserve"> </w:t>
            </w:r>
          </w:p>
        </w:tc>
      </w:tr>
      <w:tr w:rsidR="004B4DEC" w:rsidRPr="00AF364D" w14:paraId="4A599028" w14:textId="77777777" w:rsidTr="000837DF">
        <w:trPr>
          <w:trHeight w:val="432"/>
        </w:trPr>
        <w:tc>
          <w:tcPr>
            <w:tcW w:w="1444" w:type="dxa"/>
          </w:tcPr>
          <w:p w14:paraId="3CC9B3E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Temp</w:t>
            </w:r>
          </w:p>
        </w:tc>
        <w:tc>
          <w:tcPr>
            <w:tcW w:w="1454" w:type="dxa"/>
          </w:tcPr>
          <w:p w14:paraId="2107C9B0"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98</w:t>
            </w:r>
            <w:r>
              <w:rPr>
                <w:rFonts w:ascii="Times New Roman" w:hAnsi="Times New Roman" w:cs="Times New Roman"/>
                <w:color w:val="000000"/>
              </w:rPr>
              <w:t>.</w:t>
            </w:r>
            <w:r w:rsidRPr="004379D4">
              <w:rPr>
                <w:rFonts w:ascii="Times New Roman" w:hAnsi="Times New Roman" w:cs="Times New Roman"/>
                <w:color w:val="000000"/>
              </w:rPr>
              <w:t>7</w:t>
            </w:r>
          </w:p>
        </w:tc>
        <w:tc>
          <w:tcPr>
            <w:tcW w:w="3339" w:type="dxa"/>
          </w:tcPr>
          <w:p w14:paraId="42D128D3"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98</w:t>
            </w:r>
            <w:r>
              <w:rPr>
                <w:rFonts w:ascii="Times New Roman" w:hAnsi="Times New Roman" w:cs="Times New Roman"/>
                <w:color w:val="000000"/>
              </w:rPr>
              <w:t>.</w:t>
            </w:r>
            <w:r w:rsidRPr="004379D4">
              <w:rPr>
                <w:rFonts w:ascii="Times New Roman" w:hAnsi="Times New Roman" w:cs="Times New Roman"/>
                <w:color w:val="000000"/>
              </w:rPr>
              <w:t>4</w:t>
            </w:r>
          </w:p>
        </w:tc>
        <w:tc>
          <w:tcPr>
            <w:tcW w:w="3339" w:type="dxa"/>
          </w:tcPr>
          <w:p w14:paraId="6D17EFDB"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98</w:t>
            </w:r>
            <w:r>
              <w:rPr>
                <w:rFonts w:ascii="Times New Roman" w:hAnsi="Times New Roman" w:cs="Times New Roman"/>
                <w:color w:val="000000"/>
              </w:rPr>
              <w:t>.</w:t>
            </w:r>
            <w:r w:rsidRPr="004379D4">
              <w:rPr>
                <w:rFonts w:ascii="Times New Roman" w:hAnsi="Times New Roman" w:cs="Times New Roman"/>
                <w:color w:val="000000"/>
              </w:rPr>
              <w:t>7</w:t>
            </w:r>
          </w:p>
        </w:tc>
      </w:tr>
      <w:tr w:rsidR="004B4DEC" w:rsidRPr="00AF364D" w14:paraId="4108D243" w14:textId="77777777" w:rsidTr="000837DF">
        <w:trPr>
          <w:trHeight w:val="432"/>
        </w:trPr>
        <w:tc>
          <w:tcPr>
            <w:tcW w:w="1444" w:type="dxa"/>
          </w:tcPr>
          <w:p w14:paraId="68FC2213"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lastRenderedPageBreak/>
              <w:t>SpO</w:t>
            </w:r>
            <w:r w:rsidRPr="00D4738E">
              <w:rPr>
                <w:rFonts w:ascii="Times New Roman" w:hAnsi="Times New Roman" w:cs="Times New Roman"/>
                <w:color w:val="000000"/>
                <w:vertAlign w:val="subscript"/>
              </w:rPr>
              <w:t>2</w:t>
            </w:r>
          </w:p>
        </w:tc>
        <w:tc>
          <w:tcPr>
            <w:tcW w:w="1454" w:type="dxa"/>
          </w:tcPr>
          <w:p w14:paraId="2BB4210C"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98%</w:t>
            </w:r>
          </w:p>
        </w:tc>
        <w:tc>
          <w:tcPr>
            <w:tcW w:w="3339" w:type="dxa"/>
          </w:tcPr>
          <w:p w14:paraId="3864A3A6"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98%</w:t>
            </w:r>
          </w:p>
        </w:tc>
        <w:tc>
          <w:tcPr>
            <w:tcW w:w="3339" w:type="dxa"/>
          </w:tcPr>
          <w:p w14:paraId="07E6EC6D"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94%</w:t>
            </w:r>
          </w:p>
        </w:tc>
      </w:tr>
      <w:tr w:rsidR="004B4DEC" w:rsidRPr="00AF364D" w14:paraId="0F6C5B22" w14:textId="77777777" w:rsidTr="000837DF">
        <w:trPr>
          <w:trHeight w:val="432"/>
        </w:trPr>
        <w:tc>
          <w:tcPr>
            <w:tcW w:w="1444" w:type="dxa"/>
          </w:tcPr>
          <w:p w14:paraId="0A7724D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Pupils</w:t>
            </w:r>
          </w:p>
        </w:tc>
        <w:tc>
          <w:tcPr>
            <w:tcW w:w="1454" w:type="dxa"/>
          </w:tcPr>
          <w:p w14:paraId="17CC1C8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PERRLA</w:t>
            </w:r>
          </w:p>
        </w:tc>
        <w:tc>
          <w:tcPr>
            <w:tcW w:w="3339" w:type="dxa"/>
          </w:tcPr>
          <w:p w14:paraId="0C7010A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PERRLA</w:t>
            </w:r>
          </w:p>
        </w:tc>
        <w:tc>
          <w:tcPr>
            <w:tcW w:w="3339" w:type="dxa"/>
          </w:tcPr>
          <w:p w14:paraId="423BE927" w14:textId="5E272AAA"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PERRLA</w:t>
            </w:r>
            <w:r w:rsidR="00A6484B">
              <w:rPr>
                <w:rFonts w:ascii="Times New Roman" w:hAnsi="Times New Roman" w:cs="Times New Roman"/>
                <w:color w:val="000000"/>
              </w:rPr>
              <w:t>—</w:t>
            </w:r>
            <w:r w:rsidRPr="00AF364D">
              <w:rPr>
                <w:rFonts w:ascii="Times New Roman" w:hAnsi="Times New Roman" w:cs="Times New Roman"/>
                <w:color w:val="000000"/>
              </w:rPr>
              <w:t>but patient weak, exhausted</w:t>
            </w:r>
          </w:p>
        </w:tc>
      </w:tr>
      <w:tr w:rsidR="004B4DEC" w:rsidRPr="00AF364D" w14:paraId="67E259B5" w14:textId="77777777" w:rsidTr="000837DF">
        <w:trPr>
          <w:trHeight w:val="432"/>
        </w:trPr>
        <w:tc>
          <w:tcPr>
            <w:tcW w:w="1444" w:type="dxa"/>
          </w:tcPr>
          <w:p w14:paraId="4AF0D24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BG</w:t>
            </w:r>
          </w:p>
        </w:tc>
        <w:tc>
          <w:tcPr>
            <w:tcW w:w="1454" w:type="dxa"/>
          </w:tcPr>
          <w:p w14:paraId="13C0176F"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82</w:t>
            </w:r>
          </w:p>
        </w:tc>
        <w:tc>
          <w:tcPr>
            <w:tcW w:w="3339" w:type="dxa"/>
          </w:tcPr>
          <w:p w14:paraId="4B4FB9CA"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82</w:t>
            </w:r>
          </w:p>
        </w:tc>
        <w:tc>
          <w:tcPr>
            <w:tcW w:w="3339" w:type="dxa"/>
          </w:tcPr>
          <w:p w14:paraId="4C976AA0"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82</w:t>
            </w:r>
          </w:p>
        </w:tc>
      </w:tr>
      <w:tr w:rsidR="004B4DEC" w:rsidRPr="00AF364D" w14:paraId="78287785" w14:textId="77777777" w:rsidTr="000837DF">
        <w:trPr>
          <w:trHeight w:val="432"/>
        </w:trPr>
        <w:tc>
          <w:tcPr>
            <w:tcW w:w="1444" w:type="dxa"/>
          </w:tcPr>
          <w:p w14:paraId="71986FE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Auscultation</w:t>
            </w:r>
          </w:p>
        </w:tc>
        <w:tc>
          <w:tcPr>
            <w:tcW w:w="1454" w:type="dxa"/>
          </w:tcPr>
          <w:p w14:paraId="000B1558" w14:textId="1F9CA6AF"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Equal and bilateral</w:t>
            </w:r>
          </w:p>
        </w:tc>
        <w:tc>
          <w:tcPr>
            <w:tcW w:w="3339" w:type="dxa"/>
          </w:tcPr>
          <w:p w14:paraId="443E8BA3" w14:textId="57B342C4"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Equal and bilateral</w:t>
            </w:r>
          </w:p>
        </w:tc>
        <w:tc>
          <w:tcPr>
            <w:tcW w:w="3339" w:type="dxa"/>
          </w:tcPr>
          <w:p w14:paraId="2E7FCEAC" w14:textId="13154614"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Equal and bilateral</w:t>
            </w:r>
          </w:p>
        </w:tc>
      </w:tr>
      <w:tr w:rsidR="004B4DEC" w:rsidRPr="00AF364D" w14:paraId="5784A259" w14:textId="77777777" w:rsidTr="000837DF">
        <w:trPr>
          <w:trHeight w:val="432"/>
        </w:trPr>
        <w:tc>
          <w:tcPr>
            <w:tcW w:w="1444" w:type="dxa"/>
          </w:tcPr>
          <w:p w14:paraId="437E1DC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CTC</w:t>
            </w:r>
          </w:p>
        </w:tc>
        <w:tc>
          <w:tcPr>
            <w:tcW w:w="1454" w:type="dxa"/>
          </w:tcPr>
          <w:p w14:paraId="5848594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Hot, pink, sweaty</w:t>
            </w:r>
          </w:p>
        </w:tc>
        <w:tc>
          <w:tcPr>
            <w:tcW w:w="3339" w:type="dxa"/>
          </w:tcPr>
          <w:p w14:paraId="6A966677"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Cooler, paler, sweaty</w:t>
            </w:r>
          </w:p>
        </w:tc>
        <w:tc>
          <w:tcPr>
            <w:tcW w:w="3339" w:type="dxa"/>
          </w:tcPr>
          <w:p w14:paraId="26E5C35E"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Profuse sweating, pale, cool</w:t>
            </w:r>
          </w:p>
        </w:tc>
      </w:tr>
    </w:tbl>
    <w:p w14:paraId="165508D3" w14:textId="77777777" w:rsidR="007F2830" w:rsidRPr="00AF364D" w:rsidRDefault="007F2830" w:rsidP="004B4DEC">
      <w:pPr>
        <w:spacing w:line="480" w:lineRule="auto"/>
        <w:rPr>
          <w:rFonts w:ascii="Times New Roman" w:hAnsi="Times New Roman" w:cs="Times New Roman"/>
          <w:color w:val="000000"/>
          <w:szCs w:val="22"/>
        </w:rPr>
      </w:pPr>
    </w:p>
    <w:tbl>
      <w:tblPr>
        <w:tblStyle w:val="TableGrid"/>
        <w:tblW w:w="5000" w:type="pct"/>
        <w:tblLook w:val="04A0" w:firstRow="1" w:lastRow="0" w:firstColumn="1" w:lastColumn="0" w:noHBand="0" w:noVBand="1"/>
      </w:tblPr>
      <w:tblGrid>
        <w:gridCol w:w="548"/>
        <w:gridCol w:w="9028"/>
      </w:tblGrid>
      <w:tr w:rsidR="007F2830" w:rsidRPr="00AF364D" w14:paraId="6CAF2ACF" w14:textId="77777777" w:rsidTr="000837DF">
        <w:trPr>
          <w:trHeight w:val="60"/>
        </w:trPr>
        <w:tc>
          <w:tcPr>
            <w:tcW w:w="535" w:type="dxa"/>
          </w:tcPr>
          <w:p w14:paraId="57404DF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S</w:t>
            </w:r>
          </w:p>
        </w:tc>
        <w:tc>
          <w:tcPr>
            <w:tcW w:w="8820" w:type="dxa"/>
          </w:tcPr>
          <w:p w14:paraId="58FC9363" w14:textId="322E1DD2"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Pain over right flank and shallow</w:t>
            </w:r>
            <w:r w:rsidR="00894955">
              <w:rPr>
                <w:rFonts w:ascii="Times New Roman" w:hAnsi="Times New Roman" w:cs="Times New Roman"/>
                <w:color w:val="000000"/>
              </w:rPr>
              <w:t xml:space="preserve"> or </w:t>
            </w:r>
            <w:r w:rsidRPr="00AF364D">
              <w:rPr>
                <w:rFonts w:ascii="Times New Roman" w:hAnsi="Times New Roman" w:cs="Times New Roman"/>
                <w:color w:val="000000"/>
              </w:rPr>
              <w:t>rapid breathing</w:t>
            </w:r>
            <w:r w:rsidR="00C92714">
              <w:rPr>
                <w:rFonts w:ascii="Times New Roman" w:hAnsi="Times New Roman" w:cs="Times New Roman"/>
                <w:color w:val="000000"/>
              </w:rPr>
              <w:t xml:space="preserve"> (bruising</w:t>
            </w:r>
            <w:r w:rsidR="00F723CC">
              <w:rPr>
                <w:rFonts w:ascii="Times New Roman" w:hAnsi="Times New Roman" w:cs="Times New Roman"/>
                <w:color w:val="000000"/>
              </w:rPr>
              <w:t>,</w:t>
            </w:r>
            <w:r w:rsidR="00C92714">
              <w:rPr>
                <w:rFonts w:ascii="Times New Roman" w:hAnsi="Times New Roman" w:cs="Times New Roman"/>
                <w:color w:val="000000"/>
              </w:rPr>
              <w:t xml:space="preserve"> if moulage chosen)</w:t>
            </w:r>
          </w:p>
        </w:tc>
      </w:tr>
      <w:tr w:rsidR="007F2830" w:rsidRPr="00AF364D" w14:paraId="23CE23A3" w14:textId="77777777" w:rsidTr="000837DF">
        <w:tc>
          <w:tcPr>
            <w:tcW w:w="535" w:type="dxa"/>
          </w:tcPr>
          <w:p w14:paraId="170A2BF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A</w:t>
            </w:r>
          </w:p>
        </w:tc>
        <w:tc>
          <w:tcPr>
            <w:tcW w:w="8820" w:type="dxa"/>
          </w:tcPr>
          <w:p w14:paraId="7C45FB7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Peanuts</w:t>
            </w:r>
          </w:p>
        </w:tc>
      </w:tr>
      <w:tr w:rsidR="007F2830" w:rsidRPr="00AF364D" w14:paraId="71BEE2F8" w14:textId="77777777" w:rsidTr="000837DF">
        <w:tc>
          <w:tcPr>
            <w:tcW w:w="535" w:type="dxa"/>
          </w:tcPr>
          <w:p w14:paraId="3639D84A"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M</w:t>
            </w:r>
          </w:p>
        </w:tc>
        <w:tc>
          <w:tcPr>
            <w:tcW w:w="8820" w:type="dxa"/>
          </w:tcPr>
          <w:p w14:paraId="642B71F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None</w:t>
            </w:r>
          </w:p>
        </w:tc>
      </w:tr>
      <w:tr w:rsidR="007F2830" w:rsidRPr="00AF364D" w14:paraId="59CEB71E" w14:textId="77777777" w:rsidTr="000837DF">
        <w:tc>
          <w:tcPr>
            <w:tcW w:w="535" w:type="dxa"/>
          </w:tcPr>
          <w:p w14:paraId="43163BAE"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w:t>
            </w:r>
          </w:p>
        </w:tc>
        <w:tc>
          <w:tcPr>
            <w:tcW w:w="8820" w:type="dxa"/>
          </w:tcPr>
          <w:p w14:paraId="46FC5827" w14:textId="2E3ACFBE"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None</w:t>
            </w:r>
            <w:r w:rsidR="00A6484B">
              <w:rPr>
                <w:rFonts w:ascii="Times New Roman" w:hAnsi="Times New Roman" w:cs="Times New Roman"/>
                <w:color w:val="000000"/>
              </w:rPr>
              <w:t>—</w:t>
            </w:r>
            <w:r w:rsidRPr="00AF364D">
              <w:rPr>
                <w:rFonts w:ascii="Times New Roman" w:hAnsi="Times New Roman" w:cs="Times New Roman"/>
                <w:color w:val="000000"/>
              </w:rPr>
              <w:t>healthy teenager</w:t>
            </w:r>
          </w:p>
        </w:tc>
      </w:tr>
      <w:tr w:rsidR="007F2830" w:rsidRPr="00AF364D" w14:paraId="04D8F121" w14:textId="77777777" w:rsidTr="000837DF">
        <w:tc>
          <w:tcPr>
            <w:tcW w:w="535" w:type="dxa"/>
          </w:tcPr>
          <w:p w14:paraId="6A53E9C4"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L</w:t>
            </w:r>
          </w:p>
        </w:tc>
        <w:tc>
          <w:tcPr>
            <w:tcW w:w="8820" w:type="dxa"/>
          </w:tcPr>
          <w:p w14:paraId="303BE550" w14:textId="21406652" w:rsidR="007F2830" w:rsidRPr="00AF364D" w:rsidRDefault="007F283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3 h</w:t>
            </w:r>
            <w:r w:rsidR="009F7728" w:rsidRPr="004379D4">
              <w:rPr>
                <w:rFonts w:ascii="Times New Roman" w:hAnsi="Times New Roman" w:cs="Times New Roman"/>
                <w:color w:val="000000"/>
              </w:rPr>
              <w:t>r</w:t>
            </w:r>
            <w:r>
              <w:rPr>
                <w:rFonts w:ascii="Times New Roman" w:hAnsi="Times New Roman" w:cs="Times New Roman"/>
                <w:color w:val="000000"/>
              </w:rPr>
              <w:t xml:space="preserve"> ago</w:t>
            </w:r>
          </w:p>
        </w:tc>
      </w:tr>
      <w:tr w:rsidR="007F2830" w:rsidRPr="00AF364D" w14:paraId="695C9D78" w14:textId="77777777" w:rsidTr="000837DF">
        <w:tc>
          <w:tcPr>
            <w:tcW w:w="535" w:type="dxa"/>
          </w:tcPr>
          <w:p w14:paraId="11A721E8"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E</w:t>
            </w:r>
          </w:p>
        </w:tc>
        <w:tc>
          <w:tcPr>
            <w:tcW w:w="8820" w:type="dxa"/>
          </w:tcPr>
          <w:p w14:paraId="53CC8D7C" w14:textId="32114A32" w:rsidR="007F2830" w:rsidRPr="00AF364D" w:rsidRDefault="00A35F2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O</w:t>
            </w:r>
            <w:r w:rsidR="007F2830" w:rsidRPr="00AF364D">
              <w:rPr>
                <w:rFonts w:ascii="Times New Roman" w:hAnsi="Times New Roman" w:cs="Times New Roman"/>
                <w:color w:val="000000"/>
              </w:rPr>
              <w:t>utstretch</w:t>
            </w:r>
            <w:r w:rsidRPr="00AF364D">
              <w:rPr>
                <w:rFonts w:ascii="Times New Roman" w:hAnsi="Times New Roman" w:cs="Times New Roman"/>
                <w:color w:val="000000"/>
              </w:rPr>
              <w:t>ed to shoot a goal and landed on another player’s knee or something, “I hit and crumpled.”</w:t>
            </w:r>
          </w:p>
        </w:tc>
      </w:tr>
      <w:tr w:rsidR="007F2830" w:rsidRPr="00AF364D" w14:paraId="01CF4EDA" w14:textId="77777777" w:rsidTr="000837DF">
        <w:tc>
          <w:tcPr>
            <w:tcW w:w="535" w:type="dxa"/>
          </w:tcPr>
          <w:p w14:paraId="2111F31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O</w:t>
            </w:r>
          </w:p>
        </w:tc>
        <w:tc>
          <w:tcPr>
            <w:tcW w:w="8820" w:type="dxa"/>
          </w:tcPr>
          <w:p w14:paraId="48A8764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Immediate</w:t>
            </w:r>
          </w:p>
        </w:tc>
      </w:tr>
      <w:tr w:rsidR="007F2830" w:rsidRPr="00AF364D" w14:paraId="06F29EF1" w14:textId="77777777" w:rsidTr="000837DF">
        <w:tc>
          <w:tcPr>
            <w:tcW w:w="535" w:type="dxa"/>
          </w:tcPr>
          <w:p w14:paraId="0910C3B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P</w:t>
            </w:r>
          </w:p>
        </w:tc>
        <w:tc>
          <w:tcPr>
            <w:tcW w:w="8820" w:type="dxa"/>
          </w:tcPr>
          <w:p w14:paraId="6331C22A" w14:textId="5C5838A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Inspiration and palpation</w:t>
            </w:r>
            <w:r w:rsidR="00A35F20" w:rsidRPr="00AF364D">
              <w:rPr>
                <w:rFonts w:ascii="Times New Roman" w:hAnsi="Times New Roman" w:cs="Times New Roman"/>
                <w:color w:val="000000"/>
              </w:rPr>
              <w:t>, if palpate under ribs/liver area this causes discomfort and slight pain. Palpating ribs also causes pain.</w:t>
            </w:r>
            <w:r w:rsidR="002D496C" w:rsidRPr="00AF364D">
              <w:rPr>
                <w:rFonts w:ascii="Times New Roman" w:hAnsi="Times New Roman" w:cs="Times New Roman"/>
                <w:color w:val="000000"/>
              </w:rPr>
              <w:t xml:space="preserve"> </w:t>
            </w:r>
            <w:r>
              <w:rPr>
                <w:rFonts w:ascii="Times New Roman" w:hAnsi="Times New Roman" w:cs="Times New Roman"/>
                <w:color w:val="000000"/>
              </w:rPr>
              <w:t xml:space="preserve">After about </w:t>
            </w:r>
            <w:r w:rsidRPr="004379D4">
              <w:rPr>
                <w:rFonts w:ascii="Times New Roman" w:hAnsi="Times New Roman" w:cs="Times New Roman"/>
                <w:color w:val="000000"/>
              </w:rPr>
              <w:t>7 min</w:t>
            </w:r>
            <w:r>
              <w:rPr>
                <w:rFonts w:ascii="Times New Roman" w:hAnsi="Times New Roman" w:cs="Times New Roman"/>
                <w:color w:val="000000"/>
              </w:rPr>
              <w:t xml:space="preserve">, you also have diffuse pain </w:t>
            </w:r>
            <w:r w:rsidR="00F723CC">
              <w:rPr>
                <w:rFonts w:ascii="Times New Roman" w:hAnsi="Times New Roman" w:cs="Times New Roman"/>
                <w:color w:val="000000"/>
              </w:rPr>
              <w:t>right upper quadrant (</w:t>
            </w:r>
            <w:r>
              <w:rPr>
                <w:rFonts w:ascii="Times New Roman" w:hAnsi="Times New Roman" w:cs="Times New Roman"/>
                <w:color w:val="000000"/>
              </w:rPr>
              <w:t>RUQ</w:t>
            </w:r>
            <w:r w:rsidR="00F723CC">
              <w:rPr>
                <w:rFonts w:ascii="Times New Roman" w:hAnsi="Times New Roman" w:cs="Times New Roman"/>
                <w:color w:val="000000"/>
              </w:rPr>
              <w:t>)</w:t>
            </w:r>
            <w:r>
              <w:rPr>
                <w:rFonts w:ascii="Times New Roman" w:hAnsi="Times New Roman" w:cs="Times New Roman"/>
                <w:color w:val="000000"/>
              </w:rPr>
              <w:t xml:space="preserve"> (peritonitis in the area).</w:t>
            </w:r>
          </w:p>
        </w:tc>
      </w:tr>
      <w:tr w:rsidR="007F2830" w:rsidRPr="00AF364D" w14:paraId="52744CF3" w14:textId="77777777" w:rsidTr="000837DF">
        <w:tc>
          <w:tcPr>
            <w:tcW w:w="535" w:type="dxa"/>
          </w:tcPr>
          <w:p w14:paraId="24C8380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Q</w:t>
            </w:r>
          </w:p>
        </w:tc>
        <w:tc>
          <w:tcPr>
            <w:tcW w:w="8820" w:type="dxa"/>
          </w:tcPr>
          <w:p w14:paraId="3019378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Sharp pain</w:t>
            </w:r>
          </w:p>
        </w:tc>
      </w:tr>
      <w:tr w:rsidR="007F2830" w:rsidRPr="00AF364D" w14:paraId="4E137045" w14:textId="77777777" w:rsidTr="000837DF">
        <w:tc>
          <w:tcPr>
            <w:tcW w:w="535" w:type="dxa"/>
          </w:tcPr>
          <w:p w14:paraId="52B8D95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R</w:t>
            </w:r>
          </w:p>
        </w:tc>
        <w:tc>
          <w:tcPr>
            <w:tcW w:w="8820" w:type="dxa"/>
          </w:tcPr>
          <w:p w14:paraId="1877FC36" w14:textId="29AB9B8E"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t>No radiation, right side of thorax</w:t>
            </w:r>
            <w:r>
              <w:rPr>
                <w:rFonts w:ascii="Times New Roman" w:hAnsi="Times New Roman" w:cs="Times New Roman"/>
                <w:color w:val="000000"/>
              </w:rPr>
              <w:t xml:space="preserve"> (unless palpated or until </w:t>
            </w:r>
            <w:r w:rsidRPr="004379D4">
              <w:rPr>
                <w:rFonts w:ascii="Times New Roman" w:hAnsi="Times New Roman" w:cs="Times New Roman"/>
                <w:color w:val="000000"/>
              </w:rPr>
              <w:t>7</w:t>
            </w:r>
            <w:r>
              <w:rPr>
                <w:rFonts w:ascii="Times New Roman" w:hAnsi="Times New Roman" w:cs="Times New Roman"/>
                <w:color w:val="000000"/>
              </w:rPr>
              <w:t>+ min, then it is starting to hurt in front)</w:t>
            </w:r>
          </w:p>
        </w:tc>
      </w:tr>
      <w:tr w:rsidR="007F2830" w:rsidRPr="00AF364D" w14:paraId="3589F333" w14:textId="77777777" w:rsidTr="000837DF">
        <w:tc>
          <w:tcPr>
            <w:tcW w:w="535" w:type="dxa"/>
          </w:tcPr>
          <w:p w14:paraId="5AC6D9F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Times New Roman" w:hAnsi="Times New Roman" w:cs="Times New Roman"/>
                <w:color w:val="000000"/>
              </w:rPr>
              <w:lastRenderedPageBreak/>
              <w:t>S</w:t>
            </w:r>
          </w:p>
        </w:tc>
        <w:tc>
          <w:tcPr>
            <w:tcW w:w="8820" w:type="dxa"/>
          </w:tcPr>
          <w:p w14:paraId="19A3A1FC" w14:textId="377B54DA" w:rsidR="007F2830" w:rsidRPr="00AF364D" w:rsidRDefault="00A35F20" w:rsidP="000837DF">
            <w:pPr>
              <w:spacing w:line="480" w:lineRule="auto"/>
              <w:ind w:left="144" w:hanging="144"/>
              <w:rPr>
                <w:rFonts w:ascii="Times New Roman" w:hAnsi="Times New Roman" w:cs="Times New Roman"/>
                <w:color w:val="000000"/>
              </w:rPr>
            </w:pPr>
            <w:r w:rsidRPr="004379D4">
              <w:rPr>
                <w:rFonts w:ascii="Times New Roman" w:hAnsi="Times New Roman" w:cs="Times New Roman"/>
                <w:color w:val="000000"/>
              </w:rPr>
              <w:t>5</w:t>
            </w:r>
            <w:r>
              <w:rPr>
                <w:rFonts w:ascii="Times New Roman" w:hAnsi="Times New Roman" w:cs="Times New Roman"/>
                <w:color w:val="000000"/>
              </w:rPr>
              <w:t>/</w:t>
            </w:r>
            <w:r w:rsidRPr="004379D4">
              <w:rPr>
                <w:rFonts w:ascii="Times New Roman" w:hAnsi="Times New Roman" w:cs="Times New Roman"/>
                <w:color w:val="000000"/>
              </w:rPr>
              <w:t>10</w:t>
            </w:r>
            <w:r w:rsidR="00A6484B">
              <w:rPr>
                <w:rFonts w:ascii="Times New Roman" w:hAnsi="Times New Roman" w:cs="Times New Roman"/>
                <w:color w:val="000000"/>
              </w:rPr>
              <w:t>—</w:t>
            </w:r>
            <w:r w:rsidRPr="00AF364D">
              <w:rPr>
                <w:rFonts w:ascii="Times New Roman" w:hAnsi="Times New Roman" w:cs="Times New Roman"/>
                <w:color w:val="000000"/>
              </w:rPr>
              <w:t>pain is present but should not be overwhelming. You are fine moving in all directions with slight discomfort</w:t>
            </w:r>
            <w:r w:rsidR="00782B14">
              <w:rPr>
                <w:rFonts w:ascii="Times New Roman" w:hAnsi="Times New Roman" w:cs="Times New Roman"/>
                <w:color w:val="000000"/>
              </w:rPr>
              <w:t>.</w:t>
            </w:r>
          </w:p>
        </w:tc>
      </w:tr>
    </w:tbl>
    <w:p w14:paraId="0843BD47" w14:textId="77777777" w:rsidR="007F2830" w:rsidRPr="00AF364D" w:rsidRDefault="007F2830" w:rsidP="004B4DEC">
      <w:pPr>
        <w:spacing w:line="480" w:lineRule="auto"/>
        <w:rPr>
          <w:rFonts w:ascii="Times New Roman" w:hAnsi="Times New Roman" w:cs="Times New Roman"/>
          <w:color w:val="000000"/>
          <w:szCs w:val="22"/>
        </w:rPr>
      </w:pPr>
    </w:p>
    <w:p w14:paraId="29C106CA" w14:textId="3902A7CC" w:rsidR="007F2830" w:rsidRPr="00AF364D" w:rsidRDefault="00720221"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w:t>
      </w:r>
      <w:r w:rsidR="007F2830" w:rsidRPr="00AF364D">
        <w:rPr>
          <w:rFonts w:ascii="Times New Roman" w:hAnsi="Times New Roman" w:cs="Times New Roman"/>
          <w:color w:val="000000"/>
        </w:rPr>
        <w:t>Physical Exam</w:t>
      </w:r>
    </w:p>
    <w:p w14:paraId="6D2E3D7C" w14:textId="141DB8D1"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Times New Roman" w:hAnsi="Times New Roman" w:cs="Times New Roman"/>
          <w:color w:val="000000"/>
        </w:rPr>
        <w:t>Upper neuro exam normal</w:t>
      </w:r>
      <w:r w:rsidR="007C5553" w:rsidRPr="000837DF">
        <w:rPr>
          <w:rFonts w:ascii="Times New Roman" w:hAnsi="Times New Roman" w:cs="Times New Roman"/>
          <w:color w:val="000000"/>
        </w:rPr>
        <w:t>.</w:t>
      </w:r>
    </w:p>
    <w:p w14:paraId="21F9B08A" w14:textId="476749DF"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Times New Roman" w:hAnsi="Times New Roman" w:cs="Times New Roman"/>
          <w:color w:val="000000"/>
        </w:rPr>
        <w:t>Visual examination of the chest and abdomen was unremarkable</w:t>
      </w:r>
      <w:r w:rsidR="00C92714" w:rsidRPr="000837DF">
        <w:rPr>
          <w:rFonts w:ascii="Times New Roman" w:hAnsi="Times New Roman" w:cs="Times New Roman"/>
          <w:color w:val="000000"/>
        </w:rPr>
        <w:t xml:space="preserve"> (bruising, if moulage)</w:t>
      </w:r>
      <w:r w:rsidRPr="000837DF">
        <w:rPr>
          <w:rFonts w:ascii="Times New Roman" w:hAnsi="Times New Roman" w:cs="Times New Roman"/>
          <w:color w:val="000000"/>
        </w:rPr>
        <w:t>.</w:t>
      </w:r>
    </w:p>
    <w:p w14:paraId="02F66698" w14:textId="77777777"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Times New Roman" w:hAnsi="Times New Roman" w:cs="Times New Roman"/>
          <w:color w:val="000000"/>
        </w:rPr>
        <w:t>Palpation of the ribs revealed tenderness, but no deformity or crepitus, at levels 6 to 8 on the right side.</w:t>
      </w:r>
    </w:p>
    <w:p w14:paraId="41CA7B22" w14:textId="76A4CE8B"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Times New Roman" w:hAnsi="Times New Roman" w:cs="Times New Roman"/>
          <w:color w:val="000000"/>
        </w:rPr>
        <w:t>The right upper quadrant</w:t>
      </w:r>
      <w:r w:rsidR="00F723CC" w:rsidRPr="000837DF">
        <w:rPr>
          <w:rFonts w:ascii="Times New Roman" w:hAnsi="Times New Roman" w:cs="Times New Roman"/>
          <w:color w:val="000000"/>
        </w:rPr>
        <w:t xml:space="preserve"> (RUQ)</w:t>
      </w:r>
      <w:r w:rsidRPr="000837DF">
        <w:rPr>
          <w:rFonts w:ascii="Times New Roman" w:hAnsi="Times New Roman" w:cs="Times New Roman"/>
          <w:color w:val="000000"/>
        </w:rPr>
        <w:t xml:space="preserve"> of the abdomen was tender to palpation, but there was no guarding or rebound.</w:t>
      </w:r>
    </w:p>
    <w:p w14:paraId="0FE29DC0" w14:textId="6BA8B7EB"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Times New Roman" w:hAnsi="Times New Roman" w:cs="Times New Roman"/>
          <w:color w:val="000000"/>
        </w:rPr>
        <w:t>Bowel and lung sounds are normal</w:t>
      </w:r>
      <w:r w:rsidR="007C5553" w:rsidRPr="000837DF">
        <w:rPr>
          <w:rFonts w:ascii="Times New Roman" w:hAnsi="Times New Roman" w:cs="Times New Roman"/>
          <w:color w:val="000000"/>
        </w:rPr>
        <w:t>.</w:t>
      </w:r>
    </w:p>
    <w:p w14:paraId="70DB9F52" w14:textId="77777777" w:rsidR="004A4812" w:rsidRPr="00AF364D" w:rsidRDefault="004A4812" w:rsidP="004B4DEC">
      <w:pPr>
        <w:spacing w:line="480" w:lineRule="auto"/>
        <w:rPr>
          <w:rFonts w:ascii="Times New Roman" w:hAnsi="Times New Roman" w:cs="Times New Roman"/>
          <w:color w:val="000000"/>
        </w:rPr>
      </w:pPr>
    </w:p>
    <w:p w14:paraId="44774311" w14:textId="117306DD" w:rsidR="00DB744D" w:rsidRPr="00AF364D" w:rsidRDefault="007F2830" w:rsidP="004B4DEC">
      <w:pPr>
        <w:spacing w:line="480" w:lineRule="auto"/>
        <w:rPr>
          <w:rFonts w:ascii="Times New Roman" w:hAnsi="Times New Roman" w:cs="Times New Roman"/>
          <w:color w:val="000000"/>
        </w:rPr>
      </w:pPr>
      <w:r w:rsidRPr="00AF364D">
        <w:rPr>
          <w:rFonts w:ascii="Times New Roman" w:hAnsi="Times New Roman" w:cs="Times New Roman"/>
          <w:b/>
          <w:bCs/>
          <w:color w:val="000000"/>
        </w:rPr>
        <w:t>Diagnosis:</w:t>
      </w:r>
      <w:r w:rsidRPr="00AF364D">
        <w:rPr>
          <w:rFonts w:ascii="Times New Roman" w:hAnsi="Times New Roman" w:cs="Times New Roman"/>
          <w:color w:val="000000"/>
        </w:rPr>
        <w:t xml:space="preserve"> Liver laceration </w:t>
      </w:r>
      <w:r w:rsidR="007C5553">
        <w:rPr>
          <w:rFonts w:ascii="Times New Roman" w:hAnsi="Times New Roman" w:cs="Times New Roman"/>
          <w:color w:val="000000"/>
        </w:rPr>
        <w:t>and</w:t>
      </w:r>
      <w:r w:rsidRPr="00AF364D">
        <w:rPr>
          <w:rFonts w:ascii="Times New Roman" w:hAnsi="Times New Roman" w:cs="Times New Roman"/>
          <w:color w:val="000000"/>
        </w:rPr>
        <w:t xml:space="preserve"> rib contusion. If RTP, liver laceration increases, and injury rapidly moves to shock.</w:t>
      </w:r>
      <w:r w:rsidR="00A35F20" w:rsidRPr="00AF364D">
        <w:rPr>
          <w:rFonts w:ascii="Times New Roman" w:hAnsi="Times New Roman" w:cs="Times New Roman"/>
          <w:color w:val="000000"/>
        </w:rPr>
        <w:t xml:space="preserve"> Some bruising and tenderness to rib area.</w:t>
      </w:r>
    </w:p>
    <w:p w14:paraId="2E54BC6B" w14:textId="04DB13B2" w:rsidR="00DB744D" w:rsidRPr="00AF364D" w:rsidRDefault="00A35F20" w:rsidP="004B4DEC">
      <w:pPr>
        <w:spacing w:line="480" w:lineRule="auto"/>
        <w:rPr>
          <w:rFonts w:ascii="Times New Roman" w:hAnsi="Times New Roman" w:cs="Times New Roman"/>
          <w:color w:val="000000"/>
        </w:rPr>
      </w:pPr>
      <w:r w:rsidRPr="00AF364D">
        <w:rPr>
          <w:rFonts w:ascii="Times New Roman" w:hAnsi="Times New Roman" w:cs="Times New Roman"/>
          <w:b/>
          <w:bCs/>
          <w:color w:val="000000"/>
        </w:rPr>
        <w:t xml:space="preserve">Other </w:t>
      </w:r>
      <w:r w:rsidR="007C5553">
        <w:rPr>
          <w:rFonts w:ascii="Times New Roman" w:hAnsi="Times New Roman" w:cs="Times New Roman"/>
          <w:b/>
          <w:bCs/>
          <w:color w:val="000000"/>
        </w:rPr>
        <w:t>n</w:t>
      </w:r>
      <w:r w:rsidRPr="00AF364D">
        <w:rPr>
          <w:rFonts w:ascii="Times New Roman" w:hAnsi="Times New Roman" w:cs="Times New Roman"/>
          <w:b/>
          <w:bCs/>
          <w:color w:val="000000"/>
        </w:rPr>
        <w:t>otes:</w:t>
      </w:r>
      <w:r w:rsidRPr="00AF364D">
        <w:rPr>
          <w:rFonts w:ascii="Times New Roman" w:hAnsi="Times New Roman" w:cs="Times New Roman"/>
          <w:color w:val="000000"/>
        </w:rPr>
        <w:t xml:space="preserve"> While pain is present, it should not be so distracting that the HCP thinks pain and therefore a rib contusion is really the primary concern.</w:t>
      </w:r>
      <w:r w:rsidR="002D496C" w:rsidRPr="00AF364D">
        <w:rPr>
          <w:rFonts w:ascii="Times New Roman" w:hAnsi="Times New Roman" w:cs="Times New Roman"/>
          <w:color w:val="000000"/>
        </w:rPr>
        <w:t xml:space="preserve"> </w:t>
      </w:r>
      <w:r w:rsidRPr="00AF364D">
        <w:rPr>
          <w:rFonts w:ascii="Times New Roman" w:hAnsi="Times New Roman" w:cs="Times New Roman"/>
          <w:color w:val="000000"/>
        </w:rPr>
        <w:t>The pain is moderate and tolerable.</w:t>
      </w:r>
    </w:p>
    <w:p w14:paraId="2760B905" w14:textId="77777777" w:rsidR="00720221" w:rsidRPr="00AF364D" w:rsidRDefault="00720221" w:rsidP="004B4DEC">
      <w:pPr>
        <w:spacing w:line="480" w:lineRule="auto"/>
        <w:rPr>
          <w:rFonts w:ascii="Times New Roman" w:hAnsi="Times New Roman" w:cs="Times New Roman"/>
          <w:color w:val="000000"/>
        </w:rPr>
      </w:pPr>
    </w:p>
    <w:p w14:paraId="73FAB05D" w14:textId="54D26B06" w:rsidR="00E90501" w:rsidRPr="00AF364D" w:rsidRDefault="00E90501"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&lt;b&gt;Safety</w:t>
      </w:r>
    </w:p>
    <w:p w14:paraId="734CE36E" w14:textId="1BE3EC49" w:rsidR="00E90501" w:rsidRPr="00AF364D" w:rsidRDefault="00E90501"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The phrase “Time</w:t>
      </w:r>
      <w:r w:rsidR="007C349D">
        <w:rPr>
          <w:rFonts w:ascii="Times New Roman" w:eastAsia="Times New Roman" w:hAnsi="Times New Roman" w:cs="Times New Roman"/>
          <w:color w:val="000000"/>
        </w:rPr>
        <w:t>-</w:t>
      </w:r>
      <w:r w:rsidRPr="00AF364D">
        <w:rPr>
          <w:rFonts w:ascii="Times New Roman" w:eastAsia="Times New Roman" w:hAnsi="Times New Roman" w:cs="Times New Roman"/>
          <w:color w:val="000000"/>
        </w:rPr>
        <w:t>out</w:t>
      </w:r>
      <w:r w:rsidR="007C349D">
        <w:rPr>
          <w:rFonts w:ascii="Times New Roman" w:eastAsia="Times New Roman" w:hAnsi="Times New Roman" w:cs="Times New Roman"/>
          <w:color w:val="000000"/>
        </w:rPr>
        <w:t>;</w:t>
      </w:r>
      <w:r w:rsidRPr="00AF364D">
        <w:rPr>
          <w:rFonts w:ascii="Times New Roman" w:eastAsia="Times New Roman" w:hAnsi="Times New Roman" w:cs="Times New Roman"/>
          <w:color w:val="000000"/>
        </w:rPr>
        <w:t xml:space="preserve"> </w:t>
      </w:r>
      <w:r w:rsidR="007C349D">
        <w:rPr>
          <w:rFonts w:ascii="Times New Roman" w:eastAsia="Times New Roman" w:hAnsi="Times New Roman" w:cs="Times New Roman"/>
          <w:color w:val="000000"/>
        </w:rPr>
        <w:t>t</w:t>
      </w:r>
      <w:r w:rsidRPr="00AF364D">
        <w:rPr>
          <w:rFonts w:ascii="Times New Roman" w:eastAsia="Times New Roman" w:hAnsi="Times New Roman" w:cs="Times New Roman"/>
          <w:color w:val="000000"/>
        </w:rPr>
        <w:t>ime</w:t>
      </w:r>
      <w:r w:rsidR="007C349D">
        <w:rPr>
          <w:rFonts w:ascii="Times New Roman" w:eastAsia="Times New Roman" w:hAnsi="Times New Roman" w:cs="Times New Roman"/>
          <w:color w:val="000000"/>
        </w:rPr>
        <w:t>-</w:t>
      </w:r>
      <w:r w:rsidRPr="00AF364D">
        <w:rPr>
          <w:rFonts w:ascii="Times New Roman" w:eastAsia="Times New Roman" w:hAnsi="Times New Roman" w:cs="Times New Roman"/>
          <w:color w:val="000000"/>
        </w:rPr>
        <w:t>out” is used to immediately stop a simulation. As the standardized patient</w:t>
      </w:r>
      <w:r w:rsidR="007C349D">
        <w:rPr>
          <w:rFonts w:ascii="Times New Roman" w:eastAsia="Times New Roman" w:hAnsi="Times New Roman" w:cs="Times New Roman"/>
          <w:color w:val="000000"/>
        </w:rPr>
        <w:t>,</w:t>
      </w:r>
      <w:r w:rsidRPr="00AF364D">
        <w:rPr>
          <w:rFonts w:ascii="Times New Roman" w:eastAsia="Times New Roman" w:hAnsi="Times New Roman" w:cs="Times New Roman"/>
          <w:color w:val="000000"/>
        </w:rPr>
        <w:t xml:space="preserve"> you can say this at any time. It is particularly designed to </w:t>
      </w:r>
      <w:r w:rsidR="007C349D">
        <w:rPr>
          <w:rFonts w:ascii="Times New Roman" w:eastAsia="Times New Roman" w:hAnsi="Times New Roman" w:cs="Times New Roman"/>
          <w:color w:val="000000"/>
        </w:rPr>
        <w:t>en</w:t>
      </w:r>
      <w:r w:rsidRPr="00AF364D">
        <w:rPr>
          <w:rFonts w:ascii="Times New Roman" w:eastAsia="Times New Roman" w:hAnsi="Times New Roman" w:cs="Times New Roman"/>
          <w:color w:val="000000"/>
        </w:rPr>
        <w:t>sure you</w:t>
      </w:r>
      <w:r w:rsidR="007C349D">
        <w:rPr>
          <w:rFonts w:ascii="Times New Roman" w:eastAsia="Times New Roman" w:hAnsi="Times New Roman" w:cs="Times New Roman"/>
          <w:color w:val="000000"/>
        </w:rPr>
        <w:t>r</w:t>
      </w:r>
      <w:r w:rsidRPr="00AF364D">
        <w:rPr>
          <w:rFonts w:ascii="Times New Roman" w:eastAsia="Times New Roman" w:hAnsi="Times New Roman" w:cs="Times New Roman"/>
          <w:color w:val="000000"/>
        </w:rPr>
        <w:t xml:space="preserve"> safe</w:t>
      </w:r>
      <w:r w:rsidR="007C349D">
        <w:rPr>
          <w:rFonts w:ascii="Times New Roman" w:eastAsia="Times New Roman" w:hAnsi="Times New Roman" w:cs="Times New Roman"/>
          <w:color w:val="000000"/>
        </w:rPr>
        <w:t>ty</w:t>
      </w:r>
      <w:r w:rsidRPr="00AF364D">
        <w:rPr>
          <w:rFonts w:ascii="Times New Roman" w:eastAsia="Times New Roman" w:hAnsi="Times New Roman" w:cs="Times New Roman"/>
          <w:color w:val="000000"/>
        </w:rPr>
        <w:t xml:space="preserve"> and </w:t>
      </w:r>
      <w:r w:rsidR="007C349D">
        <w:rPr>
          <w:rFonts w:ascii="Times New Roman" w:eastAsia="Times New Roman" w:hAnsi="Times New Roman" w:cs="Times New Roman"/>
          <w:color w:val="000000"/>
        </w:rPr>
        <w:t xml:space="preserve">help you </w:t>
      </w:r>
      <w:r w:rsidRPr="00AF364D">
        <w:rPr>
          <w:rFonts w:ascii="Times New Roman" w:eastAsia="Times New Roman" w:hAnsi="Times New Roman" w:cs="Times New Roman"/>
          <w:color w:val="000000"/>
        </w:rPr>
        <w:t>feel safe.</w:t>
      </w:r>
      <w:r w:rsidR="002D496C" w:rsidRPr="00AF364D">
        <w:rPr>
          <w:rFonts w:ascii="Times New Roman" w:eastAsia="Times New Roman" w:hAnsi="Times New Roman" w:cs="Times New Roman"/>
          <w:color w:val="000000"/>
        </w:rPr>
        <w:t xml:space="preserve"> </w:t>
      </w:r>
      <w:r w:rsidRPr="00AF364D">
        <w:rPr>
          <w:rFonts w:ascii="Times New Roman" w:eastAsia="Times New Roman" w:hAnsi="Times New Roman" w:cs="Times New Roman"/>
          <w:color w:val="000000"/>
        </w:rPr>
        <w:t>All participants are taught this phrase. It means the same for everyone. If it is said, the simulation will immediately stop.</w:t>
      </w:r>
    </w:p>
    <w:p w14:paraId="0C743117" w14:textId="77777777" w:rsidR="00AC4692" w:rsidRPr="00AF364D" w:rsidRDefault="00AC4692" w:rsidP="004B4DEC">
      <w:pPr>
        <w:spacing w:line="480" w:lineRule="auto"/>
        <w:rPr>
          <w:rFonts w:ascii="Times New Roman" w:hAnsi="Times New Roman" w:cs="Times New Roman"/>
          <w:b/>
          <w:bCs/>
          <w:color w:val="000000"/>
        </w:rPr>
      </w:pPr>
      <w:r w:rsidRPr="00AF364D">
        <w:rPr>
          <w:rFonts w:ascii="Times New Roman" w:hAnsi="Times New Roman" w:cs="Times New Roman"/>
          <w:b/>
          <w:bCs/>
          <w:color w:val="000000"/>
        </w:rPr>
        <w:t>\qqEND downloadable content\</w:t>
      </w:r>
    </w:p>
    <w:p w14:paraId="76A3828B" w14:textId="77777777" w:rsidR="002914FF" w:rsidRPr="000837DF" w:rsidRDefault="002914FF" w:rsidP="004B4DEC">
      <w:pPr>
        <w:spacing w:line="480" w:lineRule="auto"/>
        <w:rPr>
          <w:rFonts w:ascii="Times New Roman" w:hAnsi="Times New Roman" w:cs="Times New Roman"/>
          <w:color w:val="000000"/>
        </w:rPr>
      </w:pPr>
    </w:p>
    <w:p w14:paraId="66C640E5" w14:textId="6736D038" w:rsidR="002914FF" w:rsidRPr="00AF364D" w:rsidRDefault="002914FF" w:rsidP="004B4DEC">
      <w:pPr>
        <w:spacing w:line="480" w:lineRule="auto"/>
        <w:rPr>
          <w:rFonts w:ascii="Times New Roman" w:eastAsia="Times New Roman" w:hAnsi="Times New Roman" w:cs="Times New Roman"/>
          <w:b/>
          <w:bCs/>
          <w:color w:val="000000"/>
        </w:rPr>
      </w:pPr>
      <w:r w:rsidRPr="00AF364D">
        <w:rPr>
          <w:rFonts w:ascii="Times New Roman" w:eastAsia="Times New Roman" w:hAnsi="Times New Roman" w:cs="Times New Roman"/>
          <w:b/>
          <w:bCs/>
          <w:color w:val="000000"/>
        </w:rPr>
        <w:t>\qqBEGIN downloadable content. Button name: Information for Proctor</w:t>
      </w:r>
    </w:p>
    <w:p w14:paraId="4AA8E182" w14:textId="0948B35E" w:rsidR="002914FF" w:rsidRPr="00AF364D" w:rsidRDefault="2407F8F6" w:rsidP="004B4DEC">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&lt;title&gt;Information for Proctor for SP </w:t>
      </w:r>
      <w:r w:rsidRPr="004379D4">
        <w:rPr>
          <w:rFonts w:ascii="Times New Roman" w:eastAsia="Times New Roman" w:hAnsi="Times New Roman" w:cs="Times New Roman"/>
          <w:color w:val="000000"/>
        </w:rPr>
        <w:t>1</w:t>
      </w:r>
      <w:r>
        <w:rPr>
          <w:rFonts w:ascii="Times New Roman" w:eastAsia="Times New Roman" w:hAnsi="Times New Roman" w:cs="Times New Roman"/>
          <w:color w:val="000000"/>
        </w:rPr>
        <w:t>: Spleen</w:t>
      </w:r>
    </w:p>
    <w:p w14:paraId="18D13E90" w14:textId="4C3480B0" w:rsidR="00BB3AD9" w:rsidRPr="00AF364D" w:rsidRDefault="00BB3AD9" w:rsidP="004B4DEC">
      <w:pPr>
        <w:spacing w:line="480" w:lineRule="auto"/>
        <w:rPr>
          <w:rFonts w:ascii="Times New Roman" w:eastAsia="Times New Roman" w:hAnsi="Times New Roman" w:cs="Times New Roman"/>
          <w:color w:val="000000"/>
          <w:u w:val="single"/>
        </w:rPr>
      </w:pPr>
    </w:p>
    <w:p w14:paraId="502DEF36" w14:textId="15DEF3FD" w:rsidR="00BB3AD9" w:rsidRPr="00AF364D" w:rsidRDefault="00BB3AD9" w:rsidP="004B4DEC">
      <w:pPr>
        <w:spacing w:line="480" w:lineRule="auto"/>
        <w:rPr>
          <w:rFonts w:ascii="Times New Roman" w:eastAsia="Times New Roman" w:hAnsi="Times New Roman" w:cs="Times New Roman"/>
          <w:b/>
          <w:bCs/>
          <w:color w:val="000000"/>
        </w:rPr>
      </w:pPr>
      <w:r w:rsidRPr="00AF364D">
        <w:rPr>
          <w:rFonts w:ascii="Times New Roman" w:eastAsia="Times New Roman" w:hAnsi="Times New Roman" w:cs="Times New Roman"/>
          <w:b/>
          <w:bCs/>
          <w:color w:val="000000"/>
        </w:rPr>
        <w:t>\qqID</w:t>
      </w:r>
      <w:r>
        <w:rPr>
          <w:rFonts w:ascii="Times New Roman" w:eastAsia="Times New Roman" w:hAnsi="Times New Roman" w:cs="Times New Roman"/>
          <w:b/>
          <w:bCs/>
          <w:color w:val="000000"/>
        </w:rPr>
        <w:t xml:space="preserve">: Include these items in </w:t>
      </w:r>
      <w:r w:rsidRPr="004379D4">
        <w:rPr>
          <w:rFonts w:ascii="Times New Roman" w:eastAsia="Times New Roman" w:hAnsi="Times New Roman" w:cs="Times New Roman"/>
          <w:b/>
          <w:bCs/>
          <w:color w:val="000000"/>
        </w:rPr>
        <w:t>one</w:t>
      </w:r>
      <w:r>
        <w:rPr>
          <w:rFonts w:ascii="Times New Roman" w:eastAsia="Times New Roman" w:hAnsi="Times New Roman" w:cs="Times New Roman"/>
          <w:b/>
          <w:bCs/>
          <w:color w:val="000000"/>
        </w:rPr>
        <w:t xml:space="preserve"> document for the proctor for SP </w:t>
      </w:r>
      <w:r w:rsidRPr="004379D4">
        <w:rPr>
          <w:rFonts w:ascii="Times New Roman" w:eastAsia="Times New Roman" w:hAnsi="Times New Roman" w:cs="Times New Roman"/>
          <w:b/>
          <w:bCs/>
          <w:color w:val="000000"/>
        </w:rPr>
        <w:t>1</w:t>
      </w:r>
      <w:r>
        <w:rPr>
          <w:rFonts w:ascii="Times New Roman" w:eastAsia="Times New Roman" w:hAnsi="Times New Roman" w:cs="Times New Roman"/>
          <w:b/>
          <w:bCs/>
          <w:color w:val="000000"/>
        </w:rPr>
        <w:t xml:space="preserve"> Spleen:</w:t>
      </w:r>
    </w:p>
    <w:p w14:paraId="4AEC138A" w14:textId="1539B7E8" w:rsidR="2407F8F6" w:rsidRPr="00AF364D" w:rsidRDefault="2407F8F6"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 xml:space="preserve">Copy </w:t>
      </w:r>
      <w:r w:rsidR="00E90501" w:rsidRPr="00AF364D">
        <w:rPr>
          <w:rFonts w:ascii="Times New Roman" w:eastAsia="Times New Roman" w:hAnsi="Times New Roman" w:cs="Times New Roman"/>
          <w:color w:val="000000"/>
        </w:rPr>
        <w:t xml:space="preserve">of </w:t>
      </w:r>
      <w:r w:rsidRPr="00AF364D">
        <w:rPr>
          <w:rFonts w:ascii="Times New Roman" w:eastAsia="Times New Roman" w:hAnsi="Times New Roman" w:cs="Times New Roman"/>
          <w:color w:val="000000"/>
        </w:rPr>
        <w:t>rubric</w:t>
      </w:r>
    </w:p>
    <w:p w14:paraId="6F2D0DEC" w14:textId="6250FC32" w:rsidR="2407F8F6" w:rsidRPr="00AF364D" w:rsidRDefault="2407F8F6"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 xml:space="preserve">Copy </w:t>
      </w:r>
      <w:r w:rsidR="00E90501" w:rsidRPr="00AF364D">
        <w:rPr>
          <w:rFonts w:ascii="Times New Roman" w:eastAsia="Times New Roman" w:hAnsi="Times New Roman" w:cs="Times New Roman"/>
          <w:color w:val="000000"/>
        </w:rPr>
        <w:t>of</w:t>
      </w:r>
      <w:r w:rsidR="006856EA" w:rsidRPr="00D4738E">
        <w:rPr>
          <w:rFonts w:ascii="Times New Roman" w:eastAsia="Times New Roman" w:hAnsi="Times New Roman" w:cs="Times New Roman"/>
          <w:color w:val="000000"/>
        </w:rPr>
        <w:t xml:space="preserve"> </w:t>
      </w:r>
      <w:r w:rsidRPr="00AF364D">
        <w:rPr>
          <w:rFonts w:ascii="Times New Roman" w:eastAsia="Times New Roman" w:hAnsi="Times New Roman" w:cs="Times New Roman"/>
          <w:color w:val="000000"/>
        </w:rPr>
        <w:t>situation and setting</w:t>
      </w:r>
    </w:p>
    <w:p w14:paraId="2A3F6D26" w14:textId="3761A652" w:rsidR="004E7498" w:rsidRPr="00AF364D" w:rsidRDefault="2407F8F6" w:rsidP="004B4DEC">
      <w:pPr>
        <w:spacing w:line="480" w:lineRule="auto"/>
        <w:rPr>
          <w:rFonts w:ascii="Times New Roman" w:hAnsi="Times New Roman" w:cs="Times New Roman"/>
          <w:b/>
          <w:bCs/>
          <w:color w:val="000000"/>
        </w:rPr>
      </w:pPr>
      <w:r w:rsidRPr="00AF364D">
        <w:rPr>
          <w:rFonts w:ascii="Times New Roman" w:eastAsia="Times New Roman" w:hAnsi="Times New Roman" w:cs="Times New Roman"/>
          <w:color w:val="000000"/>
        </w:rPr>
        <w:t xml:space="preserve">Copy </w:t>
      </w:r>
      <w:r w:rsidR="00E90501" w:rsidRPr="00AF364D">
        <w:rPr>
          <w:rFonts w:ascii="Times New Roman" w:eastAsia="Times New Roman" w:hAnsi="Times New Roman" w:cs="Times New Roman"/>
          <w:color w:val="000000"/>
        </w:rPr>
        <w:t xml:space="preserve">of </w:t>
      </w:r>
      <w:r w:rsidR="009F7728">
        <w:rPr>
          <w:rFonts w:ascii="Times New Roman" w:eastAsia="Times New Roman" w:hAnsi="Times New Roman" w:cs="Times New Roman"/>
          <w:color w:val="000000"/>
        </w:rPr>
        <w:t>i</w:t>
      </w:r>
      <w:r>
        <w:rPr>
          <w:rFonts w:ascii="Times New Roman" w:eastAsia="Times New Roman" w:hAnsi="Times New Roman" w:cs="Times New Roman"/>
          <w:color w:val="000000"/>
        </w:rPr>
        <w:t xml:space="preserve">nformation for SP </w:t>
      </w:r>
      <w:r w:rsidRPr="004379D4">
        <w:rPr>
          <w:rFonts w:ascii="Times New Roman" w:eastAsia="Times New Roman" w:hAnsi="Times New Roman" w:cs="Times New Roman"/>
          <w:color w:val="000000"/>
        </w:rPr>
        <w:t>1</w:t>
      </w:r>
      <w:r>
        <w:rPr>
          <w:rFonts w:ascii="Times New Roman" w:eastAsia="Times New Roman" w:hAnsi="Times New Roman" w:cs="Times New Roman"/>
          <w:color w:val="000000"/>
        </w:rPr>
        <w:t xml:space="preserve">: </w:t>
      </w:r>
      <w:r w:rsidR="009F7728">
        <w:rPr>
          <w:rFonts w:ascii="Times New Roman" w:eastAsia="Times New Roman" w:hAnsi="Times New Roman" w:cs="Times New Roman"/>
          <w:color w:val="000000"/>
        </w:rPr>
        <w:t>s</w:t>
      </w:r>
      <w:r>
        <w:rPr>
          <w:rFonts w:ascii="Times New Roman" w:eastAsia="Times New Roman" w:hAnsi="Times New Roman" w:cs="Times New Roman"/>
          <w:color w:val="000000"/>
        </w:rPr>
        <w:t>pleen</w:t>
      </w:r>
    </w:p>
    <w:p w14:paraId="20C78727" w14:textId="010EA793" w:rsidR="00720221" w:rsidRPr="00AF364D" w:rsidRDefault="00720221" w:rsidP="004B4DEC">
      <w:pPr>
        <w:spacing w:line="480" w:lineRule="auto"/>
        <w:rPr>
          <w:rFonts w:ascii="Times New Roman" w:hAnsi="Times New Roman" w:cs="Times New Roman"/>
          <w:b/>
          <w:bCs/>
          <w:color w:val="000000"/>
        </w:rPr>
      </w:pPr>
      <w:r w:rsidRPr="00AF364D">
        <w:rPr>
          <w:rFonts w:ascii="Times New Roman" w:hAnsi="Times New Roman" w:cs="Times New Roman"/>
          <w:b/>
          <w:bCs/>
          <w:color w:val="000000"/>
        </w:rPr>
        <w:t>xqq\</w:t>
      </w:r>
    </w:p>
    <w:p w14:paraId="26982A26" w14:textId="77777777" w:rsidR="004E7498" w:rsidRPr="00AF364D" w:rsidRDefault="004E7498" w:rsidP="004B4DEC">
      <w:pPr>
        <w:spacing w:line="480" w:lineRule="auto"/>
        <w:rPr>
          <w:rFonts w:ascii="Times New Roman" w:eastAsia="Times New Roman" w:hAnsi="Times New Roman" w:cs="Times New Roman"/>
          <w:color w:val="000000"/>
        </w:rPr>
      </w:pPr>
    </w:p>
    <w:p w14:paraId="1BE9BD41" w14:textId="75137B32" w:rsidR="004E7498" w:rsidRPr="00AF364D" w:rsidRDefault="2407F8F6" w:rsidP="004B4DEC">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&lt;title&gt;Information for Proctor for SP </w:t>
      </w:r>
      <w:r w:rsidRPr="004379D4">
        <w:rPr>
          <w:rFonts w:ascii="Times New Roman" w:eastAsia="Times New Roman" w:hAnsi="Times New Roman" w:cs="Times New Roman"/>
          <w:color w:val="000000"/>
        </w:rPr>
        <w:t>2</w:t>
      </w:r>
      <w:r>
        <w:rPr>
          <w:rFonts w:ascii="Times New Roman" w:eastAsia="Times New Roman" w:hAnsi="Times New Roman" w:cs="Times New Roman"/>
          <w:color w:val="000000"/>
        </w:rPr>
        <w:t>: Liver</w:t>
      </w:r>
    </w:p>
    <w:p w14:paraId="552ED2C4" w14:textId="519D5599" w:rsidR="00BB3AD9" w:rsidRPr="00AF364D" w:rsidRDefault="00BB3AD9" w:rsidP="004B4DEC">
      <w:pPr>
        <w:spacing w:line="480" w:lineRule="auto"/>
        <w:rPr>
          <w:rFonts w:ascii="Times New Roman" w:eastAsia="Times New Roman" w:hAnsi="Times New Roman" w:cs="Times New Roman"/>
          <w:b/>
          <w:bCs/>
          <w:color w:val="000000"/>
        </w:rPr>
      </w:pPr>
      <w:r w:rsidRPr="00AF364D">
        <w:rPr>
          <w:rFonts w:ascii="Times New Roman" w:eastAsia="Times New Roman" w:hAnsi="Times New Roman" w:cs="Times New Roman"/>
          <w:b/>
          <w:bCs/>
          <w:color w:val="000000"/>
        </w:rPr>
        <w:t>\qqID</w:t>
      </w:r>
      <w:r>
        <w:rPr>
          <w:rFonts w:ascii="Times New Roman" w:eastAsia="Times New Roman" w:hAnsi="Times New Roman" w:cs="Times New Roman"/>
          <w:b/>
          <w:bCs/>
          <w:color w:val="000000"/>
        </w:rPr>
        <w:t xml:space="preserve">: Include these items in </w:t>
      </w:r>
      <w:r w:rsidRPr="004379D4">
        <w:rPr>
          <w:rFonts w:ascii="Times New Roman" w:eastAsia="Times New Roman" w:hAnsi="Times New Roman" w:cs="Times New Roman"/>
          <w:b/>
          <w:bCs/>
          <w:color w:val="000000"/>
        </w:rPr>
        <w:t>one</w:t>
      </w:r>
      <w:r>
        <w:rPr>
          <w:rFonts w:ascii="Times New Roman" w:eastAsia="Times New Roman" w:hAnsi="Times New Roman" w:cs="Times New Roman"/>
          <w:b/>
          <w:bCs/>
          <w:color w:val="000000"/>
        </w:rPr>
        <w:t xml:space="preserve"> document for the proctor for SP </w:t>
      </w:r>
      <w:r w:rsidRPr="004379D4">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xml:space="preserve"> Liver:</w:t>
      </w:r>
    </w:p>
    <w:p w14:paraId="7E0275AF" w14:textId="4CDF02F0" w:rsidR="2407F8F6" w:rsidRPr="00AF364D" w:rsidRDefault="2407F8F6"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 xml:space="preserve">Copy </w:t>
      </w:r>
      <w:r w:rsidR="00E90501" w:rsidRPr="00AF364D">
        <w:rPr>
          <w:rFonts w:ascii="Times New Roman" w:eastAsia="Times New Roman" w:hAnsi="Times New Roman" w:cs="Times New Roman"/>
          <w:color w:val="000000"/>
        </w:rPr>
        <w:t xml:space="preserve">of </w:t>
      </w:r>
      <w:r w:rsidRPr="00AF364D">
        <w:rPr>
          <w:rFonts w:ascii="Times New Roman" w:eastAsia="Times New Roman" w:hAnsi="Times New Roman" w:cs="Times New Roman"/>
          <w:color w:val="000000"/>
        </w:rPr>
        <w:t>rubric</w:t>
      </w:r>
    </w:p>
    <w:p w14:paraId="055166C8" w14:textId="38C9D88F" w:rsidR="2407F8F6" w:rsidRPr="00AF364D" w:rsidRDefault="2407F8F6"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Copy</w:t>
      </w:r>
      <w:r w:rsidR="00E90501" w:rsidRPr="00AF364D">
        <w:rPr>
          <w:rFonts w:ascii="Times New Roman" w:eastAsia="Times New Roman" w:hAnsi="Times New Roman" w:cs="Times New Roman"/>
          <w:color w:val="000000"/>
        </w:rPr>
        <w:t xml:space="preserve"> of</w:t>
      </w:r>
      <w:r w:rsidR="006856EA" w:rsidRPr="00AF364D">
        <w:rPr>
          <w:rFonts w:ascii="Times New Roman" w:eastAsia="Times New Roman" w:hAnsi="Times New Roman" w:cs="Times New Roman"/>
          <w:color w:val="000000"/>
        </w:rPr>
        <w:t xml:space="preserve"> s</w:t>
      </w:r>
      <w:r w:rsidRPr="00AF364D">
        <w:rPr>
          <w:rFonts w:ascii="Times New Roman" w:eastAsia="Times New Roman" w:hAnsi="Times New Roman" w:cs="Times New Roman"/>
          <w:color w:val="000000"/>
        </w:rPr>
        <w:t>ituation and setting</w:t>
      </w:r>
    </w:p>
    <w:p w14:paraId="76C8B655" w14:textId="1D38ED93" w:rsidR="2407F8F6" w:rsidRPr="00AF364D" w:rsidRDefault="2407F8F6"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 xml:space="preserve">Copy </w:t>
      </w:r>
      <w:r w:rsidR="00E90501" w:rsidRPr="00AF364D">
        <w:rPr>
          <w:rFonts w:ascii="Times New Roman" w:eastAsia="Times New Roman" w:hAnsi="Times New Roman" w:cs="Times New Roman"/>
          <w:color w:val="000000"/>
        </w:rPr>
        <w:t>of</w:t>
      </w:r>
      <w:r w:rsidR="006856EA" w:rsidRPr="00AF364D">
        <w:rPr>
          <w:rFonts w:ascii="Times New Roman" w:eastAsia="Times New Roman" w:hAnsi="Times New Roman" w:cs="Times New Roman"/>
          <w:color w:val="000000"/>
        </w:rPr>
        <w:t xml:space="preserve"> </w:t>
      </w:r>
      <w:r w:rsidR="009F7728">
        <w:rPr>
          <w:rFonts w:ascii="Times New Roman" w:eastAsia="Times New Roman" w:hAnsi="Times New Roman" w:cs="Times New Roman"/>
          <w:color w:val="000000"/>
        </w:rPr>
        <w:t>i</w:t>
      </w:r>
      <w:r>
        <w:rPr>
          <w:rFonts w:ascii="Times New Roman" w:eastAsia="Times New Roman" w:hAnsi="Times New Roman" w:cs="Times New Roman"/>
          <w:color w:val="000000"/>
        </w:rPr>
        <w:t xml:space="preserve">nformation for SP </w:t>
      </w:r>
      <w:r w:rsidRPr="004379D4">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w:t>
      </w:r>
      <w:r w:rsidR="009F7728">
        <w:rPr>
          <w:rFonts w:ascii="Times New Roman" w:eastAsia="Times New Roman" w:hAnsi="Times New Roman" w:cs="Times New Roman"/>
          <w:color w:val="000000"/>
        </w:rPr>
        <w:t>l</w:t>
      </w:r>
      <w:r>
        <w:rPr>
          <w:rFonts w:ascii="Times New Roman" w:eastAsia="Times New Roman" w:hAnsi="Times New Roman" w:cs="Times New Roman"/>
          <w:color w:val="000000"/>
        </w:rPr>
        <w:t>iver</w:t>
      </w:r>
    </w:p>
    <w:p w14:paraId="56D119FD" w14:textId="77777777" w:rsidR="002914FF" w:rsidRPr="00AF364D" w:rsidRDefault="002914FF" w:rsidP="004B4DEC">
      <w:pPr>
        <w:spacing w:line="480" w:lineRule="auto"/>
        <w:rPr>
          <w:rFonts w:ascii="Times New Roman" w:eastAsia="Times New Roman" w:hAnsi="Times New Roman" w:cs="Times New Roman"/>
          <w:b/>
          <w:bCs/>
          <w:color w:val="000000"/>
        </w:rPr>
      </w:pPr>
      <w:r w:rsidRPr="00AF364D">
        <w:rPr>
          <w:rFonts w:ascii="Times New Roman" w:hAnsi="Times New Roman" w:cs="Times New Roman"/>
          <w:b/>
          <w:bCs/>
          <w:color w:val="000000"/>
        </w:rPr>
        <w:t xml:space="preserve">\qqEND </w:t>
      </w:r>
      <w:r w:rsidRPr="00AF364D">
        <w:rPr>
          <w:rFonts w:ascii="Times New Roman" w:eastAsia="Times New Roman" w:hAnsi="Times New Roman" w:cs="Times New Roman"/>
          <w:b/>
          <w:bCs/>
          <w:color w:val="000000"/>
        </w:rPr>
        <w:t>downloadable content\</w:t>
      </w:r>
    </w:p>
    <w:p w14:paraId="2EDEDE5F" w14:textId="77777777" w:rsidR="002914FF" w:rsidRPr="00AF364D" w:rsidRDefault="002914FF" w:rsidP="004B4DEC">
      <w:pPr>
        <w:spacing w:line="480" w:lineRule="auto"/>
        <w:rPr>
          <w:rFonts w:ascii="Times New Roman" w:eastAsia="Times New Roman" w:hAnsi="Times New Roman" w:cs="Times New Roman"/>
          <w:color w:val="000000"/>
        </w:rPr>
      </w:pPr>
    </w:p>
    <w:p w14:paraId="39473944" w14:textId="06CCAF3C" w:rsidR="002914FF" w:rsidRPr="00AF364D" w:rsidRDefault="002914FF" w:rsidP="004B4DEC">
      <w:pPr>
        <w:spacing w:line="480" w:lineRule="auto"/>
        <w:rPr>
          <w:rFonts w:ascii="Times New Roman" w:eastAsia="Times New Roman" w:hAnsi="Times New Roman" w:cs="Times New Roman"/>
          <w:b/>
          <w:bCs/>
          <w:color w:val="000000"/>
        </w:rPr>
      </w:pPr>
      <w:bookmarkStart w:id="7" w:name="_Hlk213080469"/>
      <w:r w:rsidRPr="00AF364D">
        <w:rPr>
          <w:rFonts w:ascii="Times New Roman" w:eastAsia="Times New Roman" w:hAnsi="Times New Roman" w:cs="Times New Roman"/>
          <w:b/>
          <w:bCs/>
          <w:color w:val="000000"/>
        </w:rPr>
        <w:t>\qqID</w:t>
      </w:r>
      <w:r w:rsidRPr="004379D4">
        <w:rPr>
          <w:rFonts w:ascii="Times New Roman" w:eastAsia="Times New Roman" w:hAnsi="Times New Roman" w:cs="Times New Roman"/>
          <w:b/>
          <w:bCs/>
          <w:color w:val="000000"/>
        </w:rPr>
        <w:t>: Add “All Instructor Downloads.zip here\</w:t>
      </w:r>
      <w:bookmarkEnd w:id="7"/>
    </w:p>
    <w:p w14:paraId="5C48406E" w14:textId="77777777" w:rsidR="002914FF" w:rsidRPr="00AF364D" w:rsidRDefault="002914FF" w:rsidP="004B4DEC">
      <w:pPr>
        <w:spacing w:line="480" w:lineRule="auto"/>
        <w:rPr>
          <w:rFonts w:ascii="Times New Roman" w:eastAsia="Times New Roman" w:hAnsi="Times New Roman" w:cs="Times New Roman"/>
          <w:color w:val="000000"/>
        </w:rPr>
      </w:pPr>
    </w:p>
    <w:p w14:paraId="68A3C7D8" w14:textId="387CC09D" w:rsidR="008F587C" w:rsidRPr="00AF364D" w:rsidRDefault="4BAC5BA3" w:rsidP="004B4DEC">
      <w:pPr>
        <w:pStyle w:val="NormalWeb"/>
        <w:spacing w:before="0" w:beforeAutospacing="0" w:after="0" w:afterAutospacing="0" w:line="480" w:lineRule="auto"/>
        <w:rPr>
          <w:color w:val="000000"/>
        </w:rPr>
      </w:pPr>
      <w:r w:rsidRPr="00AF364D">
        <w:rPr>
          <w:color w:val="000000"/>
        </w:rPr>
        <w:t>&lt;</w:t>
      </w:r>
      <w:r w:rsidR="002914FF" w:rsidRPr="00AF364D">
        <w:rPr>
          <w:color w:val="000000"/>
        </w:rPr>
        <w:t>a&gt;</w:t>
      </w:r>
      <w:r w:rsidRPr="00AF364D">
        <w:rPr>
          <w:color w:val="000000"/>
        </w:rPr>
        <w:t>HCP Prebrief</w:t>
      </w:r>
    </w:p>
    <w:p w14:paraId="53286993" w14:textId="1048787C"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This simulation will last up to 12 minutes.</w:t>
      </w:r>
    </w:p>
    <w:p w14:paraId="50670857" w14:textId="6702E54E"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lastRenderedPageBreak/>
        <w:t>This case will involve a sideline evaluation with a RTP decision. You may choose to reevaluate your patient before making a RTP decision, or you may return them to play after your initial evaluation.</w:t>
      </w:r>
    </w:p>
    <w:p w14:paraId="1BB7C694" w14:textId="1FC84446"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You are allowed to speed up time. For example, you can state, “I would like to wait five minutes and then . . .” The proctor will speed up the case by five minutes, but you will be required to verbally account for your actions during the sped-up time. The appropriate use of this time is part of the simulation and rubric.</w:t>
      </w:r>
    </w:p>
    <w:p w14:paraId="7449CE7D" w14:textId="76B4ACF8"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When you have successfully addressed the injury and treated the patient, you can leave; you do not need to use all 12 minutes. If you run out of time, you will be told, “Time is up.” You must stop where you are and leave the simulation area.</w:t>
      </w:r>
    </w:p>
    <w:p w14:paraId="4E83907D" w14:textId="3C4ECD80"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You may be asked to answer clarifying questions. This should not be interpreted as poor performance. Clarifying questions may be asked for many reasons.</w:t>
      </w:r>
    </w:p>
    <w:p w14:paraId="284AE7A6" w14:textId="4090435E"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Please return your equipment to the starting area where you received it.</w:t>
      </w:r>
    </w:p>
    <w:p w14:paraId="5CA595C8" w14:textId="5FA66C31"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Please be sure all equipment is returned to its original state or replaced, if needed.</w:t>
      </w:r>
    </w:p>
    <w:p w14:paraId="577008A0" w14:textId="5A6217B6"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Treat this person as a real patient. You should provide care as you would in an actual situation. If you are unclear, you can always ask the proctor.</w:t>
      </w:r>
    </w:p>
    <w:p w14:paraId="0007BC58" w14:textId="2A0C8C1D"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If there is a piece of equipment that you need and it is not available, you can verbalize that piece of equipment and its use.</w:t>
      </w:r>
    </w:p>
    <w:p w14:paraId="43D123C1" w14:textId="6B8EC3E2"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837DF">
        <w:rPr>
          <w:b/>
          <w:bCs/>
          <w:color w:val="A73023"/>
        </w:rPr>
        <w:t>SAFETY:</w:t>
      </w:r>
      <w:r w:rsidRPr="000837DF">
        <w:rPr>
          <w:color w:val="000000"/>
        </w:rPr>
        <w:t xml:space="preserve"> </w:t>
      </w:r>
      <w:r w:rsidRPr="000763ED">
        <w:rPr>
          <w:color w:val="000000"/>
        </w:rPr>
        <w:t>If any person says “Time-out; time-out,” please stop actions immediately and as safely as possible. Unless you can see that the SP needs assistance, you should immediately leave the area and find a proctor.</w:t>
      </w:r>
    </w:p>
    <w:p w14:paraId="49558E43" w14:textId="77777777" w:rsidR="000763ED" w:rsidRPr="000763ED" w:rsidRDefault="000763ED" w:rsidP="000837DF">
      <w:pPr>
        <w:pStyle w:val="NormalWeb"/>
        <w:numPr>
          <w:ilvl w:val="0"/>
          <w:numId w:val="23"/>
        </w:numPr>
        <w:spacing w:before="0" w:beforeAutospacing="0" w:after="0" w:afterAutospacing="0" w:line="480" w:lineRule="auto"/>
        <w:ind w:left="720" w:hanging="360"/>
        <w:rPr>
          <w:color w:val="000000"/>
        </w:rPr>
      </w:pPr>
      <w:r w:rsidRPr="000763ED">
        <w:rPr>
          <w:color w:val="000000"/>
        </w:rPr>
        <w:t>If you have any questions, please speak to your instructor.</w:t>
      </w:r>
    </w:p>
    <w:p w14:paraId="42740CA9" w14:textId="77777777" w:rsidR="002914FF" w:rsidRPr="00AF364D" w:rsidRDefault="002914FF" w:rsidP="004B4DEC">
      <w:pPr>
        <w:spacing w:line="480" w:lineRule="auto"/>
        <w:rPr>
          <w:rFonts w:ascii="Times New Roman" w:hAnsi="Times New Roman" w:cs="Times New Roman"/>
          <w:color w:val="000000"/>
        </w:rPr>
      </w:pPr>
    </w:p>
    <w:p w14:paraId="00076E10" w14:textId="6989BC23" w:rsidR="009B25DB" w:rsidRPr="00AF364D" w:rsidRDefault="009B25DB" w:rsidP="004B4DEC">
      <w:pPr>
        <w:spacing w:line="480" w:lineRule="auto"/>
        <w:rPr>
          <w:rFonts w:ascii="Times New Roman" w:eastAsia="Times New Roman" w:hAnsi="Times New Roman" w:cs="Times New Roman"/>
          <w:b/>
          <w:bCs/>
          <w:color w:val="000000"/>
        </w:rPr>
      </w:pPr>
      <w:r w:rsidRPr="00AF364D">
        <w:rPr>
          <w:rFonts w:ascii="Times New Roman" w:hAnsi="Times New Roman" w:cs="Times New Roman"/>
          <w:b/>
          <w:bCs/>
          <w:color w:val="000000"/>
        </w:rPr>
        <w:lastRenderedPageBreak/>
        <w:t>\qq</w:t>
      </w:r>
      <w:r w:rsidRPr="00AF364D">
        <w:rPr>
          <w:rFonts w:ascii="Times New Roman" w:eastAsia="Times New Roman" w:hAnsi="Times New Roman" w:cs="Times New Roman"/>
          <w:b/>
          <w:bCs/>
          <w:color w:val="000000"/>
        </w:rPr>
        <w:t>BEGIN downloadable content\</w:t>
      </w:r>
      <w:r w:rsidR="009F7728">
        <w:rPr>
          <w:rFonts w:ascii="Times New Roman" w:eastAsia="Times New Roman" w:hAnsi="Times New Roman" w:cs="Times New Roman"/>
          <w:b/>
          <w:bCs/>
          <w:color w:val="000000"/>
        </w:rPr>
        <w:t>Button name: Rubric</w:t>
      </w:r>
    </w:p>
    <w:p w14:paraId="5829F65C" w14:textId="77777777" w:rsidR="000D2B68" w:rsidRPr="00215EBB" w:rsidRDefault="000D2B68" w:rsidP="000D2B68">
      <w:pPr>
        <w:spacing w:line="480" w:lineRule="auto"/>
        <w:rPr>
          <w:rFonts w:ascii="Times New Roman" w:hAnsi="Times New Roman" w:cs="Times New Roman"/>
          <w:b/>
          <w:bCs/>
          <w:color w:val="000000"/>
        </w:rPr>
      </w:pPr>
      <w:r w:rsidRPr="00215EBB">
        <w:rPr>
          <w:rFonts w:ascii="Times New Roman" w:hAnsi="Times New Roman" w:cs="Times New Roman"/>
          <w:b/>
          <w:bCs/>
          <w:color w:val="000000"/>
        </w:rPr>
        <w:t>\qqID: Rubric needs to fit on one page.xqq\</w:t>
      </w:r>
    </w:p>
    <w:p w14:paraId="64E36A80" w14:textId="04B862A2" w:rsidR="008F587C" w:rsidRPr="00AF364D" w:rsidRDefault="4BAC5BA3" w:rsidP="004B4DEC">
      <w:pPr>
        <w:spacing w:line="480" w:lineRule="auto"/>
        <w:rPr>
          <w:rFonts w:ascii="Times New Roman" w:hAnsi="Times New Roman" w:cs="Times New Roman"/>
          <w:color w:val="000000"/>
        </w:rPr>
      </w:pPr>
      <w:r w:rsidRPr="00AF364D">
        <w:rPr>
          <w:rFonts w:ascii="Times New Roman" w:hAnsi="Times New Roman" w:cs="Times New Roman"/>
          <w:color w:val="000000"/>
        </w:rPr>
        <w:t>&lt;a&gt;Rubric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2039"/>
        <w:gridCol w:w="1679"/>
        <w:gridCol w:w="203"/>
        <w:gridCol w:w="1080"/>
        <w:gridCol w:w="699"/>
        <w:gridCol w:w="1306"/>
        <w:gridCol w:w="1793"/>
      </w:tblGrid>
      <w:tr w:rsidR="000763ED" w14:paraId="17428BA8" w14:textId="77777777" w:rsidTr="00002EDF">
        <w:tc>
          <w:tcPr>
            <w:tcW w:w="777" w:type="dxa"/>
          </w:tcPr>
          <w:p w14:paraId="1AE7208E" w14:textId="77777777" w:rsidR="000763ED" w:rsidRDefault="000763ED" w:rsidP="00002EDF">
            <w:pPr>
              <w:rPr>
                <w:rFonts w:ascii="Times New Roman" w:hAnsi="Times New Roman" w:cs="Times New Roman"/>
                <w:bCs/>
                <w:color w:val="000000"/>
              </w:rPr>
            </w:pPr>
            <w:bookmarkStart w:id="8" w:name="_Hlk222486151"/>
            <w:bookmarkStart w:id="9" w:name="_Hlk222489860"/>
            <w:r w:rsidRPr="007E419D">
              <w:rPr>
                <w:rFonts w:ascii="Times New Roman" w:hAnsi="Times New Roman" w:cs="Times New Roman"/>
                <w:bCs/>
                <w:color w:val="000000"/>
              </w:rPr>
              <w:t>HCP:</w:t>
            </w:r>
          </w:p>
        </w:tc>
        <w:tc>
          <w:tcPr>
            <w:tcW w:w="2039" w:type="dxa"/>
          </w:tcPr>
          <w:p w14:paraId="2FD897FE" w14:textId="77777777" w:rsidR="000763ED" w:rsidRDefault="000763ED" w:rsidP="00002EDF">
            <w:pPr>
              <w:rPr>
                <w:rFonts w:ascii="Times New Roman" w:hAnsi="Times New Roman" w:cs="Times New Roman"/>
                <w:bCs/>
                <w:color w:val="000000"/>
              </w:rPr>
            </w:pPr>
          </w:p>
        </w:tc>
        <w:tc>
          <w:tcPr>
            <w:tcW w:w="1679" w:type="dxa"/>
          </w:tcPr>
          <w:p w14:paraId="234BABCA" w14:textId="77777777" w:rsidR="000763ED" w:rsidRDefault="000763ED" w:rsidP="00002EDF">
            <w:pPr>
              <w:rPr>
                <w:rFonts w:ascii="Times New Roman" w:hAnsi="Times New Roman" w:cs="Times New Roman"/>
                <w:bCs/>
                <w:color w:val="000000"/>
              </w:rPr>
            </w:pPr>
            <w:r>
              <w:rPr>
                <w:rFonts w:ascii="Times New Roman" w:hAnsi="Times New Roman" w:cs="Times New Roman"/>
                <w:bCs/>
                <w:color w:val="000000"/>
              </w:rPr>
              <w:t>Proctor name:</w:t>
            </w:r>
          </w:p>
        </w:tc>
        <w:tc>
          <w:tcPr>
            <w:tcW w:w="1982" w:type="dxa"/>
            <w:gridSpan w:val="3"/>
          </w:tcPr>
          <w:p w14:paraId="290A26EC" w14:textId="77777777" w:rsidR="000763ED" w:rsidRDefault="000763ED" w:rsidP="00002EDF">
            <w:pPr>
              <w:rPr>
                <w:rFonts w:ascii="Times New Roman" w:hAnsi="Times New Roman" w:cs="Times New Roman"/>
                <w:bCs/>
                <w:color w:val="000000"/>
              </w:rPr>
            </w:pPr>
          </w:p>
        </w:tc>
        <w:tc>
          <w:tcPr>
            <w:tcW w:w="1306" w:type="dxa"/>
          </w:tcPr>
          <w:p w14:paraId="0583EA9A" w14:textId="77777777" w:rsidR="000763ED" w:rsidRDefault="000763ED" w:rsidP="00002EDF">
            <w:pPr>
              <w:rPr>
                <w:rFonts w:ascii="Times New Roman" w:hAnsi="Times New Roman" w:cs="Times New Roman"/>
                <w:bCs/>
                <w:color w:val="000000"/>
              </w:rPr>
            </w:pPr>
            <w:r>
              <w:rPr>
                <w:rFonts w:ascii="Times New Roman" w:hAnsi="Times New Roman" w:cs="Times New Roman"/>
                <w:bCs/>
                <w:color w:val="000000"/>
              </w:rPr>
              <w:t>Condition:</w:t>
            </w:r>
          </w:p>
        </w:tc>
        <w:tc>
          <w:tcPr>
            <w:tcW w:w="1793" w:type="dxa"/>
          </w:tcPr>
          <w:p w14:paraId="30CBD8A2" w14:textId="77777777" w:rsidR="000763ED" w:rsidRDefault="000763ED" w:rsidP="00002EDF">
            <w:pPr>
              <w:rPr>
                <w:rFonts w:ascii="Times New Roman" w:hAnsi="Times New Roman" w:cs="Times New Roman"/>
                <w:bCs/>
                <w:color w:val="000000"/>
              </w:rPr>
            </w:pPr>
          </w:p>
        </w:tc>
      </w:tr>
      <w:tr w:rsidR="000763ED" w:rsidRPr="007E419D" w14:paraId="6E72ABDD"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A73023"/>
          </w:tcPr>
          <w:p w14:paraId="6EF46679" w14:textId="77777777" w:rsidR="000763ED" w:rsidRPr="00002EDF" w:rsidRDefault="000763ED" w:rsidP="00002EDF">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CRITERIA</w:t>
            </w:r>
          </w:p>
        </w:tc>
        <w:tc>
          <w:tcPr>
            <w:tcW w:w="1080" w:type="dxa"/>
            <w:tcBorders>
              <w:top w:val="single" w:sz="4" w:space="0" w:color="auto"/>
              <w:left w:val="single" w:sz="4" w:space="0" w:color="auto"/>
              <w:bottom w:val="single" w:sz="4" w:space="0" w:color="auto"/>
              <w:right w:val="single" w:sz="4" w:space="0" w:color="auto"/>
            </w:tcBorders>
            <w:shd w:val="clear" w:color="auto" w:fill="A73023"/>
          </w:tcPr>
          <w:p w14:paraId="310C23DF" w14:textId="77777777" w:rsidR="000763ED" w:rsidRPr="00002EDF" w:rsidRDefault="000763ED" w:rsidP="00002EDF">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SCORE</w:t>
            </w:r>
          </w:p>
        </w:tc>
        <w:tc>
          <w:tcPr>
            <w:tcW w:w="3798" w:type="dxa"/>
            <w:gridSpan w:val="3"/>
            <w:tcBorders>
              <w:top w:val="single" w:sz="4" w:space="0" w:color="auto"/>
              <w:left w:val="single" w:sz="4" w:space="0" w:color="auto"/>
              <w:bottom w:val="single" w:sz="4" w:space="0" w:color="auto"/>
              <w:right w:val="single" w:sz="4" w:space="0" w:color="auto"/>
            </w:tcBorders>
            <w:shd w:val="clear" w:color="auto" w:fill="A73023"/>
          </w:tcPr>
          <w:p w14:paraId="39C8FBDA" w14:textId="77777777" w:rsidR="000763ED" w:rsidRPr="00002EDF" w:rsidRDefault="000763ED" w:rsidP="00002EDF">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COMMENTS</w:t>
            </w:r>
          </w:p>
        </w:tc>
      </w:tr>
      <w:tr w:rsidR="000763ED" w:rsidRPr="007E419D" w14:paraId="6BD39FB7"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40383D0A" w14:textId="5FB4E788" w:rsidR="000763ED" w:rsidRPr="0047002C" w:rsidRDefault="000763ED" w:rsidP="000837DF">
            <w:pPr>
              <w:ind w:left="144" w:hanging="144"/>
              <w:rPr>
                <w:rFonts w:ascii="Times New Roman" w:hAnsi="Times New Roman" w:cs="Times New Roman"/>
                <w:bCs/>
                <w:color w:val="000000"/>
              </w:rPr>
            </w:pPr>
            <w:r w:rsidRPr="000837DF">
              <w:rPr>
                <w:rFonts w:ascii="Times New Roman" w:hAnsi="Times New Roman" w:cs="Times New Roman"/>
                <w:color w:val="000000"/>
              </w:rPr>
              <w:t>Purposeful and useful physical examination of the abdomen and thorax (palpation, auscultation, percussion, inspection, etc.)</w:t>
            </w:r>
          </w:p>
        </w:tc>
        <w:tc>
          <w:tcPr>
            <w:tcW w:w="1080" w:type="dxa"/>
            <w:tcBorders>
              <w:top w:val="single" w:sz="4" w:space="0" w:color="auto"/>
              <w:left w:val="single" w:sz="4" w:space="0" w:color="auto"/>
              <w:bottom w:val="single" w:sz="4" w:space="0" w:color="auto"/>
              <w:right w:val="single" w:sz="4" w:space="0" w:color="auto"/>
            </w:tcBorders>
          </w:tcPr>
          <w:p w14:paraId="488A76EF"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0301818D"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7972B09F"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7AC60ABB" w14:textId="29B3B943" w:rsidR="000763ED" w:rsidRPr="0047002C" w:rsidRDefault="000763ED" w:rsidP="000837DF">
            <w:pPr>
              <w:ind w:left="144" w:hanging="144"/>
              <w:rPr>
                <w:rFonts w:ascii="Times New Roman" w:hAnsi="Times New Roman" w:cs="Times New Roman"/>
                <w:color w:val="000000"/>
              </w:rPr>
            </w:pPr>
            <w:r w:rsidRPr="000837DF">
              <w:rPr>
                <w:rFonts w:ascii="Times New Roman" w:hAnsi="Times New Roman" w:cs="Times New Roman"/>
                <w:color w:val="000000"/>
              </w:rPr>
              <w:t>Recognizes life threats or unusual findings</w:t>
            </w:r>
          </w:p>
        </w:tc>
        <w:tc>
          <w:tcPr>
            <w:tcW w:w="1080" w:type="dxa"/>
            <w:tcBorders>
              <w:top w:val="single" w:sz="4" w:space="0" w:color="auto"/>
              <w:left w:val="single" w:sz="4" w:space="0" w:color="auto"/>
              <w:bottom w:val="single" w:sz="4" w:space="0" w:color="auto"/>
              <w:right w:val="single" w:sz="4" w:space="0" w:color="auto"/>
            </w:tcBorders>
          </w:tcPr>
          <w:p w14:paraId="1A96B39A"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2274E49A"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6902252F"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3FEECB4F" w14:textId="4D1EA92F" w:rsidR="000763ED" w:rsidRPr="0047002C" w:rsidRDefault="000763ED" w:rsidP="000837DF">
            <w:pPr>
              <w:ind w:left="144" w:hanging="144"/>
              <w:rPr>
                <w:rFonts w:ascii="Times New Roman" w:hAnsi="Times New Roman" w:cs="Times New Roman"/>
                <w:bCs/>
                <w:color w:val="000000"/>
              </w:rPr>
            </w:pPr>
            <w:r w:rsidRPr="000837DF">
              <w:rPr>
                <w:rFonts w:ascii="Times New Roman" w:hAnsi="Times New Roman" w:cs="Times New Roman"/>
                <w:color w:val="000000"/>
              </w:rPr>
              <w:t>Obtains a thorough history</w:t>
            </w:r>
          </w:p>
        </w:tc>
        <w:tc>
          <w:tcPr>
            <w:tcW w:w="1080" w:type="dxa"/>
            <w:tcBorders>
              <w:top w:val="single" w:sz="4" w:space="0" w:color="auto"/>
              <w:left w:val="single" w:sz="4" w:space="0" w:color="auto"/>
              <w:bottom w:val="single" w:sz="4" w:space="0" w:color="auto"/>
              <w:right w:val="single" w:sz="4" w:space="0" w:color="auto"/>
            </w:tcBorders>
          </w:tcPr>
          <w:p w14:paraId="46FA5FCE"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0E3A2DF7"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08946C4A"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12596EB8" w14:textId="2D0ADCD1" w:rsidR="000763ED" w:rsidRPr="0047002C" w:rsidRDefault="000763ED" w:rsidP="000837DF">
            <w:pPr>
              <w:ind w:left="144" w:hanging="144"/>
              <w:rPr>
                <w:rFonts w:ascii="Times New Roman" w:hAnsi="Times New Roman" w:cs="Times New Roman"/>
                <w:bCs/>
                <w:color w:val="000000"/>
              </w:rPr>
            </w:pPr>
            <w:r w:rsidRPr="000837DF">
              <w:rPr>
                <w:rFonts w:ascii="Times New Roman" w:hAnsi="Times New Roman" w:cs="Times New Roman"/>
                <w:color w:val="000000"/>
              </w:rPr>
              <w:t>Relevant list of differential diagnoses</w:t>
            </w:r>
          </w:p>
        </w:tc>
        <w:tc>
          <w:tcPr>
            <w:tcW w:w="1080" w:type="dxa"/>
            <w:tcBorders>
              <w:top w:val="single" w:sz="4" w:space="0" w:color="auto"/>
              <w:left w:val="single" w:sz="4" w:space="0" w:color="auto"/>
              <w:bottom w:val="single" w:sz="4" w:space="0" w:color="auto"/>
              <w:right w:val="single" w:sz="4" w:space="0" w:color="auto"/>
            </w:tcBorders>
          </w:tcPr>
          <w:p w14:paraId="0BF938E0"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7307AD68"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6C585559"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410B0FF3" w14:textId="0E56CE35" w:rsidR="000763ED" w:rsidRPr="0047002C" w:rsidRDefault="000763ED" w:rsidP="000837DF">
            <w:pPr>
              <w:ind w:left="144" w:hanging="144"/>
              <w:rPr>
                <w:rFonts w:ascii="Times New Roman" w:hAnsi="Times New Roman" w:cs="Times New Roman"/>
                <w:bCs/>
                <w:color w:val="000000"/>
              </w:rPr>
            </w:pPr>
            <w:r w:rsidRPr="000837DF">
              <w:rPr>
                <w:rFonts w:ascii="Times New Roman" w:hAnsi="Times New Roman" w:cs="Times New Roman"/>
                <w:color w:val="000000"/>
              </w:rPr>
              <w:t>Appropriate referral, wait-and-see approach, or timely RTP</w:t>
            </w:r>
          </w:p>
        </w:tc>
        <w:tc>
          <w:tcPr>
            <w:tcW w:w="1080" w:type="dxa"/>
            <w:tcBorders>
              <w:top w:val="single" w:sz="4" w:space="0" w:color="auto"/>
              <w:left w:val="single" w:sz="4" w:space="0" w:color="auto"/>
              <w:bottom w:val="single" w:sz="4" w:space="0" w:color="auto"/>
              <w:right w:val="single" w:sz="4" w:space="0" w:color="auto"/>
            </w:tcBorders>
          </w:tcPr>
          <w:p w14:paraId="606FB88A"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3907691D"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04FB3B91"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2F129A9C" w14:textId="2E6B73DF" w:rsidR="000763ED" w:rsidRPr="0047002C" w:rsidRDefault="000763ED" w:rsidP="000837DF">
            <w:pPr>
              <w:ind w:left="144" w:hanging="144"/>
              <w:rPr>
                <w:rFonts w:ascii="Times New Roman" w:hAnsi="Times New Roman" w:cs="Times New Roman"/>
              </w:rPr>
            </w:pPr>
            <w:r w:rsidRPr="000837DF">
              <w:rPr>
                <w:rFonts w:ascii="Times New Roman" w:hAnsi="Times New Roman" w:cs="Times New Roman"/>
                <w:color w:val="000000"/>
                <w:kern w:val="2"/>
              </w:rPr>
              <w:t>Appropriately informs coach of athlete’s status at each point of care</w:t>
            </w:r>
          </w:p>
        </w:tc>
        <w:tc>
          <w:tcPr>
            <w:tcW w:w="1080" w:type="dxa"/>
            <w:tcBorders>
              <w:top w:val="single" w:sz="4" w:space="0" w:color="auto"/>
              <w:left w:val="single" w:sz="4" w:space="0" w:color="auto"/>
              <w:bottom w:val="single" w:sz="4" w:space="0" w:color="auto"/>
              <w:right w:val="single" w:sz="4" w:space="0" w:color="auto"/>
            </w:tcBorders>
          </w:tcPr>
          <w:p w14:paraId="77C223D1"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6DE4FE43"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27DFE746"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27DF8BC6" w14:textId="77777777" w:rsidR="000763ED" w:rsidRPr="000837DF" w:rsidRDefault="000763ED" w:rsidP="000837DF">
            <w:pPr>
              <w:pStyle w:val="Pa27"/>
              <w:spacing w:line="240" w:lineRule="auto"/>
              <w:ind w:left="144" w:hanging="144"/>
              <w:rPr>
                <w:rFonts w:ascii="Times New Roman" w:hAnsi="Times New Roman" w:cs="Times New Roman"/>
                <w:color w:val="000000"/>
              </w:rPr>
            </w:pPr>
            <w:r w:rsidRPr="000837DF">
              <w:rPr>
                <w:rFonts w:ascii="Times New Roman" w:hAnsi="Times New Roman" w:cs="Times New Roman"/>
                <w:color w:val="000000"/>
              </w:rPr>
              <w:t>Answers proctor questions correctly:</w:t>
            </w:r>
          </w:p>
          <w:p w14:paraId="79256E96"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Times New Roman" w:hAnsi="Times New Roman" w:cs="Times New Roman"/>
              </w:rPr>
              <w:t>What is the body system affected?</w:t>
            </w:r>
          </w:p>
          <w:p w14:paraId="2C107125"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Times New Roman" w:hAnsi="Times New Roman" w:cs="Times New Roman"/>
              </w:rPr>
              <w:t>What are your primary differential diagnoses?</w:t>
            </w:r>
          </w:p>
          <w:p w14:paraId="0DD16DA3"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Times New Roman" w:hAnsi="Times New Roman" w:cs="Times New Roman"/>
              </w:rPr>
              <w:t>What are your other differential diagnoses?</w:t>
            </w:r>
          </w:p>
          <w:p w14:paraId="6A02AD92" w14:textId="18976BC3" w:rsidR="000763ED" w:rsidRPr="000837DF" w:rsidRDefault="000763ED" w:rsidP="000837DF">
            <w:pPr>
              <w:pStyle w:val="Default"/>
              <w:numPr>
                <w:ilvl w:val="0"/>
                <w:numId w:val="26"/>
              </w:numPr>
              <w:ind w:left="504"/>
              <w:rPr>
                <w:rFonts w:ascii="Times New Roman" w:hAnsi="Times New Roman" w:cs="Times New Roman"/>
              </w:rPr>
            </w:pPr>
            <w:r w:rsidRPr="000837DF">
              <w:rPr>
                <w:rFonts w:ascii="Times New Roman" w:hAnsi="Times New Roman" w:cs="Times New Roman"/>
              </w:rPr>
              <w:t>Anything else you would like to add?</w:t>
            </w:r>
          </w:p>
        </w:tc>
        <w:tc>
          <w:tcPr>
            <w:tcW w:w="1080" w:type="dxa"/>
            <w:tcBorders>
              <w:top w:val="single" w:sz="4" w:space="0" w:color="auto"/>
              <w:left w:val="single" w:sz="4" w:space="0" w:color="auto"/>
              <w:bottom w:val="single" w:sz="4" w:space="0" w:color="auto"/>
              <w:right w:val="single" w:sz="4" w:space="0" w:color="auto"/>
            </w:tcBorders>
          </w:tcPr>
          <w:p w14:paraId="03C996CE" w14:textId="77777777" w:rsidR="000763ED" w:rsidRPr="007E419D" w:rsidRDefault="000763ED" w:rsidP="000763ED">
            <w:pPr>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67AB0B5D" w14:textId="77777777" w:rsidR="000763ED" w:rsidRPr="007E419D" w:rsidRDefault="000763ED" w:rsidP="000763ED">
            <w:pPr>
              <w:rPr>
                <w:rFonts w:ascii="Times New Roman" w:hAnsi="Times New Roman" w:cs="Times New Roman"/>
                <w:bCs/>
                <w:color w:val="000000"/>
              </w:rPr>
            </w:pPr>
          </w:p>
        </w:tc>
      </w:tr>
    </w:tbl>
    <w:p w14:paraId="776D4D73" w14:textId="15A9729F" w:rsidR="000763ED" w:rsidRPr="000837DF" w:rsidRDefault="000763ED" w:rsidP="000763ED">
      <w:pPr>
        <w:tabs>
          <w:tab w:val="left" w:pos="3755"/>
        </w:tabs>
        <w:rPr>
          <w:rFonts w:ascii="Times New Roman" w:hAnsi="Times New Roman" w:cs="Times New Roman"/>
          <w:bCs/>
          <w:color w:val="000000"/>
          <w:sz w:val="20"/>
          <w:szCs w:val="20"/>
        </w:rPr>
      </w:pPr>
      <w:r w:rsidRPr="000837DF">
        <w:rPr>
          <w:rFonts w:ascii="Times New Roman" w:hAnsi="Times New Roman" w:cs="Times New Roman"/>
          <w:color w:val="000000"/>
          <w:sz w:val="20"/>
          <w:szCs w:val="20"/>
        </w:rPr>
        <w:t>0 = not performed</w:t>
      </w:r>
      <w:bookmarkStart w:id="10" w:name="_Hlk222415029"/>
      <w:r w:rsidRPr="000837DF">
        <w:rPr>
          <w:rFonts w:ascii="Times New Roman" w:hAnsi="Times New Roman" w:cs="Times New Roman"/>
          <w:color w:val="000000"/>
          <w:sz w:val="20"/>
          <w:szCs w:val="20"/>
        </w:rPr>
        <w:t xml:space="preserve">; 1 = inadequate; 2 = </w:t>
      </w:r>
      <w:bookmarkStart w:id="11" w:name="_Hlk222480168"/>
      <w:bookmarkStart w:id="12" w:name="_Hlk222480202"/>
      <w:r w:rsidRPr="000837DF">
        <w:rPr>
          <w:rFonts w:ascii="Times New Roman" w:hAnsi="Times New Roman" w:cs="Times New Roman"/>
          <w:bCs/>
          <w:color w:val="000000"/>
          <w:sz w:val="20"/>
          <w:szCs w:val="20"/>
        </w:rPr>
        <w:t>minimum standard of care or above</w:t>
      </w:r>
      <w:bookmarkEnd w:id="11"/>
      <w:r w:rsidRPr="000837DF">
        <w:rPr>
          <w:rFonts w:ascii="Times New Roman" w:hAnsi="Times New Roman" w:cs="Times New Roman"/>
          <w:bCs/>
          <w:color w:val="000000"/>
          <w:sz w:val="20"/>
          <w:szCs w:val="20"/>
        </w:rPr>
        <w:t>.</w:t>
      </w:r>
      <w:bookmarkEnd w:id="12"/>
    </w:p>
    <w:p w14:paraId="37411B6E" w14:textId="77777777" w:rsidR="000763ED" w:rsidRPr="007E419D" w:rsidRDefault="000763ED" w:rsidP="000763ED">
      <w:pPr>
        <w:tabs>
          <w:tab w:val="left" w:pos="3755"/>
        </w:tabs>
        <w:rPr>
          <w:rFonts w:ascii="Times New Roman" w:hAnsi="Times New Roman" w:cs="Times New Roman"/>
          <w:bCs/>
          <w:color w:val="000000"/>
        </w:rPr>
      </w:pPr>
    </w:p>
    <w:bookmarkEnd w:id="8"/>
    <w:bookmarkEnd w:id="10"/>
    <w:p w14:paraId="690FF75A" w14:textId="6502EBDF" w:rsidR="000763ED" w:rsidRPr="000837DF" w:rsidRDefault="000763ED" w:rsidP="004B4DEC">
      <w:pPr>
        <w:pStyle w:val="NormalWeb"/>
        <w:spacing w:before="0" w:beforeAutospacing="0" w:after="0" w:afterAutospacing="0" w:line="480" w:lineRule="auto"/>
        <w:rPr>
          <w:color w:val="000000"/>
        </w:rPr>
      </w:pPr>
      <w:r w:rsidRPr="007E419D">
        <w:rPr>
          <w:color w:val="000000"/>
        </w:rPr>
        <w:t>Other comments:</w:t>
      </w:r>
      <w:bookmarkEnd w:id="9"/>
    </w:p>
    <w:p w14:paraId="2E91C259" w14:textId="77777777" w:rsidR="008B1C51" w:rsidRPr="00AF364D" w:rsidRDefault="008B1C51" w:rsidP="004B4DEC">
      <w:pPr>
        <w:spacing w:line="480" w:lineRule="auto"/>
        <w:rPr>
          <w:rFonts w:ascii="Times New Roman" w:hAnsi="Times New Roman" w:cs="Times New Roman"/>
          <w:b/>
          <w:bCs/>
          <w:color w:val="000000"/>
        </w:rPr>
      </w:pPr>
      <w:r w:rsidRPr="00AF364D">
        <w:rPr>
          <w:rFonts w:ascii="Times New Roman" w:hAnsi="Times New Roman" w:cs="Times New Roman"/>
          <w:b/>
          <w:bCs/>
          <w:color w:val="000000"/>
        </w:rPr>
        <w:t>\qqEND downloadable content\</w:t>
      </w:r>
    </w:p>
    <w:p w14:paraId="5D8D255E" w14:textId="77777777" w:rsidR="002914FF" w:rsidRPr="00AF364D" w:rsidRDefault="002914FF" w:rsidP="004B4DEC">
      <w:pPr>
        <w:spacing w:line="480" w:lineRule="auto"/>
        <w:rPr>
          <w:rFonts w:ascii="Times New Roman" w:eastAsia="Times New Roman" w:hAnsi="Times New Roman" w:cs="Times New Roman"/>
          <w:color w:val="000000"/>
        </w:rPr>
      </w:pPr>
    </w:p>
    <w:p w14:paraId="5B9AB120" w14:textId="630E4A92" w:rsidR="4BAC5BA3" w:rsidRPr="00AF364D" w:rsidRDefault="4BAC5BA3"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&lt;a&gt;Debrief</w:t>
      </w:r>
    </w:p>
    <w:p w14:paraId="027D97F0" w14:textId="77777777" w:rsidR="00DE2E28" w:rsidRPr="00DE2E28" w:rsidRDefault="00DE2E28" w:rsidP="00DE2E28">
      <w:pPr>
        <w:spacing w:line="480" w:lineRule="auto"/>
        <w:rPr>
          <w:rFonts w:ascii="Times New Roman" w:eastAsia="Times New Roman" w:hAnsi="Times New Roman" w:cs="Times New Roman"/>
          <w:b/>
          <w:bCs/>
          <w:color w:val="000000"/>
          <w:kern w:val="0"/>
          <w14:ligatures w14:val="none"/>
        </w:rPr>
      </w:pPr>
      <w:r w:rsidRPr="00DE2E28">
        <w:rPr>
          <w:rFonts w:ascii="Times New Roman" w:eastAsia="Times New Roman" w:hAnsi="Times New Roman" w:cs="Times New Roman"/>
          <w:b/>
          <w:bCs/>
          <w:color w:val="000000"/>
          <w:kern w:val="0"/>
          <w14:ligatures w14:val="none"/>
        </w:rPr>
        <w:t>\qqID: Can you link the words “debriefing methods” to the Debriefing Methods (included in the left-hand navigation)?xqq\</w:t>
      </w:r>
    </w:p>
    <w:p w14:paraId="273A8045" w14:textId="77777777" w:rsidR="00DE2E28" w:rsidRPr="00DE2E28" w:rsidRDefault="00DE2E28" w:rsidP="00DE2E28">
      <w:pPr>
        <w:spacing w:line="480" w:lineRule="auto"/>
        <w:rPr>
          <w:rFonts w:ascii="Times New Roman" w:eastAsia="Times New Roman" w:hAnsi="Times New Roman" w:cs="Times New Roman"/>
          <w:color w:val="000000"/>
          <w:kern w:val="0"/>
          <w14:ligatures w14:val="none"/>
        </w:rPr>
      </w:pPr>
      <w:r w:rsidRPr="00DE2E28">
        <w:rPr>
          <w:rFonts w:ascii="Times New Roman" w:eastAsia="Times New Roman" w:hAnsi="Times New Roman" w:cs="Times New Roman"/>
          <w:color w:val="000000"/>
          <w:kern w:val="0"/>
          <w14:ligatures w14:val="none"/>
        </w:rPr>
        <w:t>Please select one of the provided debriefing methods from the Introduction. It is important to have a whole-class debriefing session following each simulation.</w:t>
      </w:r>
    </w:p>
    <w:p w14:paraId="16E4EB7E" w14:textId="77777777" w:rsidR="002914FF" w:rsidRPr="00AF364D" w:rsidRDefault="002914FF" w:rsidP="004B4DEC">
      <w:pPr>
        <w:pStyle w:val="NormalWeb"/>
        <w:spacing w:before="0" w:beforeAutospacing="0" w:after="0" w:afterAutospacing="0" w:line="480" w:lineRule="auto"/>
        <w:rPr>
          <w:color w:val="000000"/>
        </w:rPr>
      </w:pPr>
    </w:p>
    <w:p w14:paraId="524E58DC" w14:textId="5C0A6C2D" w:rsidR="008B1C51" w:rsidRPr="00AF364D" w:rsidRDefault="008B1C51" w:rsidP="004B4DEC">
      <w:pPr>
        <w:pStyle w:val="NormalWeb"/>
        <w:spacing w:before="0" w:beforeAutospacing="0" w:after="0" w:afterAutospacing="0" w:line="480" w:lineRule="auto"/>
        <w:rPr>
          <w:color w:val="000000"/>
        </w:rPr>
      </w:pPr>
      <w:r w:rsidRPr="00AF364D">
        <w:rPr>
          <w:color w:val="000000"/>
        </w:rPr>
        <w:t>&lt;a&gt;Simulation Variations and Author Notes</w:t>
      </w:r>
    </w:p>
    <w:p w14:paraId="207E75B7" w14:textId="76E4D7C4" w:rsidR="002914FF" w:rsidRPr="000837DF" w:rsidRDefault="514A0330" w:rsidP="000837DF">
      <w:pPr>
        <w:pStyle w:val="ListParagraph"/>
        <w:numPr>
          <w:ilvl w:val="0"/>
          <w:numId w:val="27"/>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lastRenderedPageBreak/>
        <w:t>This simulation could be run with any type of sport.</w:t>
      </w:r>
    </w:p>
    <w:p w14:paraId="6099E0B7" w14:textId="75F6EE67" w:rsidR="514A0330" w:rsidRPr="000837DF" w:rsidRDefault="514A0330" w:rsidP="000837DF">
      <w:pPr>
        <w:pStyle w:val="ListParagraph"/>
        <w:numPr>
          <w:ilvl w:val="0"/>
          <w:numId w:val="27"/>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 xml:space="preserve">Instructors may </w:t>
      </w:r>
      <w:r w:rsidR="009F7728" w:rsidRPr="000837DF">
        <w:rPr>
          <w:rFonts w:ascii="Times New Roman" w:eastAsia="Times New Roman" w:hAnsi="Times New Roman" w:cs="Times New Roman"/>
          <w:color w:val="000000"/>
        </w:rPr>
        <w:t xml:space="preserve">also </w:t>
      </w:r>
      <w:r w:rsidRPr="000837DF">
        <w:rPr>
          <w:rFonts w:ascii="Times New Roman" w:eastAsia="Times New Roman" w:hAnsi="Times New Roman" w:cs="Times New Roman"/>
          <w:color w:val="000000"/>
        </w:rPr>
        <w:t>cho</w:t>
      </w:r>
      <w:r w:rsidR="00B15BBE" w:rsidRPr="000837DF">
        <w:rPr>
          <w:rFonts w:ascii="Times New Roman" w:eastAsia="Times New Roman" w:hAnsi="Times New Roman" w:cs="Times New Roman"/>
          <w:color w:val="000000"/>
        </w:rPr>
        <w:t>o</w:t>
      </w:r>
      <w:r w:rsidRPr="000837DF">
        <w:rPr>
          <w:rFonts w:ascii="Times New Roman" w:eastAsia="Times New Roman" w:hAnsi="Times New Roman" w:cs="Times New Roman"/>
          <w:color w:val="000000"/>
        </w:rPr>
        <w:t>se to include a patient who sustained a similar blow but did not have any internal organ injuries</w:t>
      </w:r>
      <w:r w:rsidR="009F7728" w:rsidRPr="000837DF">
        <w:rPr>
          <w:rFonts w:ascii="Times New Roman" w:eastAsia="Times New Roman" w:hAnsi="Times New Roman" w:cs="Times New Roman"/>
          <w:color w:val="000000"/>
        </w:rPr>
        <w:t>,</w:t>
      </w:r>
      <w:r w:rsidRPr="000837DF">
        <w:rPr>
          <w:rFonts w:ascii="Times New Roman" w:eastAsia="Times New Roman" w:hAnsi="Times New Roman" w:cs="Times New Roman"/>
          <w:color w:val="000000"/>
        </w:rPr>
        <w:t xml:space="preserve"> so students can perform the same evaluation and determine which patient is clear to </w:t>
      </w:r>
      <w:r w:rsidR="007C349D" w:rsidRPr="000837DF">
        <w:rPr>
          <w:rFonts w:ascii="Times New Roman" w:eastAsia="Times New Roman" w:hAnsi="Times New Roman" w:cs="Times New Roman"/>
          <w:color w:val="000000"/>
        </w:rPr>
        <w:t>RTP</w:t>
      </w:r>
      <w:r w:rsidRPr="000837DF">
        <w:rPr>
          <w:rFonts w:ascii="Times New Roman" w:eastAsia="Times New Roman" w:hAnsi="Times New Roman" w:cs="Times New Roman"/>
          <w:color w:val="000000"/>
        </w:rPr>
        <w:t xml:space="preserve"> and which needs to be reevaluated.</w:t>
      </w:r>
    </w:p>
    <w:p w14:paraId="4C345A8C" w14:textId="61DDC622" w:rsidR="0058573E" w:rsidRPr="000837DF" w:rsidRDefault="0058573E" w:rsidP="000837DF">
      <w:pPr>
        <w:pStyle w:val="ListParagraph"/>
        <w:numPr>
          <w:ilvl w:val="0"/>
          <w:numId w:val="27"/>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Abdominal cavity injuries can be very difficult to discover</w:t>
      </w:r>
      <w:r w:rsidR="00D4738E" w:rsidRPr="000837DF">
        <w:rPr>
          <w:rFonts w:ascii="Times New Roman" w:eastAsia="Times New Roman" w:hAnsi="Times New Roman" w:cs="Times New Roman"/>
          <w:color w:val="000000"/>
        </w:rPr>
        <w:t>,</w:t>
      </w:r>
      <w:r w:rsidRPr="000837DF">
        <w:rPr>
          <w:rFonts w:ascii="Times New Roman" w:eastAsia="Times New Roman" w:hAnsi="Times New Roman" w:cs="Times New Roman"/>
          <w:color w:val="000000"/>
        </w:rPr>
        <w:t xml:space="preserve"> and signs and symptoms are not always clear or present. A good history and a trend </w:t>
      </w:r>
      <w:r w:rsidR="00F723CC" w:rsidRPr="000837DF">
        <w:rPr>
          <w:rFonts w:ascii="Times New Roman" w:eastAsia="Times New Roman" w:hAnsi="Times New Roman" w:cs="Times New Roman"/>
          <w:color w:val="000000"/>
        </w:rPr>
        <w:t>are</w:t>
      </w:r>
      <w:r w:rsidRPr="000837DF">
        <w:rPr>
          <w:rFonts w:ascii="Times New Roman" w:eastAsia="Times New Roman" w:hAnsi="Times New Roman" w:cs="Times New Roman"/>
          <w:color w:val="000000"/>
        </w:rPr>
        <w:t xml:space="preserve"> very important in discovery. The SPs in these scenarios react more and may express more symptoms than in a real patient. This is intended to assist the HCP in discovering the condition and practicing the skills, but HCPs should be informed that an extreme index of suspicion and caution may be necessary to discover these on a real patient. Many cases can be referred to for spleen and liver injuries where signs and symptoms were ignored, not discovered, or were not indicative, and often</w:t>
      </w:r>
      <w:r w:rsidR="00D4738E" w:rsidRPr="000837DF">
        <w:rPr>
          <w:rFonts w:ascii="Times New Roman" w:eastAsia="Times New Roman" w:hAnsi="Times New Roman" w:cs="Times New Roman"/>
          <w:color w:val="000000"/>
        </w:rPr>
        <w:t>,</w:t>
      </w:r>
      <w:r w:rsidRPr="000837DF">
        <w:rPr>
          <w:rFonts w:ascii="Times New Roman" w:eastAsia="Times New Roman" w:hAnsi="Times New Roman" w:cs="Times New Roman"/>
          <w:color w:val="000000"/>
        </w:rPr>
        <w:t xml:space="preserve"> tragedy resulted.</w:t>
      </w:r>
    </w:p>
    <w:p w14:paraId="6E0E24A3" w14:textId="77777777" w:rsidR="00E90501" w:rsidRPr="00AF364D" w:rsidRDefault="00E90501" w:rsidP="004B4DEC">
      <w:pPr>
        <w:spacing w:line="480" w:lineRule="auto"/>
        <w:rPr>
          <w:rFonts w:ascii="Times New Roman" w:eastAsia="Times New Roman" w:hAnsi="Times New Roman" w:cs="Times New Roman"/>
          <w:color w:val="000000"/>
        </w:rPr>
      </w:pPr>
    </w:p>
    <w:p w14:paraId="0C5894A5" w14:textId="444033C0" w:rsidR="00C54F5A" w:rsidRPr="00AF364D" w:rsidRDefault="00C54F5A"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&lt;a&gt;References</w:t>
      </w:r>
    </w:p>
    <w:p w14:paraId="6C412601" w14:textId="77777777" w:rsidR="00192794" w:rsidRDefault="00192794" w:rsidP="00192794">
      <w:pPr>
        <w:pStyle w:val="ListParagraph"/>
        <w:numPr>
          <w:ilvl w:val="0"/>
          <w:numId w:val="29"/>
        </w:numPr>
        <w:spacing w:line="480" w:lineRule="auto"/>
        <w:rPr>
          <w:rFonts w:ascii="Times New Roman" w:hAnsi="Times New Roman" w:cs="Times New Roman"/>
          <w:color w:val="000000"/>
        </w:rPr>
      </w:pPr>
      <w:r w:rsidRPr="000837DF">
        <w:rPr>
          <w:rFonts w:ascii="Times New Roman" w:hAnsi="Times New Roman" w:cs="Times New Roman"/>
          <w:color w:val="000000"/>
        </w:rPr>
        <w:t xml:space="preserve">Barrett C, Smith D. Recognition and management of abdominal injuries at athletic events. </w:t>
      </w:r>
      <w:r w:rsidRPr="000837DF">
        <w:rPr>
          <w:rFonts w:ascii="Times New Roman" w:hAnsi="Times New Roman" w:cs="Times New Roman"/>
          <w:i/>
          <w:iCs/>
          <w:color w:val="000000"/>
        </w:rPr>
        <w:t>Int J Sports Phys Ther</w:t>
      </w:r>
      <w:r w:rsidRPr="000837DF">
        <w:rPr>
          <w:rFonts w:ascii="Times New Roman" w:hAnsi="Times New Roman" w:cs="Times New Roman"/>
          <w:color w:val="000000"/>
        </w:rPr>
        <w:t>. 2012;7(4):448-451.</w:t>
      </w:r>
    </w:p>
    <w:p w14:paraId="67F8144E" w14:textId="4847241C" w:rsidR="00192794" w:rsidRPr="00192794" w:rsidRDefault="00192794" w:rsidP="00192794">
      <w:pPr>
        <w:pStyle w:val="ListParagraph"/>
        <w:numPr>
          <w:ilvl w:val="0"/>
          <w:numId w:val="29"/>
        </w:numPr>
        <w:spacing w:line="480" w:lineRule="auto"/>
        <w:rPr>
          <w:rFonts w:ascii="Times New Roman" w:hAnsi="Times New Roman" w:cs="Times New Roman"/>
          <w:color w:val="000000"/>
        </w:rPr>
      </w:pPr>
      <w:r w:rsidRPr="000837DF">
        <w:rPr>
          <w:rFonts w:ascii="Times New Roman" w:hAnsi="Times New Roman" w:cs="Times New Roman"/>
          <w:color w:val="000000"/>
        </w:rPr>
        <w:t xml:space="preserve">Cleary MA, Flanagan KW. </w:t>
      </w:r>
      <w:r w:rsidRPr="000837DF">
        <w:rPr>
          <w:rFonts w:ascii="Times New Roman" w:hAnsi="Times New Roman" w:cs="Times New Roman"/>
          <w:i/>
          <w:iCs/>
          <w:color w:val="000000"/>
        </w:rPr>
        <w:t>Acute and Emergency Care in Athletic Training</w:t>
      </w:r>
      <w:r w:rsidRPr="000837DF">
        <w:rPr>
          <w:rFonts w:ascii="Times New Roman" w:hAnsi="Times New Roman" w:cs="Times New Roman"/>
          <w:color w:val="000000"/>
        </w:rPr>
        <w:t>. Human Kinetics; 2017:464.</w:t>
      </w:r>
    </w:p>
    <w:p w14:paraId="5E137274" w14:textId="45FF233F" w:rsidR="00192794" w:rsidRPr="000837DF" w:rsidRDefault="00192794" w:rsidP="000837DF">
      <w:pPr>
        <w:pStyle w:val="ListParagraph"/>
        <w:numPr>
          <w:ilvl w:val="0"/>
          <w:numId w:val="29"/>
        </w:numPr>
        <w:spacing w:line="480" w:lineRule="auto"/>
        <w:rPr>
          <w:rFonts w:ascii="Times New Roman" w:hAnsi="Times New Roman" w:cs="Times New Roman"/>
          <w:color w:val="000000"/>
        </w:rPr>
      </w:pPr>
      <w:r w:rsidRPr="000837DF">
        <w:rPr>
          <w:rFonts w:ascii="Times New Roman" w:hAnsi="Times New Roman" w:cs="Times New Roman"/>
          <w:color w:val="000000"/>
        </w:rPr>
        <w:t xml:space="preserve">Cuppett M, Flanagan KW. </w:t>
      </w:r>
      <w:r w:rsidRPr="000837DF">
        <w:rPr>
          <w:rFonts w:ascii="Times New Roman" w:hAnsi="Times New Roman" w:cs="Times New Roman"/>
          <w:i/>
          <w:iCs/>
          <w:color w:val="000000"/>
        </w:rPr>
        <w:t>Medical Conditions in the Athlete</w:t>
      </w:r>
      <w:r w:rsidRPr="000837DF">
        <w:rPr>
          <w:rFonts w:ascii="Times New Roman" w:hAnsi="Times New Roman" w:cs="Times New Roman"/>
          <w:color w:val="000000"/>
        </w:rPr>
        <w:t>. Human Kinetics; 2017.</w:t>
      </w:r>
    </w:p>
    <w:p w14:paraId="2B1AA84E" w14:textId="77777777" w:rsidR="00192794" w:rsidRPr="000837DF" w:rsidRDefault="00192794" w:rsidP="000837DF">
      <w:pPr>
        <w:numPr>
          <w:ilvl w:val="0"/>
          <w:numId w:val="29"/>
        </w:numPr>
        <w:spacing w:line="480" w:lineRule="auto"/>
        <w:rPr>
          <w:rFonts w:ascii="Times New Roman" w:hAnsi="Times New Roman" w:cs="Times New Roman"/>
          <w:color w:val="000000"/>
        </w:rPr>
      </w:pPr>
      <w:r w:rsidRPr="000837DF">
        <w:rPr>
          <w:rFonts w:ascii="Times New Roman" w:hAnsi="Times New Roman" w:cs="Times New Roman"/>
          <w:color w:val="000000"/>
        </w:rPr>
        <w:t xml:space="preserve">Kansal A, Hughes J. Visceral pain. </w:t>
      </w:r>
      <w:r w:rsidRPr="000837DF">
        <w:rPr>
          <w:rFonts w:ascii="Times New Roman" w:hAnsi="Times New Roman" w:cs="Times New Roman"/>
          <w:i/>
          <w:iCs/>
          <w:color w:val="000000"/>
        </w:rPr>
        <w:t>Anaesth Intensive Care Med</w:t>
      </w:r>
      <w:r w:rsidRPr="000837DF">
        <w:rPr>
          <w:rFonts w:ascii="Times New Roman" w:hAnsi="Times New Roman" w:cs="Times New Roman"/>
          <w:color w:val="000000"/>
        </w:rPr>
        <w:t>. 2016;17(11):543-547. doi:10.1016/j.mpaic.2016.08.013</w:t>
      </w:r>
    </w:p>
    <w:p w14:paraId="38B77BD9" w14:textId="77777777" w:rsidR="00192794" w:rsidRPr="000837DF" w:rsidRDefault="00192794" w:rsidP="000837DF">
      <w:pPr>
        <w:numPr>
          <w:ilvl w:val="0"/>
          <w:numId w:val="29"/>
        </w:numPr>
        <w:spacing w:line="480" w:lineRule="auto"/>
        <w:rPr>
          <w:rFonts w:ascii="Times New Roman" w:hAnsi="Times New Roman" w:cs="Times New Roman"/>
          <w:color w:val="000000"/>
        </w:rPr>
      </w:pPr>
      <w:r w:rsidRPr="000837DF">
        <w:rPr>
          <w:rFonts w:ascii="Times New Roman" w:hAnsi="Times New Roman" w:cs="Times New Roman"/>
          <w:color w:val="000000"/>
        </w:rPr>
        <w:t xml:space="preserve">Ryan JM. Abdominal injuries and sport. </w:t>
      </w:r>
      <w:r w:rsidRPr="000837DF">
        <w:rPr>
          <w:rFonts w:ascii="Times New Roman" w:hAnsi="Times New Roman" w:cs="Times New Roman"/>
          <w:i/>
          <w:iCs/>
          <w:color w:val="000000"/>
        </w:rPr>
        <w:t>Br J Sports Med</w:t>
      </w:r>
      <w:r w:rsidRPr="000837DF">
        <w:rPr>
          <w:rFonts w:ascii="Times New Roman" w:hAnsi="Times New Roman" w:cs="Times New Roman"/>
          <w:color w:val="000000"/>
        </w:rPr>
        <w:t>. 1999;33(3):155-160. doi:10.1136/bjsm.33.3.155</w:t>
      </w:r>
    </w:p>
    <w:p w14:paraId="7217008E" w14:textId="77777777" w:rsidR="00192794" w:rsidRPr="000837DF" w:rsidRDefault="00192794" w:rsidP="000837DF">
      <w:pPr>
        <w:numPr>
          <w:ilvl w:val="0"/>
          <w:numId w:val="29"/>
        </w:numPr>
        <w:spacing w:line="480" w:lineRule="auto"/>
        <w:rPr>
          <w:rFonts w:ascii="Times New Roman" w:hAnsi="Times New Roman" w:cs="Times New Roman"/>
          <w:color w:val="000000"/>
        </w:rPr>
      </w:pPr>
      <w:r w:rsidRPr="000837DF">
        <w:rPr>
          <w:rFonts w:ascii="Times New Roman" w:hAnsi="Times New Roman" w:cs="Times New Roman"/>
          <w:color w:val="000000"/>
        </w:rPr>
        <w:lastRenderedPageBreak/>
        <w:t xml:space="preserve">Soyuncu S, Bektas F, Cete Y. Traditional Kehr’s sign: left shoulder pain related to splenic abscess. </w:t>
      </w:r>
      <w:r w:rsidRPr="000837DF">
        <w:rPr>
          <w:rFonts w:ascii="Times New Roman" w:hAnsi="Times New Roman" w:cs="Times New Roman"/>
          <w:i/>
          <w:iCs/>
          <w:color w:val="000000"/>
        </w:rPr>
        <w:t>TJTES</w:t>
      </w:r>
      <w:r w:rsidRPr="000837DF">
        <w:rPr>
          <w:rFonts w:ascii="Times New Roman" w:hAnsi="Times New Roman" w:cs="Times New Roman"/>
          <w:color w:val="000000"/>
        </w:rPr>
        <w:t>. 2012;18(1):87-88. doi:10.5505/tjtes.2012.04874</w:t>
      </w:r>
    </w:p>
    <w:p w14:paraId="777D47C9" w14:textId="77777777" w:rsidR="00192794" w:rsidRPr="000837DF" w:rsidRDefault="00192794" w:rsidP="000837DF">
      <w:pPr>
        <w:numPr>
          <w:ilvl w:val="0"/>
          <w:numId w:val="29"/>
        </w:numPr>
        <w:spacing w:line="480" w:lineRule="auto"/>
        <w:rPr>
          <w:rFonts w:ascii="Times New Roman" w:hAnsi="Times New Roman" w:cs="Times New Roman"/>
          <w:color w:val="000000"/>
        </w:rPr>
      </w:pPr>
      <w:r w:rsidRPr="000837DF">
        <w:rPr>
          <w:rFonts w:ascii="Times New Roman" w:hAnsi="Times New Roman" w:cs="Times New Roman"/>
          <w:color w:val="000000"/>
        </w:rPr>
        <w:t xml:space="preserve">Swaffield TP, Greene A, Tsai AY, Olympia RP. Two cases of splenic injuries in adolescent lacrosse players. </w:t>
      </w:r>
      <w:r w:rsidRPr="000837DF">
        <w:rPr>
          <w:rFonts w:ascii="Times New Roman" w:hAnsi="Times New Roman" w:cs="Times New Roman"/>
          <w:i/>
          <w:iCs/>
          <w:color w:val="000000"/>
        </w:rPr>
        <w:t>J Pediatr Surg Case Rep</w:t>
      </w:r>
      <w:r w:rsidRPr="000837DF">
        <w:rPr>
          <w:rFonts w:ascii="Times New Roman" w:hAnsi="Times New Roman" w:cs="Times New Roman"/>
          <w:color w:val="000000"/>
        </w:rPr>
        <w:t>. 2022;86:102433. doi:10.1016/j.epsc.2022.102433</w:t>
      </w:r>
    </w:p>
    <w:p w14:paraId="547233E2" w14:textId="77777777" w:rsidR="002914FF" w:rsidRPr="00AF364D" w:rsidRDefault="002914FF" w:rsidP="004B4DEC">
      <w:pPr>
        <w:spacing w:line="480" w:lineRule="auto"/>
        <w:rPr>
          <w:rFonts w:ascii="Times New Roman" w:hAnsi="Times New Roman" w:cs="Times New Roman"/>
          <w:color w:val="000000"/>
        </w:rPr>
      </w:pPr>
    </w:p>
    <w:p w14:paraId="3C3D38B9" w14:textId="77777777" w:rsidR="002914FF" w:rsidRPr="00AF364D" w:rsidRDefault="002914FF" w:rsidP="004B4DEC">
      <w:pPr>
        <w:spacing w:line="480" w:lineRule="auto"/>
        <w:rPr>
          <w:rFonts w:ascii="Times New Roman" w:eastAsia="Times New Roman" w:hAnsi="Times New Roman" w:cs="Times New Roman"/>
          <w:b/>
          <w:bCs/>
          <w:color w:val="000000"/>
        </w:rPr>
      </w:pPr>
      <w:r w:rsidRPr="00AF364D">
        <w:rPr>
          <w:rFonts w:ascii="Times New Roman" w:eastAsia="Times New Roman" w:hAnsi="Times New Roman" w:cs="Times New Roman"/>
          <w:b/>
          <w:bCs/>
          <w:color w:val="000000"/>
        </w:rPr>
        <w:t xml:space="preserve">\qqBEGIN downloadable content: Button name: </w:t>
      </w:r>
      <w:r w:rsidRPr="00AF364D">
        <w:rPr>
          <w:rFonts w:ascii="Times New Roman" w:hAnsi="Times New Roman" w:cs="Times New Roman"/>
          <w:b/>
          <w:bCs/>
          <w:color w:val="000000"/>
        </w:rPr>
        <w:t>Suggested Answers for Select Activities</w:t>
      </w:r>
    </w:p>
    <w:p w14:paraId="1C884551" w14:textId="6BB5F137" w:rsidR="00176049" w:rsidRPr="00AF364D" w:rsidRDefault="002914FF" w:rsidP="00192794">
      <w:pPr>
        <w:spacing w:line="480" w:lineRule="auto"/>
        <w:rPr>
          <w:rFonts w:ascii="Times New Roman" w:hAnsi="Times New Roman" w:cs="Times New Roman"/>
          <w:color w:val="000000"/>
        </w:rPr>
      </w:pPr>
      <w:r w:rsidRPr="00AF364D">
        <w:rPr>
          <w:rFonts w:ascii="Times New Roman" w:hAnsi="Times New Roman" w:cs="Times New Roman"/>
          <w:color w:val="000000"/>
        </w:rPr>
        <w:t>&lt;title&gt;Suggested Answers for Select Activities</w:t>
      </w:r>
    </w:p>
    <w:p w14:paraId="405ED690" w14:textId="48ABC4A9" w:rsidR="002914FF" w:rsidRPr="00AF364D" w:rsidRDefault="4724F028"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&lt;b&gt;</w:t>
      </w:r>
      <w:r w:rsidR="00176049" w:rsidRPr="00AF364D">
        <w:rPr>
          <w:rFonts w:ascii="Times New Roman" w:eastAsia="Times New Roman" w:hAnsi="Times New Roman" w:cs="Times New Roman"/>
          <w:color w:val="000000"/>
        </w:rPr>
        <w:t xml:space="preserve">Presimulation </w:t>
      </w:r>
      <w:r>
        <w:rPr>
          <w:rFonts w:ascii="Times New Roman" w:eastAsia="Times New Roman" w:hAnsi="Times New Roman" w:cs="Times New Roman"/>
          <w:color w:val="000000"/>
        </w:rPr>
        <w:t xml:space="preserve">Activity </w:t>
      </w:r>
      <w:r w:rsidRPr="004379D4">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w:t>
      </w:r>
      <w:r w:rsidR="00B05465">
        <w:rPr>
          <w:rFonts w:ascii="Times New Roman" w:eastAsia="Times New Roman" w:hAnsi="Times New Roman" w:cs="Times New Roman"/>
          <w:color w:val="000000"/>
        </w:rPr>
        <w:t>Clinical Observations and Assessments</w:t>
      </w:r>
    </w:p>
    <w:p w14:paraId="5B60E77B" w14:textId="3EAB9B87" w:rsidR="00FD3FA5" w:rsidRPr="00AF364D" w:rsidRDefault="00720221"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Following are s</w:t>
      </w:r>
      <w:r w:rsidR="00FD3FA5" w:rsidRPr="00AF364D">
        <w:rPr>
          <w:rFonts w:ascii="Times New Roman" w:eastAsia="Times New Roman" w:hAnsi="Times New Roman" w:cs="Times New Roman"/>
          <w:color w:val="000000"/>
        </w:rPr>
        <w:t>ome of the signs</w:t>
      </w:r>
      <w:r w:rsidR="00B05465">
        <w:rPr>
          <w:rFonts w:ascii="Times New Roman" w:eastAsia="Times New Roman" w:hAnsi="Times New Roman" w:cs="Times New Roman"/>
          <w:color w:val="000000"/>
        </w:rPr>
        <w:t>,</w:t>
      </w:r>
      <w:r w:rsidR="00FD3FA5" w:rsidRPr="00AF364D">
        <w:rPr>
          <w:rFonts w:ascii="Times New Roman" w:eastAsia="Times New Roman" w:hAnsi="Times New Roman" w:cs="Times New Roman"/>
          <w:color w:val="000000"/>
        </w:rPr>
        <w:t xml:space="preserve"> symptoms</w:t>
      </w:r>
      <w:r w:rsidR="00B05465">
        <w:rPr>
          <w:rFonts w:ascii="Times New Roman" w:eastAsia="Times New Roman" w:hAnsi="Times New Roman" w:cs="Times New Roman"/>
          <w:color w:val="000000"/>
        </w:rPr>
        <w:t>, or tests and measures</w:t>
      </w:r>
      <w:r w:rsidRPr="00AF364D">
        <w:rPr>
          <w:rFonts w:ascii="Times New Roman" w:eastAsia="Times New Roman" w:hAnsi="Times New Roman" w:cs="Times New Roman"/>
          <w:color w:val="000000"/>
        </w:rPr>
        <w:t xml:space="preserve"> students </w:t>
      </w:r>
      <w:r w:rsidR="00B05465">
        <w:rPr>
          <w:rFonts w:ascii="Times New Roman" w:eastAsia="Times New Roman" w:hAnsi="Times New Roman" w:cs="Times New Roman"/>
          <w:color w:val="000000"/>
        </w:rPr>
        <w:t>c</w:t>
      </w:r>
      <w:r w:rsidRPr="00AF364D">
        <w:rPr>
          <w:rFonts w:ascii="Times New Roman" w:eastAsia="Times New Roman" w:hAnsi="Times New Roman" w:cs="Times New Roman"/>
          <w:color w:val="000000"/>
        </w:rPr>
        <w:t>ould list.</w:t>
      </w:r>
    </w:p>
    <w:p w14:paraId="096D82E5" w14:textId="4895CCD7" w:rsidR="4724F028" w:rsidRPr="00AF364D" w:rsidRDefault="00720221"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&lt;lh&gt;</w:t>
      </w:r>
      <w:r w:rsidR="4724F028" w:rsidRPr="00AF364D">
        <w:rPr>
          <w:rFonts w:ascii="Times New Roman" w:eastAsia="Times New Roman" w:hAnsi="Times New Roman" w:cs="Times New Roman"/>
          <w:color w:val="000000"/>
        </w:rPr>
        <w:t>Liver</w:t>
      </w:r>
    </w:p>
    <w:p w14:paraId="4B2A3004" w14:textId="587A60A9" w:rsidR="4724F028" w:rsidRPr="00AF364D" w:rsidRDefault="00F723CC" w:rsidP="000837DF">
      <w:pPr>
        <w:pStyle w:val="ListParagraph"/>
        <w:numPr>
          <w:ilvl w:val="0"/>
          <w:numId w:val="30"/>
        </w:num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RUQ</w:t>
      </w:r>
      <w:r w:rsidR="4724F028" w:rsidRPr="00AF364D">
        <w:rPr>
          <w:rFonts w:ascii="Times New Roman" w:eastAsia="Times New Roman" w:hAnsi="Times New Roman" w:cs="Times New Roman"/>
          <w:color w:val="000000"/>
        </w:rPr>
        <w:t xml:space="preserve"> abdominal pain</w:t>
      </w:r>
      <w:r w:rsidR="0058573E">
        <w:rPr>
          <w:rFonts w:ascii="Times New Roman" w:eastAsia="Times New Roman" w:hAnsi="Times New Roman" w:cs="Times New Roman"/>
          <w:color w:val="000000"/>
        </w:rPr>
        <w:t xml:space="preserve"> or pain with percussion or palpation</w:t>
      </w:r>
    </w:p>
    <w:p w14:paraId="4293B0AD" w14:textId="69DB17CC" w:rsidR="4724F028" w:rsidRPr="00AF364D" w:rsidRDefault="4724F028" w:rsidP="000837DF">
      <w:pPr>
        <w:pStyle w:val="ListParagraph"/>
        <w:numPr>
          <w:ilvl w:val="0"/>
          <w:numId w:val="30"/>
        </w:num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Radiating</w:t>
      </w:r>
      <w:r w:rsidR="00F723CC">
        <w:rPr>
          <w:rFonts w:ascii="Times New Roman" w:eastAsia="Times New Roman" w:hAnsi="Times New Roman" w:cs="Times New Roman"/>
          <w:color w:val="000000"/>
        </w:rPr>
        <w:t xml:space="preserve"> or </w:t>
      </w:r>
      <w:r w:rsidR="00917AEB">
        <w:rPr>
          <w:rFonts w:ascii="Times New Roman" w:eastAsia="Times New Roman" w:hAnsi="Times New Roman" w:cs="Times New Roman"/>
          <w:color w:val="000000"/>
        </w:rPr>
        <w:t>referred</w:t>
      </w:r>
      <w:r w:rsidRPr="00AF364D">
        <w:rPr>
          <w:rFonts w:ascii="Times New Roman" w:eastAsia="Times New Roman" w:hAnsi="Times New Roman" w:cs="Times New Roman"/>
          <w:color w:val="000000"/>
        </w:rPr>
        <w:t xml:space="preserve"> pain to the right shoulder</w:t>
      </w:r>
    </w:p>
    <w:p w14:paraId="361D4CE6" w14:textId="0E2EDCAC" w:rsidR="4724F028" w:rsidRPr="00AF364D" w:rsidRDefault="4724F028" w:rsidP="000837DF">
      <w:pPr>
        <w:pStyle w:val="ListParagraph"/>
        <w:numPr>
          <w:ilvl w:val="0"/>
          <w:numId w:val="30"/>
        </w:num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Rigid abdomen</w:t>
      </w:r>
      <w:r w:rsidR="00175F22">
        <w:rPr>
          <w:rFonts w:ascii="Times New Roman" w:eastAsia="Times New Roman" w:hAnsi="Times New Roman" w:cs="Times New Roman"/>
          <w:color w:val="000000"/>
        </w:rPr>
        <w:t xml:space="preserve"> or guarding</w:t>
      </w:r>
    </w:p>
    <w:p w14:paraId="615474C5" w14:textId="383266E2" w:rsidR="4724F028" w:rsidRPr="00AF364D" w:rsidRDefault="4724F028" w:rsidP="000837DF">
      <w:pPr>
        <w:pStyle w:val="ListParagraph"/>
        <w:numPr>
          <w:ilvl w:val="0"/>
          <w:numId w:val="30"/>
        </w:num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Nausea or vomiting</w:t>
      </w:r>
    </w:p>
    <w:p w14:paraId="695587A4" w14:textId="6072EFC6" w:rsidR="4724F028" w:rsidRDefault="4724F028" w:rsidP="000837DF">
      <w:pPr>
        <w:pStyle w:val="ListParagraph"/>
        <w:numPr>
          <w:ilvl w:val="0"/>
          <w:numId w:val="30"/>
        </w:num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Rebound tenderness</w:t>
      </w:r>
    </w:p>
    <w:p w14:paraId="082534C4" w14:textId="77777777" w:rsidR="00EF3C42" w:rsidRDefault="0058573E" w:rsidP="000837DF">
      <w:pPr>
        <w:pStyle w:val="ListParagraph"/>
        <w:numPr>
          <w:ilvl w:val="0"/>
          <w:numId w:val="30"/>
        </w:numPr>
        <w:spacing w:line="480" w:lineRule="auto"/>
        <w:rPr>
          <w:rFonts w:ascii="Times New Roman" w:eastAsia="Times New Roman" w:hAnsi="Times New Roman" w:cs="Times New Roman"/>
          <w:color w:val="000000"/>
        </w:rPr>
      </w:pPr>
      <w:r w:rsidRPr="00EF3C42">
        <w:rPr>
          <w:rFonts w:ascii="Times New Roman" w:eastAsia="Times New Roman" w:hAnsi="Times New Roman" w:cs="Times New Roman"/>
          <w:color w:val="000000"/>
        </w:rPr>
        <w:t>Pain unrelieved by position or does not increase with muscular effort</w:t>
      </w:r>
      <w:r w:rsidR="00175F22" w:rsidRPr="00EF3C42">
        <w:rPr>
          <w:rFonts w:ascii="Times New Roman" w:eastAsia="Times New Roman" w:hAnsi="Times New Roman" w:cs="Times New Roman"/>
          <w:color w:val="000000"/>
        </w:rPr>
        <w:t xml:space="preserve"> </w:t>
      </w:r>
      <w:r w:rsidR="00EF3C42">
        <w:rPr>
          <w:rFonts w:ascii="Times New Roman" w:eastAsia="Times New Roman" w:hAnsi="Times New Roman" w:cs="Times New Roman"/>
          <w:color w:val="000000"/>
        </w:rPr>
        <w:t>(helps rule out musculoskeletal injury)</w:t>
      </w:r>
    </w:p>
    <w:p w14:paraId="7FEB41D4" w14:textId="3DF3AEC9" w:rsidR="00175F22" w:rsidRPr="00EF3C42" w:rsidRDefault="00175F22" w:rsidP="000837DF">
      <w:pPr>
        <w:pStyle w:val="ListParagraph"/>
        <w:numPr>
          <w:ilvl w:val="0"/>
          <w:numId w:val="30"/>
        </w:numPr>
        <w:spacing w:line="480" w:lineRule="auto"/>
        <w:rPr>
          <w:rFonts w:ascii="Times New Roman" w:eastAsia="Times New Roman" w:hAnsi="Times New Roman" w:cs="Times New Roman"/>
          <w:color w:val="000000"/>
        </w:rPr>
      </w:pPr>
      <w:r w:rsidRPr="00D4738E">
        <w:rPr>
          <w:rFonts w:ascii="Times New Roman" w:eastAsia="Times New Roman" w:hAnsi="Times New Roman" w:cs="Times New Roman"/>
          <w:color w:val="000000"/>
        </w:rPr>
        <w:t>Rib compression test (to consider rib pain as a cause)</w:t>
      </w:r>
    </w:p>
    <w:p w14:paraId="399FC4AD" w14:textId="6879BECB" w:rsidR="00175F22" w:rsidRDefault="00B05465" w:rsidP="000837DF">
      <w:pPr>
        <w:pStyle w:val="ListParagraph"/>
        <w:numPr>
          <w:ilvl w:val="0"/>
          <w:numId w:val="30"/>
        </w:numPr>
        <w:spacing w:line="480" w:lineRule="auto"/>
        <w:rPr>
          <w:rFonts w:ascii="Times New Roman" w:eastAsia="Times New Roman" w:hAnsi="Times New Roman" w:cs="Times New Roman"/>
          <w:color w:val="000000"/>
        </w:rPr>
      </w:pPr>
      <w:r w:rsidRPr="00D4738E">
        <w:rPr>
          <w:rFonts w:ascii="Times New Roman" w:eastAsia="Times New Roman" w:hAnsi="Times New Roman" w:cs="Times New Roman"/>
          <w:color w:val="000000"/>
        </w:rPr>
        <w:t xml:space="preserve">Murphy’s </w:t>
      </w:r>
      <w:r w:rsidR="002A49A2">
        <w:rPr>
          <w:rFonts w:ascii="Times New Roman" w:eastAsia="Times New Roman" w:hAnsi="Times New Roman" w:cs="Times New Roman"/>
          <w:color w:val="000000"/>
        </w:rPr>
        <w:t xml:space="preserve">sign </w:t>
      </w:r>
      <w:r w:rsidRPr="00D4738E">
        <w:rPr>
          <w:rFonts w:ascii="Times New Roman" w:eastAsia="Times New Roman" w:hAnsi="Times New Roman" w:cs="Times New Roman"/>
          <w:color w:val="000000"/>
        </w:rPr>
        <w:t>(inspiratory arrest with RUQ palpation)</w:t>
      </w:r>
    </w:p>
    <w:p w14:paraId="2B67D256" w14:textId="152CD63D" w:rsidR="00175F22" w:rsidRDefault="00175F22" w:rsidP="000837DF">
      <w:pPr>
        <w:pStyle w:val="ListParagraph"/>
        <w:numPr>
          <w:ilvl w:val="0"/>
          <w:numId w:val="30"/>
        </w:num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Signs of shock</w:t>
      </w:r>
      <w:r w:rsidR="00F723CC">
        <w:rPr>
          <w:rFonts w:ascii="Times New Roman" w:eastAsia="Times New Roman" w:hAnsi="Times New Roman" w:cs="Times New Roman"/>
          <w:color w:val="000000"/>
        </w:rPr>
        <w:t>:</w:t>
      </w:r>
      <w:r w:rsidRPr="00D4738E">
        <w:rPr>
          <w:rFonts w:ascii="Times New Roman" w:eastAsia="Times New Roman" w:hAnsi="Times New Roman" w:cs="Times New Roman"/>
          <w:color w:val="000000"/>
        </w:rPr>
        <w:t xml:space="preserve"> hypotension, pale, cool clammy, tachycardia</w:t>
      </w:r>
    </w:p>
    <w:p w14:paraId="63938E11" w14:textId="74238F90" w:rsidR="00175F22" w:rsidRDefault="00F723CC" w:rsidP="000837DF">
      <w:pPr>
        <w:pStyle w:val="ListParagraph"/>
        <w:numPr>
          <w:ilvl w:val="0"/>
          <w:numId w:val="30"/>
        </w:num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RUQ</w:t>
      </w:r>
      <w:r w:rsidR="00B05465" w:rsidRPr="00D4738E">
        <w:rPr>
          <w:rFonts w:ascii="Times New Roman" w:eastAsia="Times New Roman" w:hAnsi="Times New Roman" w:cs="Times New Roman"/>
          <w:color w:val="000000"/>
        </w:rPr>
        <w:t xml:space="preserve"> ecchymosis</w:t>
      </w:r>
    </w:p>
    <w:p w14:paraId="74877926" w14:textId="3A93DFC9" w:rsidR="00175F22" w:rsidRPr="00D4738E" w:rsidRDefault="002A49A2" w:rsidP="000837DF">
      <w:pPr>
        <w:pStyle w:val="ListParagraph"/>
        <w:numPr>
          <w:ilvl w:val="0"/>
          <w:numId w:val="30"/>
        </w:numPr>
        <w:spacing w:line="480" w:lineRule="auto"/>
        <w:rPr>
          <w:rFonts w:ascii="Times New Roman" w:eastAsia="Times New Roman" w:hAnsi="Times New Roman" w:cs="Times New Roman"/>
          <w:color w:val="000000"/>
        </w:rPr>
      </w:pPr>
      <w:r>
        <w:rPr>
          <w:rFonts w:ascii="Times New Roman" w:hAnsi="Times New Roman" w:cs="Times New Roman"/>
        </w:rPr>
        <w:t>I</w:t>
      </w:r>
      <w:r w:rsidR="00B05465" w:rsidRPr="00D4738E">
        <w:rPr>
          <w:rFonts w:ascii="Times New Roman" w:hAnsi="Times New Roman" w:cs="Times New Roman"/>
        </w:rPr>
        <w:t xml:space="preserve">ncreased respiratory rate that does not return to </w:t>
      </w:r>
      <w:r w:rsidR="00F723CC">
        <w:rPr>
          <w:rFonts w:ascii="Times New Roman" w:hAnsi="Times New Roman" w:cs="Times New Roman"/>
        </w:rPr>
        <w:t>“</w:t>
      </w:r>
      <w:r w:rsidR="00B05465" w:rsidRPr="00D4738E">
        <w:rPr>
          <w:rFonts w:ascii="Times New Roman" w:hAnsi="Times New Roman" w:cs="Times New Roman"/>
        </w:rPr>
        <w:t>normal</w:t>
      </w:r>
      <w:r w:rsidR="00F723CC">
        <w:rPr>
          <w:rFonts w:ascii="Times New Roman" w:hAnsi="Times New Roman" w:cs="Times New Roman"/>
        </w:rPr>
        <w:t>”</w:t>
      </w:r>
      <w:r w:rsidR="00B05465" w:rsidRPr="00D4738E">
        <w:rPr>
          <w:rFonts w:ascii="Times New Roman" w:hAnsi="Times New Roman" w:cs="Times New Roman"/>
        </w:rPr>
        <w:t xml:space="preserve"> with rest</w:t>
      </w:r>
    </w:p>
    <w:p w14:paraId="0256ACB0" w14:textId="23FB3DFE" w:rsidR="00B05465" w:rsidRPr="00175F22" w:rsidRDefault="00B05465" w:rsidP="000837DF">
      <w:pPr>
        <w:pStyle w:val="ListParagraph"/>
        <w:numPr>
          <w:ilvl w:val="0"/>
          <w:numId w:val="30"/>
        </w:numPr>
        <w:spacing w:line="480" w:lineRule="auto"/>
        <w:rPr>
          <w:rFonts w:ascii="Times New Roman" w:eastAsia="Times New Roman" w:hAnsi="Times New Roman" w:cs="Times New Roman"/>
          <w:color w:val="000000"/>
        </w:rPr>
      </w:pPr>
      <w:r w:rsidRPr="00D4738E">
        <w:rPr>
          <w:rFonts w:ascii="Times New Roman" w:hAnsi="Times New Roman" w:cs="Times New Roman"/>
        </w:rPr>
        <w:lastRenderedPageBreak/>
        <w:t xml:space="preserve">RUQ pain after </w:t>
      </w:r>
      <w:r w:rsidR="002A49A2">
        <w:rPr>
          <w:rFonts w:ascii="Times New Roman" w:hAnsi="Times New Roman" w:cs="Times New Roman"/>
        </w:rPr>
        <w:t>trauma</w:t>
      </w:r>
    </w:p>
    <w:p w14:paraId="5D26AF72" w14:textId="35E0216F" w:rsidR="4724F028" w:rsidRPr="00AF364D" w:rsidRDefault="00720221"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&lt;lh&gt;</w:t>
      </w:r>
      <w:r w:rsidR="4724F028" w:rsidRPr="00AF364D">
        <w:rPr>
          <w:rFonts w:ascii="Times New Roman" w:eastAsia="Times New Roman" w:hAnsi="Times New Roman" w:cs="Times New Roman"/>
          <w:color w:val="000000"/>
        </w:rPr>
        <w:t>Spleen</w:t>
      </w:r>
    </w:p>
    <w:p w14:paraId="6D367E40" w14:textId="56DEBECF" w:rsidR="4724F028" w:rsidRPr="000837DF" w:rsidRDefault="4724F028"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Left upper quadrant abdominal pain</w:t>
      </w:r>
    </w:p>
    <w:p w14:paraId="5D75D89C" w14:textId="72406BE4" w:rsidR="00175F22" w:rsidRPr="000837DF" w:rsidRDefault="00175F22"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 xml:space="preserve">Current or recent illness, </w:t>
      </w:r>
      <w:r w:rsidR="00EF3C42" w:rsidRPr="000837DF">
        <w:rPr>
          <w:rFonts w:ascii="Times New Roman" w:eastAsia="Times New Roman" w:hAnsi="Times New Roman" w:cs="Times New Roman"/>
          <w:color w:val="000000"/>
        </w:rPr>
        <w:t>fever</w:t>
      </w:r>
      <w:r w:rsidRPr="000837DF">
        <w:rPr>
          <w:rFonts w:ascii="Times New Roman" w:eastAsia="Times New Roman" w:hAnsi="Times New Roman" w:cs="Times New Roman"/>
          <w:color w:val="000000"/>
        </w:rPr>
        <w:t>, excessive fatigue (high index of suspicion</w:t>
      </w:r>
      <w:r w:rsidR="002A49A2" w:rsidRPr="000837DF">
        <w:rPr>
          <w:rFonts w:ascii="Times New Roman" w:eastAsia="Times New Roman" w:hAnsi="Times New Roman" w:cs="Times New Roman"/>
          <w:color w:val="000000"/>
        </w:rPr>
        <w:t xml:space="preserve"> for splenomegaly</w:t>
      </w:r>
      <w:r w:rsidR="00EF3C42" w:rsidRPr="000837DF">
        <w:rPr>
          <w:rFonts w:ascii="Times New Roman" w:eastAsia="Times New Roman" w:hAnsi="Times New Roman" w:cs="Times New Roman"/>
          <w:color w:val="000000"/>
        </w:rPr>
        <w:t>)</w:t>
      </w:r>
    </w:p>
    <w:p w14:paraId="0D9AAC68" w14:textId="65D852C6" w:rsidR="002A49A2" w:rsidRPr="000837DF" w:rsidRDefault="4724F028"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Pain radiating</w:t>
      </w:r>
      <w:r w:rsidR="002A49A2" w:rsidRPr="000837DF">
        <w:rPr>
          <w:rFonts w:ascii="Times New Roman" w:eastAsia="Times New Roman" w:hAnsi="Times New Roman" w:cs="Times New Roman"/>
          <w:color w:val="000000"/>
        </w:rPr>
        <w:t xml:space="preserve"> or referred</w:t>
      </w:r>
      <w:r w:rsidRPr="000837DF">
        <w:rPr>
          <w:rFonts w:ascii="Times New Roman" w:eastAsia="Times New Roman" w:hAnsi="Times New Roman" w:cs="Times New Roman"/>
          <w:color w:val="000000"/>
        </w:rPr>
        <w:t xml:space="preserve"> to the left shoulder</w:t>
      </w:r>
      <w:r w:rsidR="00F723CC" w:rsidRPr="000837DF">
        <w:rPr>
          <w:rFonts w:ascii="Times New Roman" w:eastAsia="Times New Roman" w:hAnsi="Times New Roman" w:cs="Times New Roman"/>
          <w:color w:val="000000"/>
        </w:rPr>
        <w:t>—</w:t>
      </w:r>
      <w:r w:rsidR="00175F22" w:rsidRPr="000837DF">
        <w:rPr>
          <w:rFonts w:ascii="Times New Roman" w:eastAsia="Times New Roman" w:hAnsi="Times New Roman" w:cs="Times New Roman"/>
          <w:color w:val="000000"/>
        </w:rPr>
        <w:t>Kehr’s sign</w:t>
      </w:r>
    </w:p>
    <w:p w14:paraId="47E79C7D" w14:textId="36EC55B0" w:rsidR="4724F028" w:rsidRPr="000837DF" w:rsidRDefault="00175F22"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Rib compression test (to consider rib pain as a cause)</w:t>
      </w:r>
      <w:r w:rsidR="002A49A2" w:rsidRPr="000837DF">
        <w:rPr>
          <w:rFonts w:ascii="Times New Roman" w:eastAsia="Times New Roman" w:hAnsi="Times New Roman" w:cs="Times New Roman"/>
          <w:color w:val="000000"/>
        </w:rPr>
        <w:t xml:space="preserve"> or tenderness over left ribs</w:t>
      </w:r>
    </w:p>
    <w:p w14:paraId="07EF396F" w14:textId="77777777" w:rsidR="0058573E" w:rsidRPr="000837DF" w:rsidRDefault="4724F028"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Nausea or vomiting</w:t>
      </w:r>
    </w:p>
    <w:p w14:paraId="60777E57" w14:textId="30C54CE6" w:rsidR="00175F22" w:rsidRPr="000837DF" w:rsidRDefault="0058573E"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Pain unrelieved by position or does not increase with muscular effort</w:t>
      </w:r>
      <w:r w:rsidR="00EF3C42" w:rsidRPr="000837DF">
        <w:rPr>
          <w:rFonts w:ascii="Times New Roman" w:eastAsia="Times New Roman" w:hAnsi="Times New Roman" w:cs="Times New Roman"/>
          <w:color w:val="000000"/>
        </w:rPr>
        <w:t xml:space="preserve"> (helps rule out musculoskeletal injury)</w:t>
      </w:r>
    </w:p>
    <w:p w14:paraId="7259F587" w14:textId="77777777" w:rsidR="00175F22" w:rsidRPr="000837DF" w:rsidRDefault="00B05465"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Lightheaded</w:t>
      </w:r>
    </w:p>
    <w:p w14:paraId="38EAEA75" w14:textId="3A4920F2" w:rsidR="00B05465" w:rsidRPr="000837DF" w:rsidRDefault="00B05465" w:rsidP="000837DF">
      <w:pPr>
        <w:pStyle w:val="ListParagraph"/>
        <w:numPr>
          <w:ilvl w:val="0"/>
          <w:numId w:val="31"/>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Left upper quadrant trauma with signs of shock (hypotension, pale, cool clammy, tachycardia)</w:t>
      </w:r>
    </w:p>
    <w:p w14:paraId="6294DC1F" w14:textId="726F642E" w:rsidR="4724F028" w:rsidRPr="00AF364D" w:rsidRDefault="00720221"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&lt;lh&gt;</w:t>
      </w:r>
      <w:r w:rsidR="4724F028" w:rsidRPr="00AF364D">
        <w:rPr>
          <w:rFonts w:ascii="Times New Roman" w:eastAsia="Times New Roman" w:hAnsi="Times New Roman" w:cs="Times New Roman"/>
          <w:color w:val="000000"/>
        </w:rPr>
        <w:t>Appendix</w:t>
      </w:r>
    </w:p>
    <w:p w14:paraId="6FC81CDF" w14:textId="41AA0C92" w:rsidR="4724F028" w:rsidRPr="000837DF" w:rsidRDefault="4724F028"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Pain over McBurney’s point</w:t>
      </w:r>
      <w:r w:rsidR="0058573E" w:rsidRPr="000837DF">
        <w:rPr>
          <w:rFonts w:ascii="Times New Roman" w:eastAsia="Times New Roman" w:hAnsi="Times New Roman" w:cs="Times New Roman"/>
          <w:color w:val="000000"/>
        </w:rPr>
        <w:t xml:space="preserve"> or with other appendix tests</w:t>
      </w:r>
    </w:p>
    <w:p w14:paraId="1DC519AD" w14:textId="5152BABC" w:rsidR="4724F028" w:rsidRPr="000837DF" w:rsidRDefault="4724F028"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Rebound tenderness and guarding</w:t>
      </w:r>
      <w:r w:rsidR="002A49A2" w:rsidRPr="000837DF">
        <w:rPr>
          <w:rFonts w:ascii="Times New Roman" w:eastAsia="Times New Roman" w:hAnsi="Times New Roman" w:cs="Times New Roman"/>
          <w:color w:val="000000"/>
        </w:rPr>
        <w:t xml:space="preserve"> </w:t>
      </w:r>
    </w:p>
    <w:p w14:paraId="16B271DA" w14:textId="134C4C88" w:rsidR="4724F028" w:rsidRPr="000837DF" w:rsidRDefault="4724F028"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Low-grade fever</w:t>
      </w:r>
    </w:p>
    <w:p w14:paraId="29C80222" w14:textId="76A45066" w:rsidR="4724F028" w:rsidRPr="000837DF" w:rsidRDefault="4724F028"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Nausea or vomiting</w:t>
      </w:r>
    </w:p>
    <w:p w14:paraId="5C464309" w14:textId="07087278" w:rsidR="002A49A2" w:rsidRPr="000837DF" w:rsidRDefault="4724F028"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Pain with coughing</w:t>
      </w:r>
      <w:r w:rsidR="002A49A2" w:rsidRPr="000837DF">
        <w:rPr>
          <w:rFonts w:ascii="Times New Roman" w:eastAsia="Times New Roman" w:hAnsi="Times New Roman" w:cs="Times New Roman"/>
          <w:color w:val="000000"/>
        </w:rPr>
        <w:t xml:space="preserve"> or movement</w:t>
      </w:r>
    </w:p>
    <w:p w14:paraId="0A3863BD" w14:textId="77777777" w:rsidR="00175F22" w:rsidRPr="000837DF" w:rsidRDefault="00B05465"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Rovsing’s sign</w:t>
      </w:r>
    </w:p>
    <w:p w14:paraId="2EC332BD" w14:textId="77777777" w:rsidR="00175F22" w:rsidRPr="000837DF" w:rsidRDefault="00B05465"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Psoas sign</w:t>
      </w:r>
    </w:p>
    <w:p w14:paraId="15C1D4D8" w14:textId="3690BF4F" w:rsidR="00B05465" w:rsidRPr="000837DF" w:rsidRDefault="00B05465"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Obturator sign</w:t>
      </w:r>
    </w:p>
    <w:p w14:paraId="5B81E904" w14:textId="21765BD2" w:rsidR="00EF3C42" w:rsidRPr="000837DF" w:rsidRDefault="00EF3C42"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 xml:space="preserve">Periumbilical that migrates to </w:t>
      </w:r>
      <w:r w:rsidR="00F723CC" w:rsidRPr="000837DF">
        <w:rPr>
          <w:rFonts w:ascii="Times New Roman" w:eastAsia="Times New Roman" w:hAnsi="Times New Roman" w:cs="Times New Roman"/>
          <w:color w:val="000000"/>
        </w:rPr>
        <w:t>right lower quadrant (</w:t>
      </w:r>
      <w:r w:rsidRPr="000837DF">
        <w:rPr>
          <w:rFonts w:ascii="Times New Roman" w:eastAsia="Times New Roman" w:hAnsi="Times New Roman" w:cs="Times New Roman"/>
          <w:color w:val="000000"/>
        </w:rPr>
        <w:t>RLQ</w:t>
      </w:r>
      <w:r w:rsidR="00F723CC" w:rsidRPr="000837DF">
        <w:rPr>
          <w:rFonts w:ascii="Times New Roman" w:eastAsia="Times New Roman" w:hAnsi="Times New Roman" w:cs="Times New Roman"/>
          <w:color w:val="000000"/>
        </w:rPr>
        <w:t>)</w:t>
      </w:r>
    </w:p>
    <w:p w14:paraId="591C3298" w14:textId="6A1C27AE" w:rsidR="00EF3C42" w:rsidRPr="000837DF" w:rsidRDefault="00EF3C42" w:rsidP="000837DF">
      <w:pPr>
        <w:pStyle w:val="ListParagraph"/>
        <w:numPr>
          <w:ilvl w:val="0"/>
          <w:numId w:val="32"/>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lastRenderedPageBreak/>
        <w:t>Signs of shock (</w:t>
      </w:r>
      <w:r w:rsidR="00F723CC" w:rsidRPr="000837DF">
        <w:rPr>
          <w:rFonts w:ascii="Times New Roman" w:eastAsia="Times New Roman" w:hAnsi="Times New Roman" w:cs="Times New Roman"/>
          <w:color w:val="000000"/>
        </w:rPr>
        <w:t>e.g.,</w:t>
      </w:r>
      <w:r w:rsidRPr="000837DF">
        <w:rPr>
          <w:rFonts w:ascii="Times New Roman" w:eastAsia="Times New Roman" w:hAnsi="Times New Roman" w:cs="Times New Roman"/>
          <w:color w:val="000000"/>
        </w:rPr>
        <w:t xml:space="preserve"> tachycardia, hypotension, narrowing pulse pressure)</w:t>
      </w:r>
    </w:p>
    <w:p w14:paraId="13030941" w14:textId="36633624" w:rsidR="4724F028" w:rsidRPr="00AF364D" w:rsidRDefault="00720221"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color w:val="000000"/>
        </w:rPr>
        <w:t>&lt;lh&gt;</w:t>
      </w:r>
      <w:r w:rsidR="4724F028" w:rsidRPr="00AF364D">
        <w:rPr>
          <w:rFonts w:ascii="Times New Roman" w:eastAsia="Times New Roman" w:hAnsi="Times New Roman" w:cs="Times New Roman"/>
          <w:color w:val="000000"/>
        </w:rPr>
        <w:t>Kidney</w:t>
      </w:r>
    </w:p>
    <w:p w14:paraId="02E47EEC" w14:textId="18652D42" w:rsidR="4724F028" w:rsidRPr="000837DF" w:rsidRDefault="4724F028"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Pain around the flank</w:t>
      </w:r>
      <w:r w:rsidR="00175F22" w:rsidRPr="000837DF">
        <w:rPr>
          <w:rFonts w:ascii="Times New Roman" w:eastAsia="Times New Roman" w:hAnsi="Times New Roman" w:cs="Times New Roman"/>
          <w:color w:val="000000"/>
        </w:rPr>
        <w:t xml:space="preserve"> or pain with palpation</w:t>
      </w:r>
    </w:p>
    <w:p w14:paraId="230F5B75" w14:textId="028FECB2" w:rsidR="4724F028" w:rsidRPr="000837DF" w:rsidRDefault="4724F028"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Radiating pain to abdomen, groin, or low back</w:t>
      </w:r>
    </w:p>
    <w:p w14:paraId="30746F1C" w14:textId="5C0500AD" w:rsidR="4724F028" w:rsidRPr="000837DF" w:rsidRDefault="4724F028"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Nausea or vomiting</w:t>
      </w:r>
    </w:p>
    <w:p w14:paraId="72107DDC" w14:textId="5497F70A" w:rsidR="4724F028" w:rsidRPr="000837DF" w:rsidRDefault="4724F028"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Abdominal tenderness</w:t>
      </w:r>
      <w:r w:rsidR="00175F22" w:rsidRPr="000837DF">
        <w:rPr>
          <w:rFonts w:ascii="Times New Roman" w:eastAsia="Times New Roman" w:hAnsi="Times New Roman" w:cs="Times New Roman"/>
          <w:color w:val="000000"/>
        </w:rPr>
        <w:t xml:space="preserve"> or guarding</w:t>
      </w:r>
    </w:p>
    <w:p w14:paraId="660731DC" w14:textId="57022FA4" w:rsidR="4724F028" w:rsidRPr="000837DF" w:rsidRDefault="4724F028"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Pain with urination</w:t>
      </w:r>
    </w:p>
    <w:p w14:paraId="3715AAD4" w14:textId="77777777" w:rsidR="00EF3C42" w:rsidRPr="000837DF" w:rsidRDefault="00EF3C42"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H</w:t>
      </w:r>
      <w:r w:rsidR="0058573E" w:rsidRPr="000837DF">
        <w:rPr>
          <w:rFonts w:ascii="Times New Roman" w:eastAsia="Times New Roman" w:hAnsi="Times New Roman" w:cs="Times New Roman"/>
          <w:color w:val="000000"/>
        </w:rPr>
        <w:t>ematuria</w:t>
      </w:r>
    </w:p>
    <w:p w14:paraId="00FBDD6A" w14:textId="200A397D" w:rsidR="0058573E" w:rsidRPr="000837DF" w:rsidRDefault="00EF3C42"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U</w:t>
      </w:r>
      <w:r w:rsidR="00175F22" w:rsidRPr="000837DF">
        <w:rPr>
          <w:rFonts w:ascii="Times New Roman" w:eastAsia="Times New Roman" w:hAnsi="Times New Roman" w:cs="Times New Roman"/>
          <w:color w:val="000000"/>
        </w:rPr>
        <w:t>rinalysis</w:t>
      </w:r>
    </w:p>
    <w:p w14:paraId="629488D8" w14:textId="3CF3FD5A" w:rsidR="00175F22" w:rsidRPr="000837DF" w:rsidRDefault="002A49A2" w:rsidP="000837DF">
      <w:pPr>
        <w:pStyle w:val="ListParagraph"/>
        <w:numPr>
          <w:ilvl w:val="0"/>
          <w:numId w:val="33"/>
        </w:numPr>
        <w:spacing w:line="480" w:lineRule="auto"/>
        <w:rPr>
          <w:rFonts w:ascii="Times New Roman" w:eastAsia="Times New Roman" w:hAnsi="Times New Roman" w:cs="Times New Roman"/>
          <w:color w:val="000000"/>
        </w:rPr>
      </w:pPr>
      <w:r w:rsidRPr="000837DF">
        <w:rPr>
          <w:rFonts w:ascii="Times New Roman" w:eastAsia="Times New Roman" w:hAnsi="Times New Roman" w:cs="Times New Roman"/>
          <w:color w:val="000000"/>
        </w:rPr>
        <w:t>Costovertebral angle tenderness</w:t>
      </w:r>
    </w:p>
    <w:p w14:paraId="4C0BC8CE" w14:textId="2BCDBAC2" w:rsidR="4724F028" w:rsidRPr="00AF364D" w:rsidRDefault="00175F22" w:rsidP="000837DF">
      <w:pPr>
        <w:pStyle w:val="ListParagraph"/>
        <w:numPr>
          <w:ilvl w:val="0"/>
          <w:numId w:val="33"/>
        </w:numPr>
        <w:spacing w:line="480" w:lineRule="auto"/>
      </w:pPr>
      <w:r w:rsidRPr="000837DF">
        <w:rPr>
          <w:rFonts w:ascii="Times New Roman" w:eastAsia="Times New Roman" w:hAnsi="Times New Roman" w:cs="Times New Roman"/>
          <w:color w:val="000000"/>
        </w:rPr>
        <w:t xml:space="preserve">Signs of shock </w:t>
      </w:r>
      <w:r w:rsidR="00B05465" w:rsidRPr="000837DF">
        <w:rPr>
          <w:rFonts w:ascii="Times New Roman" w:eastAsia="Times New Roman" w:hAnsi="Times New Roman" w:cs="Times New Roman"/>
          <w:color w:val="000000"/>
        </w:rPr>
        <w:t>(</w:t>
      </w:r>
      <w:r w:rsidR="00F723CC" w:rsidRPr="000837DF">
        <w:rPr>
          <w:rFonts w:ascii="Times New Roman" w:eastAsia="Times New Roman" w:hAnsi="Times New Roman" w:cs="Times New Roman"/>
          <w:color w:val="000000"/>
        </w:rPr>
        <w:t>e.g.,</w:t>
      </w:r>
      <w:r w:rsidR="00B05465" w:rsidRPr="000837DF">
        <w:rPr>
          <w:rFonts w:ascii="Times New Roman" w:eastAsia="Times New Roman" w:hAnsi="Times New Roman" w:cs="Times New Roman"/>
          <w:color w:val="000000"/>
        </w:rPr>
        <w:t xml:space="preserve"> tachycardia, hypotension, narrowing pulse pressure)</w:t>
      </w:r>
    </w:p>
    <w:p w14:paraId="3D6E9D96" w14:textId="77777777" w:rsidR="00176049" w:rsidRPr="00AF364D" w:rsidRDefault="00176049" w:rsidP="004B4DEC">
      <w:pPr>
        <w:spacing w:line="480" w:lineRule="auto"/>
        <w:rPr>
          <w:rFonts w:ascii="Times New Roman" w:eastAsia="Times New Roman" w:hAnsi="Times New Roman" w:cs="Times New Roman"/>
          <w:color w:val="000000"/>
        </w:rPr>
      </w:pPr>
    </w:p>
    <w:p w14:paraId="52073D48" w14:textId="48852CC3" w:rsidR="002A5FBE" w:rsidRPr="00AF364D" w:rsidRDefault="4724F028" w:rsidP="004B4DEC">
      <w:pPr>
        <w:spacing w:line="480" w:lineRule="auto"/>
        <w:rPr>
          <w:rFonts w:ascii="Times New Roman" w:eastAsia="Times New Roman" w:hAnsi="Times New Roman" w:cs="Times New Roman"/>
          <w:b/>
          <w:bCs/>
          <w:color w:val="000000"/>
          <w:u w:val="single"/>
        </w:rPr>
      </w:pPr>
      <w:r w:rsidRPr="00AF364D">
        <w:rPr>
          <w:rFonts w:ascii="Times New Roman" w:eastAsia="Times New Roman" w:hAnsi="Times New Roman" w:cs="Times New Roman"/>
          <w:color w:val="000000"/>
        </w:rPr>
        <w:t>&lt;b&gt;</w:t>
      </w:r>
      <w:r w:rsidR="00176049" w:rsidRPr="00AF364D">
        <w:rPr>
          <w:rFonts w:ascii="Times New Roman" w:eastAsia="Times New Roman" w:hAnsi="Times New Roman" w:cs="Times New Roman"/>
          <w:color w:val="000000"/>
        </w:rPr>
        <w:t xml:space="preserve">Presimulation </w:t>
      </w:r>
      <w:r>
        <w:rPr>
          <w:rFonts w:ascii="Times New Roman" w:eastAsia="Times New Roman" w:hAnsi="Times New Roman" w:cs="Times New Roman"/>
          <w:color w:val="000000"/>
        </w:rPr>
        <w:t xml:space="preserve">Activity </w:t>
      </w:r>
      <w:r w:rsidR="00175F22">
        <w:rPr>
          <w:rFonts w:ascii="Times New Roman" w:eastAsia="Times New Roman" w:hAnsi="Times New Roman" w:cs="Times New Roman"/>
          <w:color w:val="000000"/>
        </w:rPr>
        <w:t>3</w:t>
      </w:r>
      <w:r>
        <w:rPr>
          <w:rFonts w:ascii="Times New Roman" w:eastAsia="Times New Roman" w:hAnsi="Times New Roman" w:cs="Times New Roman"/>
          <w:color w:val="000000"/>
        </w:rPr>
        <w:t>: Anatomy Labe</w:t>
      </w:r>
      <w:r w:rsidR="00B15BBE" w:rsidRPr="00AF364D">
        <w:rPr>
          <w:rFonts w:ascii="Times New Roman" w:eastAsia="Times New Roman" w:hAnsi="Times New Roman" w:cs="Times New Roman"/>
          <w:color w:val="000000"/>
        </w:rPr>
        <w:t>l</w:t>
      </w:r>
      <w:r w:rsidR="007C349D">
        <w:rPr>
          <w:rFonts w:ascii="Times New Roman" w:eastAsia="Times New Roman" w:hAnsi="Times New Roman" w:cs="Times New Roman"/>
          <w:color w:val="000000"/>
        </w:rPr>
        <w:t>ing</w:t>
      </w:r>
    </w:p>
    <w:p w14:paraId="1EE4606F" w14:textId="5F29DCF5" w:rsidR="00C508D1" w:rsidRPr="00F75F8E" w:rsidRDefault="00C508D1" w:rsidP="00C508D1">
      <w:pPr>
        <w:spacing w:line="480" w:lineRule="auto"/>
        <w:rPr>
          <w:rFonts w:ascii="Times New Roman" w:eastAsia="Times New Roman" w:hAnsi="Times New Roman" w:cs="Times New Roman"/>
          <w:b/>
          <w:bCs/>
          <w:color w:val="000000"/>
        </w:rPr>
      </w:pPr>
      <w:r w:rsidRPr="00F75F8E">
        <w:rPr>
          <w:rFonts w:ascii="Times New Roman" w:eastAsia="Times New Roman" w:hAnsi="Times New Roman" w:cs="Times New Roman"/>
          <w:b/>
          <w:bCs/>
          <w:color w:val="000000"/>
        </w:rPr>
        <w:t xml:space="preserve">\qqINSERT </w:t>
      </w:r>
      <w:r w:rsidRPr="007D1849">
        <w:rPr>
          <w:rFonts w:ascii="Times New Roman" w:eastAsia="Times New Roman" w:hAnsi="Times New Roman" w:cs="Times New Roman"/>
          <w:b/>
          <w:bCs/>
          <w:color w:val="000000"/>
        </w:rPr>
        <w:t>\\pubfile\PubActive\Development\ACADEMIC\2-Active\Larson - X002572\02 Ancillaries\PDFs\PNG</w:t>
      </w:r>
      <w:r>
        <w:rPr>
          <w:rFonts w:ascii="Times New Roman" w:eastAsia="Times New Roman" w:hAnsi="Times New Roman" w:cs="Times New Roman"/>
          <w:b/>
          <w:bCs/>
          <w:color w:val="000000"/>
        </w:rPr>
        <w:t>\</w:t>
      </w:r>
      <w:commentRangeStart w:id="13"/>
      <w:r w:rsidRPr="00F53019">
        <w:rPr>
          <w:rFonts w:ascii="Times New Roman" w:eastAsia="Times New Roman" w:hAnsi="Times New Roman" w:cs="Times New Roman"/>
          <w:b/>
          <w:bCs/>
          <w:color w:val="000000"/>
        </w:rPr>
        <w:t>fig0</w:t>
      </w:r>
      <w:r>
        <w:rPr>
          <w:rFonts w:ascii="Times New Roman" w:eastAsia="Times New Roman" w:hAnsi="Times New Roman" w:cs="Times New Roman"/>
          <w:b/>
          <w:bCs/>
          <w:color w:val="000000"/>
        </w:rPr>
        <w:t>8</w:t>
      </w:r>
      <w:r w:rsidRPr="00F53019">
        <w:rPr>
          <w:rFonts w:ascii="Times New Roman" w:eastAsia="Times New Roman" w:hAnsi="Times New Roman" w:cs="Times New Roman"/>
          <w:b/>
          <w:bCs/>
          <w:color w:val="000000"/>
        </w:rPr>
        <w:t>_0</w:t>
      </w:r>
      <w:r>
        <w:rPr>
          <w:rFonts w:ascii="Times New Roman" w:eastAsia="Times New Roman" w:hAnsi="Times New Roman" w:cs="Times New Roman"/>
          <w:b/>
          <w:bCs/>
          <w:color w:val="000000"/>
        </w:rPr>
        <w:t>1</w:t>
      </w:r>
      <w:r w:rsidRPr="00F53019">
        <w:rPr>
          <w:rFonts w:ascii="Times New Roman" w:eastAsia="Times New Roman" w:hAnsi="Times New Roman" w:cs="Times New Roman"/>
          <w:b/>
          <w:bCs/>
          <w:color w:val="000000"/>
        </w:rPr>
        <w:t>.ai</w:t>
      </w:r>
      <w:commentRangeEnd w:id="13"/>
      <w:r w:rsidR="00CE4C7A" w:rsidRPr="00F75F8E">
        <w:rPr>
          <w:rStyle w:val="CommentReference"/>
          <w:rFonts w:ascii="Times New Roman" w:eastAsia="Times New Roman" w:hAnsi="Times New Roman" w:cs="Times New Roman"/>
          <w:b/>
          <w:bCs/>
          <w:color w:val="000000"/>
          <w:sz w:val="24"/>
          <w:szCs w:val="24"/>
        </w:rPr>
        <w:commentReference w:id="13"/>
      </w:r>
    </w:p>
    <w:p w14:paraId="7B41E9E0" w14:textId="77777777" w:rsidR="00182A17" w:rsidRDefault="00182A17" w:rsidP="004B4DEC">
      <w:pPr>
        <w:spacing w:line="480" w:lineRule="auto"/>
        <w:rPr>
          <w:rFonts w:ascii="Times New Roman" w:hAnsi="Times New Roman" w:cs="Times New Roman"/>
          <w:color w:val="000000"/>
        </w:rPr>
      </w:pPr>
      <w:r>
        <w:rPr>
          <w:rFonts w:ascii="Times New Roman" w:hAnsi="Times New Roman" w:cs="Times New Roman"/>
          <w:color w:val="000000"/>
        </w:rPr>
        <w:t>&lt;fc&gt;</w:t>
      </w:r>
      <w:r w:rsidRPr="004379D4">
        <w:rPr>
          <w:rFonts w:ascii="Times New Roman" w:hAnsi="Times New Roman" w:cs="Times New Roman"/>
          <w:color w:val="000000"/>
        </w:rPr>
        <w:t>Figure 8</w:t>
      </w:r>
      <w:r>
        <w:rPr>
          <w:rFonts w:ascii="Times New Roman" w:hAnsi="Times New Roman" w:cs="Times New Roman"/>
          <w:color w:val="000000"/>
        </w:rPr>
        <w:t>.</w:t>
      </w:r>
      <w:r w:rsidRPr="004379D4">
        <w:rPr>
          <w:rFonts w:ascii="Times New Roman" w:hAnsi="Times New Roman" w:cs="Times New Roman"/>
          <w:color w:val="000000"/>
        </w:rPr>
        <w:t>1</w:t>
      </w:r>
      <w:r>
        <w:rPr>
          <w:rFonts w:ascii="Times New Roman" w:hAnsi="Times New Roman" w:cs="Times New Roman"/>
          <w:color w:val="000000"/>
        </w:rPr>
        <w:t xml:space="preserve"> Abdominal cavity.</w:t>
      </w:r>
    </w:p>
    <w:p w14:paraId="5C4E13BB" w14:textId="66986934" w:rsidR="005D7736" w:rsidRPr="000837DF" w:rsidDel="00CE4C7A" w:rsidRDefault="005D7736" w:rsidP="005D7736">
      <w:pPr>
        <w:spacing w:line="480" w:lineRule="auto"/>
        <w:rPr>
          <w:del w:id="14" w:author="Anna Seaman" w:date="2026-08-14T11:00:00Z" w16du:dateUtc="2026-08-14T16:00:00Z"/>
          <w:rFonts w:ascii="Times New Roman" w:hAnsi="Times New Roman" w:cs="Times New Roman"/>
          <w:color w:val="000000"/>
          <w:sz w:val="20"/>
          <w:szCs w:val="20"/>
        </w:rPr>
      </w:pPr>
      <w:del w:id="15" w:author="Anna Seaman" w:date="2026-08-14T11:00:00Z" w16du:dateUtc="2026-08-14T16:00:00Z">
        <w:r w:rsidRPr="000837DF" w:rsidDel="00CE4C7A">
          <w:rPr>
            <w:rFonts w:ascii="Times New Roman" w:hAnsi="Times New Roman" w:cs="Times New Roman"/>
            <w:color w:val="000000"/>
            <w:sz w:val="20"/>
            <w:szCs w:val="20"/>
          </w:rPr>
          <w:delText xml:space="preserve">Adapted by permission from M.J. Flegel, </w:delText>
        </w:r>
        <w:r w:rsidRPr="000837DF" w:rsidDel="00CE4C7A">
          <w:rPr>
            <w:rFonts w:ascii="Times New Roman" w:hAnsi="Times New Roman" w:cs="Times New Roman"/>
            <w:i/>
            <w:iCs/>
            <w:color w:val="000000"/>
            <w:sz w:val="20"/>
            <w:szCs w:val="20"/>
          </w:rPr>
          <w:delText>Sport First Aid</w:delText>
        </w:r>
        <w:r w:rsidRPr="000837DF" w:rsidDel="00CE4C7A">
          <w:rPr>
            <w:rFonts w:ascii="Times New Roman" w:hAnsi="Times New Roman" w:cs="Times New Roman"/>
            <w:color w:val="000000"/>
            <w:sz w:val="20"/>
            <w:szCs w:val="20"/>
          </w:rPr>
          <w:delText>, 3rd ed. (Human Kinetics, 2004).</w:delText>
        </w:r>
      </w:del>
    </w:p>
    <w:p w14:paraId="48D197D9" w14:textId="252D652A" w:rsidR="0E73C3CC" w:rsidRPr="004B4DEC" w:rsidRDefault="0E73C3CC" w:rsidP="004B4DEC">
      <w:pPr>
        <w:spacing w:line="480" w:lineRule="auto"/>
        <w:rPr>
          <w:rFonts w:ascii="Times New Roman" w:eastAsia="Times New Roman" w:hAnsi="Times New Roman" w:cs="Times New Roman"/>
          <w:color w:val="000000"/>
        </w:rPr>
      </w:pPr>
      <w:r w:rsidRPr="00AF364D">
        <w:rPr>
          <w:rFonts w:ascii="Times New Roman" w:eastAsia="Times New Roman" w:hAnsi="Times New Roman" w:cs="Times New Roman"/>
          <w:b/>
          <w:bCs/>
          <w:color w:val="000000"/>
        </w:rPr>
        <w:t>\qqEND downloadable content\</w:t>
      </w:r>
    </w:p>
    <w:sectPr w:rsidR="0E73C3CC" w:rsidRPr="004B4DEC" w:rsidSect="004B4DEC">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nna Seaman" w:date="2026-08-14T11:01:00Z" w:initials="AS">
    <w:p w14:paraId="72A4A4B2" w14:textId="77777777" w:rsidR="00CE4C7A" w:rsidRDefault="00CE4C7A" w:rsidP="00CE4C7A">
      <w:pPr>
        <w:pStyle w:val="CommentText"/>
      </w:pPr>
      <w:r>
        <w:rPr>
          <w:rStyle w:val="CommentReference"/>
        </w:rPr>
        <w:annotationRef/>
      </w:r>
      <w: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4A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87494" w16cex:dateUtc="2026-08-1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4A4B2" w16cid:durableId="71787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F86F" w14:textId="77777777" w:rsidR="00A976AD" w:rsidRDefault="00A976AD" w:rsidP="009F7728">
      <w:r>
        <w:separator/>
      </w:r>
    </w:p>
  </w:endnote>
  <w:endnote w:type="continuationSeparator" w:id="0">
    <w:p w14:paraId="769EB242" w14:textId="77777777" w:rsidR="00A976AD" w:rsidRDefault="00A976AD" w:rsidP="009F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CD93" w14:textId="77777777" w:rsidR="00A976AD" w:rsidRDefault="00A976AD" w:rsidP="009F7728">
      <w:r>
        <w:separator/>
      </w:r>
    </w:p>
  </w:footnote>
  <w:footnote w:type="continuationSeparator" w:id="0">
    <w:p w14:paraId="42AB454A" w14:textId="77777777" w:rsidR="00A976AD" w:rsidRDefault="00A976AD" w:rsidP="009F7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E91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167A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D40A9"/>
    <w:multiLevelType w:val="hybridMultilevel"/>
    <w:tmpl w:val="8608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F2B32"/>
    <w:multiLevelType w:val="hybridMultilevel"/>
    <w:tmpl w:val="528AD49A"/>
    <w:lvl w:ilvl="0" w:tplc="A1BE8B68">
      <w:start w:val="1"/>
      <w:numFmt w:val="bullet"/>
      <w:lvlText w:val=""/>
      <w:lvlJc w:val="left"/>
      <w:pPr>
        <w:ind w:left="720" w:hanging="360"/>
      </w:pPr>
      <w:rPr>
        <w:rFonts w:ascii="Symbol" w:hAnsi="Symbol" w:hint="default"/>
      </w:rPr>
    </w:lvl>
    <w:lvl w:ilvl="1" w:tplc="8E82B8AE">
      <w:start w:val="1"/>
      <w:numFmt w:val="bullet"/>
      <w:lvlText w:val="o"/>
      <w:lvlJc w:val="left"/>
      <w:pPr>
        <w:ind w:left="1440" w:hanging="360"/>
      </w:pPr>
      <w:rPr>
        <w:rFonts w:ascii="Courier New" w:hAnsi="Courier New" w:hint="default"/>
      </w:rPr>
    </w:lvl>
    <w:lvl w:ilvl="2" w:tplc="9BDCB7B6">
      <w:start w:val="1"/>
      <w:numFmt w:val="bullet"/>
      <w:lvlText w:val=""/>
      <w:lvlJc w:val="left"/>
      <w:pPr>
        <w:ind w:left="2160" w:hanging="360"/>
      </w:pPr>
      <w:rPr>
        <w:rFonts w:ascii="Wingdings" w:hAnsi="Wingdings" w:hint="default"/>
      </w:rPr>
    </w:lvl>
    <w:lvl w:ilvl="3" w:tplc="36E67BDE">
      <w:start w:val="1"/>
      <w:numFmt w:val="bullet"/>
      <w:lvlText w:val=""/>
      <w:lvlJc w:val="left"/>
      <w:pPr>
        <w:ind w:left="2880" w:hanging="360"/>
      </w:pPr>
      <w:rPr>
        <w:rFonts w:ascii="Symbol" w:hAnsi="Symbol" w:hint="default"/>
      </w:rPr>
    </w:lvl>
    <w:lvl w:ilvl="4" w:tplc="85129EA0">
      <w:start w:val="1"/>
      <w:numFmt w:val="bullet"/>
      <w:lvlText w:val="o"/>
      <w:lvlJc w:val="left"/>
      <w:pPr>
        <w:ind w:left="3600" w:hanging="360"/>
      </w:pPr>
      <w:rPr>
        <w:rFonts w:ascii="Courier New" w:hAnsi="Courier New" w:hint="default"/>
      </w:rPr>
    </w:lvl>
    <w:lvl w:ilvl="5" w:tplc="F0E4DC52">
      <w:start w:val="1"/>
      <w:numFmt w:val="bullet"/>
      <w:lvlText w:val=""/>
      <w:lvlJc w:val="left"/>
      <w:pPr>
        <w:ind w:left="4320" w:hanging="360"/>
      </w:pPr>
      <w:rPr>
        <w:rFonts w:ascii="Wingdings" w:hAnsi="Wingdings" w:hint="default"/>
      </w:rPr>
    </w:lvl>
    <w:lvl w:ilvl="6" w:tplc="DE481DEA">
      <w:start w:val="1"/>
      <w:numFmt w:val="bullet"/>
      <w:lvlText w:val=""/>
      <w:lvlJc w:val="left"/>
      <w:pPr>
        <w:ind w:left="5040" w:hanging="360"/>
      </w:pPr>
      <w:rPr>
        <w:rFonts w:ascii="Symbol" w:hAnsi="Symbol" w:hint="default"/>
      </w:rPr>
    </w:lvl>
    <w:lvl w:ilvl="7" w:tplc="EEA26C54">
      <w:start w:val="1"/>
      <w:numFmt w:val="bullet"/>
      <w:lvlText w:val="o"/>
      <w:lvlJc w:val="left"/>
      <w:pPr>
        <w:ind w:left="5760" w:hanging="360"/>
      </w:pPr>
      <w:rPr>
        <w:rFonts w:ascii="Courier New" w:hAnsi="Courier New" w:hint="default"/>
      </w:rPr>
    </w:lvl>
    <w:lvl w:ilvl="8" w:tplc="4F18D55E">
      <w:start w:val="1"/>
      <w:numFmt w:val="bullet"/>
      <w:lvlText w:val=""/>
      <w:lvlJc w:val="left"/>
      <w:pPr>
        <w:ind w:left="6480" w:hanging="360"/>
      </w:pPr>
      <w:rPr>
        <w:rFonts w:ascii="Wingdings" w:hAnsi="Wingdings" w:hint="default"/>
      </w:rPr>
    </w:lvl>
  </w:abstractNum>
  <w:abstractNum w:abstractNumId="4"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35653"/>
    <w:multiLevelType w:val="hybridMultilevel"/>
    <w:tmpl w:val="40E87692"/>
    <w:lvl w:ilvl="0" w:tplc="1C9E3D18">
      <w:start w:val="1"/>
      <w:numFmt w:val="bullet"/>
      <w:lvlText w:val=""/>
      <w:lvlJc w:val="left"/>
      <w:pPr>
        <w:ind w:left="720" w:hanging="360"/>
      </w:pPr>
      <w:rPr>
        <w:rFonts w:ascii="Symbol" w:hAnsi="Symbol" w:hint="default"/>
      </w:rPr>
    </w:lvl>
    <w:lvl w:ilvl="1" w:tplc="405A284E">
      <w:start w:val="1"/>
      <w:numFmt w:val="bullet"/>
      <w:lvlText w:val="o"/>
      <w:lvlJc w:val="left"/>
      <w:pPr>
        <w:ind w:left="1440" w:hanging="360"/>
      </w:pPr>
      <w:rPr>
        <w:rFonts w:ascii="Courier New" w:hAnsi="Courier New" w:hint="default"/>
      </w:rPr>
    </w:lvl>
    <w:lvl w:ilvl="2" w:tplc="BC94F3FE">
      <w:start w:val="1"/>
      <w:numFmt w:val="bullet"/>
      <w:lvlText w:val=""/>
      <w:lvlJc w:val="left"/>
      <w:pPr>
        <w:ind w:left="2160" w:hanging="360"/>
      </w:pPr>
      <w:rPr>
        <w:rFonts w:ascii="Wingdings" w:hAnsi="Wingdings" w:hint="default"/>
      </w:rPr>
    </w:lvl>
    <w:lvl w:ilvl="3" w:tplc="E78684DA">
      <w:start w:val="1"/>
      <w:numFmt w:val="bullet"/>
      <w:lvlText w:val=""/>
      <w:lvlJc w:val="left"/>
      <w:pPr>
        <w:ind w:left="2880" w:hanging="360"/>
      </w:pPr>
      <w:rPr>
        <w:rFonts w:ascii="Symbol" w:hAnsi="Symbol" w:hint="default"/>
      </w:rPr>
    </w:lvl>
    <w:lvl w:ilvl="4" w:tplc="148C7FD4">
      <w:start w:val="1"/>
      <w:numFmt w:val="bullet"/>
      <w:lvlText w:val="o"/>
      <w:lvlJc w:val="left"/>
      <w:pPr>
        <w:ind w:left="3600" w:hanging="360"/>
      </w:pPr>
      <w:rPr>
        <w:rFonts w:ascii="Courier New" w:hAnsi="Courier New" w:hint="default"/>
      </w:rPr>
    </w:lvl>
    <w:lvl w:ilvl="5" w:tplc="67C8E442">
      <w:start w:val="1"/>
      <w:numFmt w:val="bullet"/>
      <w:lvlText w:val=""/>
      <w:lvlJc w:val="left"/>
      <w:pPr>
        <w:ind w:left="4320" w:hanging="360"/>
      </w:pPr>
      <w:rPr>
        <w:rFonts w:ascii="Wingdings" w:hAnsi="Wingdings" w:hint="default"/>
      </w:rPr>
    </w:lvl>
    <w:lvl w:ilvl="6" w:tplc="633A0564">
      <w:start w:val="1"/>
      <w:numFmt w:val="bullet"/>
      <w:lvlText w:val=""/>
      <w:lvlJc w:val="left"/>
      <w:pPr>
        <w:ind w:left="5040" w:hanging="360"/>
      </w:pPr>
      <w:rPr>
        <w:rFonts w:ascii="Symbol" w:hAnsi="Symbol" w:hint="default"/>
      </w:rPr>
    </w:lvl>
    <w:lvl w:ilvl="7" w:tplc="1152FDBA">
      <w:start w:val="1"/>
      <w:numFmt w:val="bullet"/>
      <w:lvlText w:val="o"/>
      <w:lvlJc w:val="left"/>
      <w:pPr>
        <w:ind w:left="5760" w:hanging="360"/>
      </w:pPr>
      <w:rPr>
        <w:rFonts w:ascii="Courier New" w:hAnsi="Courier New" w:hint="default"/>
      </w:rPr>
    </w:lvl>
    <w:lvl w:ilvl="8" w:tplc="8C922404">
      <w:start w:val="1"/>
      <w:numFmt w:val="bullet"/>
      <w:lvlText w:val=""/>
      <w:lvlJc w:val="left"/>
      <w:pPr>
        <w:ind w:left="6480" w:hanging="360"/>
      </w:pPr>
      <w:rPr>
        <w:rFonts w:ascii="Wingdings" w:hAnsi="Wingdings" w:hint="default"/>
      </w:rPr>
    </w:lvl>
  </w:abstractNum>
  <w:abstractNum w:abstractNumId="6" w15:restartNumberingAfterBreak="0">
    <w:nsid w:val="1DA6FAAC"/>
    <w:multiLevelType w:val="hybridMultilevel"/>
    <w:tmpl w:val="7626263E"/>
    <w:lvl w:ilvl="0" w:tplc="62B665D4">
      <w:start w:val="1"/>
      <w:numFmt w:val="bullet"/>
      <w:lvlText w:val=""/>
      <w:lvlJc w:val="left"/>
      <w:pPr>
        <w:ind w:left="720" w:hanging="360"/>
      </w:pPr>
      <w:rPr>
        <w:rFonts w:ascii="Symbol" w:hAnsi="Symbol" w:hint="default"/>
      </w:rPr>
    </w:lvl>
    <w:lvl w:ilvl="1" w:tplc="D562C69A">
      <w:start w:val="1"/>
      <w:numFmt w:val="bullet"/>
      <w:lvlText w:val="o"/>
      <w:lvlJc w:val="left"/>
      <w:pPr>
        <w:ind w:left="1440" w:hanging="360"/>
      </w:pPr>
      <w:rPr>
        <w:rFonts w:ascii="Courier New" w:hAnsi="Courier New" w:hint="default"/>
      </w:rPr>
    </w:lvl>
    <w:lvl w:ilvl="2" w:tplc="86F036DE">
      <w:start w:val="1"/>
      <w:numFmt w:val="bullet"/>
      <w:lvlText w:val=""/>
      <w:lvlJc w:val="left"/>
      <w:pPr>
        <w:ind w:left="2160" w:hanging="360"/>
      </w:pPr>
      <w:rPr>
        <w:rFonts w:ascii="Wingdings" w:hAnsi="Wingdings" w:hint="default"/>
      </w:rPr>
    </w:lvl>
    <w:lvl w:ilvl="3" w:tplc="74F67490">
      <w:start w:val="1"/>
      <w:numFmt w:val="bullet"/>
      <w:lvlText w:val=""/>
      <w:lvlJc w:val="left"/>
      <w:pPr>
        <w:ind w:left="2880" w:hanging="360"/>
      </w:pPr>
      <w:rPr>
        <w:rFonts w:ascii="Symbol" w:hAnsi="Symbol" w:hint="default"/>
      </w:rPr>
    </w:lvl>
    <w:lvl w:ilvl="4" w:tplc="2CFE92AC">
      <w:start w:val="1"/>
      <w:numFmt w:val="bullet"/>
      <w:lvlText w:val="o"/>
      <w:lvlJc w:val="left"/>
      <w:pPr>
        <w:ind w:left="3600" w:hanging="360"/>
      </w:pPr>
      <w:rPr>
        <w:rFonts w:ascii="Courier New" w:hAnsi="Courier New" w:hint="default"/>
      </w:rPr>
    </w:lvl>
    <w:lvl w:ilvl="5" w:tplc="469099BE">
      <w:start w:val="1"/>
      <w:numFmt w:val="bullet"/>
      <w:lvlText w:val=""/>
      <w:lvlJc w:val="left"/>
      <w:pPr>
        <w:ind w:left="4320" w:hanging="360"/>
      </w:pPr>
      <w:rPr>
        <w:rFonts w:ascii="Wingdings" w:hAnsi="Wingdings" w:hint="default"/>
      </w:rPr>
    </w:lvl>
    <w:lvl w:ilvl="6" w:tplc="A3D6FC46">
      <w:start w:val="1"/>
      <w:numFmt w:val="bullet"/>
      <w:lvlText w:val=""/>
      <w:lvlJc w:val="left"/>
      <w:pPr>
        <w:ind w:left="5040" w:hanging="360"/>
      </w:pPr>
      <w:rPr>
        <w:rFonts w:ascii="Symbol" w:hAnsi="Symbol" w:hint="default"/>
      </w:rPr>
    </w:lvl>
    <w:lvl w:ilvl="7" w:tplc="A8D43DC0">
      <w:start w:val="1"/>
      <w:numFmt w:val="bullet"/>
      <w:lvlText w:val="o"/>
      <w:lvlJc w:val="left"/>
      <w:pPr>
        <w:ind w:left="5760" w:hanging="360"/>
      </w:pPr>
      <w:rPr>
        <w:rFonts w:ascii="Courier New" w:hAnsi="Courier New" w:hint="default"/>
      </w:rPr>
    </w:lvl>
    <w:lvl w:ilvl="8" w:tplc="6478B2B6">
      <w:start w:val="1"/>
      <w:numFmt w:val="bullet"/>
      <w:lvlText w:val=""/>
      <w:lvlJc w:val="left"/>
      <w:pPr>
        <w:ind w:left="6480" w:hanging="360"/>
      </w:pPr>
      <w:rPr>
        <w:rFonts w:ascii="Wingdings" w:hAnsi="Wingdings" w:hint="default"/>
      </w:rPr>
    </w:lvl>
  </w:abstractNum>
  <w:abstractNum w:abstractNumId="7" w15:restartNumberingAfterBreak="0">
    <w:nsid w:val="1FDA1A3C"/>
    <w:multiLevelType w:val="hybridMultilevel"/>
    <w:tmpl w:val="4FD8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F1011"/>
    <w:multiLevelType w:val="hybridMultilevel"/>
    <w:tmpl w:val="0944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606E94"/>
    <w:multiLevelType w:val="hybridMultilevel"/>
    <w:tmpl w:val="CEDC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B7F6F"/>
    <w:multiLevelType w:val="hybridMultilevel"/>
    <w:tmpl w:val="5712E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C762C9"/>
    <w:multiLevelType w:val="hybridMultilevel"/>
    <w:tmpl w:val="0426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47C15"/>
    <w:multiLevelType w:val="hybridMultilevel"/>
    <w:tmpl w:val="078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84105"/>
    <w:multiLevelType w:val="hybridMultilevel"/>
    <w:tmpl w:val="9C9228F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F8C5C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215F2C8"/>
    <w:multiLevelType w:val="hybridMultilevel"/>
    <w:tmpl w:val="DDE65C78"/>
    <w:lvl w:ilvl="0" w:tplc="BCE6625C">
      <w:start w:val="1"/>
      <w:numFmt w:val="bullet"/>
      <w:lvlText w:val=""/>
      <w:lvlJc w:val="left"/>
      <w:pPr>
        <w:ind w:left="720" w:hanging="360"/>
      </w:pPr>
      <w:rPr>
        <w:rFonts w:ascii="Symbol" w:hAnsi="Symbol" w:hint="default"/>
      </w:rPr>
    </w:lvl>
    <w:lvl w:ilvl="1" w:tplc="038ED314">
      <w:start w:val="1"/>
      <w:numFmt w:val="bullet"/>
      <w:lvlText w:val="o"/>
      <w:lvlJc w:val="left"/>
      <w:pPr>
        <w:ind w:left="1440" w:hanging="360"/>
      </w:pPr>
      <w:rPr>
        <w:rFonts w:ascii="Courier New" w:hAnsi="Courier New" w:hint="default"/>
      </w:rPr>
    </w:lvl>
    <w:lvl w:ilvl="2" w:tplc="4F827F1C">
      <w:start w:val="1"/>
      <w:numFmt w:val="bullet"/>
      <w:lvlText w:val=""/>
      <w:lvlJc w:val="left"/>
      <w:pPr>
        <w:ind w:left="2160" w:hanging="360"/>
      </w:pPr>
      <w:rPr>
        <w:rFonts w:ascii="Wingdings" w:hAnsi="Wingdings" w:hint="default"/>
      </w:rPr>
    </w:lvl>
    <w:lvl w:ilvl="3" w:tplc="BBB23662">
      <w:start w:val="1"/>
      <w:numFmt w:val="bullet"/>
      <w:lvlText w:val=""/>
      <w:lvlJc w:val="left"/>
      <w:pPr>
        <w:ind w:left="2880" w:hanging="360"/>
      </w:pPr>
      <w:rPr>
        <w:rFonts w:ascii="Symbol" w:hAnsi="Symbol" w:hint="default"/>
      </w:rPr>
    </w:lvl>
    <w:lvl w:ilvl="4" w:tplc="BDA62FD8">
      <w:start w:val="1"/>
      <w:numFmt w:val="bullet"/>
      <w:lvlText w:val="o"/>
      <w:lvlJc w:val="left"/>
      <w:pPr>
        <w:ind w:left="3600" w:hanging="360"/>
      </w:pPr>
      <w:rPr>
        <w:rFonts w:ascii="Courier New" w:hAnsi="Courier New" w:hint="default"/>
      </w:rPr>
    </w:lvl>
    <w:lvl w:ilvl="5" w:tplc="BAD658CA">
      <w:start w:val="1"/>
      <w:numFmt w:val="bullet"/>
      <w:lvlText w:val=""/>
      <w:lvlJc w:val="left"/>
      <w:pPr>
        <w:ind w:left="4320" w:hanging="360"/>
      </w:pPr>
      <w:rPr>
        <w:rFonts w:ascii="Wingdings" w:hAnsi="Wingdings" w:hint="default"/>
      </w:rPr>
    </w:lvl>
    <w:lvl w:ilvl="6" w:tplc="C6286066">
      <w:start w:val="1"/>
      <w:numFmt w:val="bullet"/>
      <w:lvlText w:val=""/>
      <w:lvlJc w:val="left"/>
      <w:pPr>
        <w:ind w:left="5040" w:hanging="360"/>
      </w:pPr>
      <w:rPr>
        <w:rFonts w:ascii="Symbol" w:hAnsi="Symbol" w:hint="default"/>
      </w:rPr>
    </w:lvl>
    <w:lvl w:ilvl="7" w:tplc="B4C21D36">
      <w:start w:val="1"/>
      <w:numFmt w:val="bullet"/>
      <w:lvlText w:val="o"/>
      <w:lvlJc w:val="left"/>
      <w:pPr>
        <w:ind w:left="5760" w:hanging="360"/>
      </w:pPr>
      <w:rPr>
        <w:rFonts w:ascii="Courier New" w:hAnsi="Courier New" w:hint="default"/>
      </w:rPr>
    </w:lvl>
    <w:lvl w:ilvl="8" w:tplc="FB080138">
      <w:start w:val="1"/>
      <w:numFmt w:val="bullet"/>
      <w:lvlText w:val=""/>
      <w:lvlJc w:val="left"/>
      <w:pPr>
        <w:ind w:left="6480" w:hanging="360"/>
      </w:pPr>
      <w:rPr>
        <w:rFonts w:ascii="Wingdings" w:hAnsi="Wingdings" w:hint="default"/>
      </w:rPr>
    </w:lvl>
  </w:abstractNum>
  <w:abstractNum w:abstractNumId="19" w15:restartNumberingAfterBreak="0">
    <w:nsid w:val="534DF398"/>
    <w:multiLevelType w:val="hybridMultilevel"/>
    <w:tmpl w:val="93E06978"/>
    <w:lvl w:ilvl="0" w:tplc="BF64ED08">
      <w:start w:val="1"/>
      <w:numFmt w:val="bullet"/>
      <w:lvlText w:val=""/>
      <w:lvlJc w:val="left"/>
      <w:pPr>
        <w:ind w:left="720" w:hanging="360"/>
      </w:pPr>
      <w:rPr>
        <w:rFonts w:ascii="Symbol" w:hAnsi="Symbol" w:hint="default"/>
      </w:rPr>
    </w:lvl>
    <w:lvl w:ilvl="1" w:tplc="FB20C49C">
      <w:start w:val="1"/>
      <w:numFmt w:val="bullet"/>
      <w:lvlText w:val="o"/>
      <w:lvlJc w:val="left"/>
      <w:pPr>
        <w:ind w:left="1440" w:hanging="360"/>
      </w:pPr>
      <w:rPr>
        <w:rFonts w:ascii="Courier New" w:hAnsi="Courier New" w:hint="default"/>
      </w:rPr>
    </w:lvl>
    <w:lvl w:ilvl="2" w:tplc="123282A0">
      <w:start w:val="1"/>
      <w:numFmt w:val="bullet"/>
      <w:lvlText w:val=""/>
      <w:lvlJc w:val="left"/>
      <w:pPr>
        <w:ind w:left="2160" w:hanging="360"/>
      </w:pPr>
      <w:rPr>
        <w:rFonts w:ascii="Wingdings" w:hAnsi="Wingdings" w:hint="default"/>
      </w:rPr>
    </w:lvl>
    <w:lvl w:ilvl="3" w:tplc="A5BEFB68">
      <w:start w:val="1"/>
      <w:numFmt w:val="bullet"/>
      <w:lvlText w:val=""/>
      <w:lvlJc w:val="left"/>
      <w:pPr>
        <w:ind w:left="2880" w:hanging="360"/>
      </w:pPr>
      <w:rPr>
        <w:rFonts w:ascii="Symbol" w:hAnsi="Symbol" w:hint="default"/>
      </w:rPr>
    </w:lvl>
    <w:lvl w:ilvl="4" w:tplc="685C00BE">
      <w:start w:val="1"/>
      <w:numFmt w:val="bullet"/>
      <w:lvlText w:val="o"/>
      <w:lvlJc w:val="left"/>
      <w:pPr>
        <w:ind w:left="3600" w:hanging="360"/>
      </w:pPr>
      <w:rPr>
        <w:rFonts w:ascii="Courier New" w:hAnsi="Courier New" w:hint="default"/>
      </w:rPr>
    </w:lvl>
    <w:lvl w:ilvl="5" w:tplc="BEBEF42A">
      <w:start w:val="1"/>
      <w:numFmt w:val="bullet"/>
      <w:lvlText w:val=""/>
      <w:lvlJc w:val="left"/>
      <w:pPr>
        <w:ind w:left="4320" w:hanging="360"/>
      </w:pPr>
      <w:rPr>
        <w:rFonts w:ascii="Wingdings" w:hAnsi="Wingdings" w:hint="default"/>
      </w:rPr>
    </w:lvl>
    <w:lvl w:ilvl="6" w:tplc="897A8572">
      <w:start w:val="1"/>
      <w:numFmt w:val="bullet"/>
      <w:lvlText w:val=""/>
      <w:lvlJc w:val="left"/>
      <w:pPr>
        <w:ind w:left="5040" w:hanging="360"/>
      </w:pPr>
      <w:rPr>
        <w:rFonts w:ascii="Symbol" w:hAnsi="Symbol" w:hint="default"/>
      </w:rPr>
    </w:lvl>
    <w:lvl w:ilvl="7" w:tplc="CC463B16">
      <w:start w:val="1"/>
      <w:numFmt w:val="bullet"/>
      <w:lvlText w:val="o"/>
      <w:lvlJc w:val="left"/>
      <w:pPr>
        <w:ind w:left="5760" w:hanging="360"/>
      </w:pPr>
      <w:rPr>
        <w:rFonts w:ascii="Courier New" w:hAnsi="Courier New" w:hint="default"/>
      </w:rPr>
    </w:lvl>
    <w:lvl w:ilvl="8" w:tplc="425413F0">
      <w:start w:val="1"/>
      <w:numFmt w:val="bullet"/>
      <w:lvlText w:val=""/>
      <w:lvlJc w:val="left"/>
      <w:pPr>
        <w:ind w:left="6480" w:hanging="360"/>
      </w:pPr>
      <w:rPr>
        <w:rFonts w:ascii="Wingdings" w:hAnsi="Wingdings" w:hint="default"/>
      </w:rPr>
    </w:lvl>
  </w:abstractNum>
  <w:abstractNum w:abstractNumId="20" w15:restartNumberingAfterBreak="0">
    <w:nsid w:val="56DD14BE"/>
    <w:multiLevelType w:val="hybridMultilevel"/>
    <w:tmpl w:val="BFD8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BCD1A"/>
    <w:multiLevelType w:val="hybridMultilevel"/>
    <w:tmpl w:val="3B98813C"/>
    <w:lvl w:ilvl="0" w:tplc="4B7EA7D4">
      <w:start w:val="1"/>
      <w:numFmt w:val="bullet"/>
      <w:lvlText w:val=""/>
      <w:lvlJc w:val="left"/>
      <w:pPr>
        <w:ind w:left="720" w:hanging="360"/>
      </w:pPr>
      <w:rPr>
        <w:rFonts w:ascii="Symbol" w:hAnsi="Symbol" w:hint="default"/>
      </w:rPr>
    </w:lvl>
    <w:lvl w:ilvl="1" w:tplc="DBF4D36A">
      <w:start w:val="1"/>
      <w:numFmt w:val="bullet"/>
      <w:lvlText w:val="o"/>
      <w:lvlJc w:val="left"/>
      <w:pPr>
        <w:ind w:left="1440" w:hanging="360"/>
      </w:pPr>
      <w:rPr>
        <w:rFonts w:ascii="Courier New" w:hAnsi="Courier New" w:hint="default"/>
      </w:rPr>
    </w:lvl>
    <w:lvl w:ilvl="2" w:tplc="38986ADE">
      <w:start w:val="1"/>
      <w:numFmt w:val="bullet"/>
      <w:lvlText w:val=""/>
      <w:lvlJc w:val="left"/>
      <w:pPr>
        <w:ind w:left="2160" w:hanging="360"/>
      </w:pPr>
      <w:rPr>
        <w:rFonts w:ascii="Wingdings" w:hAnsi="Wingdings" w:hint="default"/>
      </w:rPr>
    </w:lvl>
    <w:lvl w:ilvl="3" w:tplc="2BE6A380">
      <w:start w:val="1"/>
      <w:numFmt w:val="bullet"/>
      <w:lvlText w:val=""/>
      <w:lvlJc w:val="left"/>
      <w:pPr>
        <w:ind w:left="2880" w:hanging="360"/>
      </w:pPr>
      <w:rPr>
        <w:rFonts w:ascii="Symbol" w:hAnsi="Symbol" w:hint="default"/>
      </w:rPr>
    </w:lvl>
    <w:lvl w:ilvl="4" w:tplc="FD9875BC">
      <w:start w:val="1"/>
      <w:numFmt w:val="bullet"/>
      <w:lvlText w:val="o"/>
      <w:lvlJc w:val="left"/>
      <w:pPr>
        <w:ind w:left="3600" w:hanging="360"/>
      </w:pPr>
      <w:rPr>
        <w:rFonts w:ascii="Courier New" w:hAnsi="Courier New" w:hint="default"/>
      </w:rPr>
    </w:lvl>
    <w:lvl w:ilvl="5" w:tplc="2E62AB6C">
      <w:start w:val="1"/>
      <w:numFmt w:val="bullet"/>
      <w:lvlText w:val=""/>
      <w:lvlJc w:val="left"/>
      <w:pPr>
        <w:ind w:left="4320" w:hanging="360"/>
      </w:pPr>
      <w:rPr>
        <w:rFonts w:ascii="Wingdings" w:hAnsi="Wingdings" w:hint="default"/>
      </w:rPr>
    </w:lvl>
    <w:lvl w:ilvl="6" w:tplc="03645704">
      <w:start w:val="1"/>
      <w:numFmt w:val="bullet"/>
      <w:lvlText w:val=""/>
      <w:lvlJc w:val="left"/>
      <w:pPr>
        <w:ind w:left="5040" w:hanging="360"/>
      </w:pPr>
      <w:rPr>
        <w:rFonts w:ascii="Symbol" w:hAnsi="Symbol" w:hint="default"/>
      </w:rPr>
    </w:lvl>
    <w:lvl w:ilvl="7" w:tplc="9FE6ACA4">
      <w:start w:val="1"/>
      <w:numFmt w:val="bullet"/>
      <w:lvlText w:val="o"/>
      <w:lvlJc w:val="left"/>
      <w:pPr>
        <w:ind w:left="5760" w:hanging="360"/>
      </w:pPr>
      <w:rPr>
        <w:rFonts w:ascii="Courier New" w:hAnsi="Courier New" w:hint="default"/>
      </w:rPr>
    </w:lvl>
    <w:lvl w:ilvl="8" w:tplc="A620C2E2">
      <w:start w:val="1"/>
      <w:numFmt w:val="bullet"/>
      <w:lvlText w:val=""/>
      <w:lvlJc w:val="left"/>
      <w:pPr>
        <w:ind w:left="6480" w:hanging="360"/>
      </w:pPr>
      <w:rPr>
        <w:rFonts w:ascii="Wingdings" w:hAnsi="Wingdings" w:hint="default"/>
      </w:rPr>
    </w:lvl>
  </w:abstractNum>
  <w:abstractNum w:abstractNumId="25" w15:restartNumberingAfterBreak="0">
    <w:nsid w:val="699E4159"/>
    <w:multiLevelType w:val="hybridMultilevel"/>
    <w:tmpl w:val="E9F4D5A6"/>
    <w:lvl w:ilvl="0" w:tplc="B9EC2A98">
      <w:start w:val="1"/>
      <w:numFmt w:val="bullet"/>
      <w:lvlText w:val=""/>
      <w:lvlJc w:val="left"/>
      <w:pPr>
        <w:ind w:left="720" w:hanging="360"/>
      </w:pPr>
      <w:rPr>
        <w:rFonts w:ascii="Symbol" w:hAnsi="Symbol" w:hint="default"/>
      </w:rPr>
    </w:lvl>
    <w:lvl w:ilvl="1" w:tplc="68BC7B16">
      <w:start w:val="1"/>
      <w:numFmt w:val="bullet"/>
      <w:lvlText w:val="o"/>
      <w:lvlJc w:val="left"/>
      <w:pPr>
        <w:ind w:left="1440" w:hanging="360"/>
      </w:pPr>
      <w:rPr>
        <w:rFonts w:ascii="Courier New" w:hAnsi="Courier New" w:hint="default"/>
      </w:rPr>
    </w:lvl>
    <w:lvl w:ilvl="2" w:tplc="649C2DD8">
      <w:start w:val="1"/>
      <w:numFmt w:val="bullet"/>
      <w:lvlText w:val=""/>
      <w:lvlJc w:val="left"/>
      <w:pPr>
        <w:ind w:left="2160" w:hanging="360"/>
      </w:pPr>
      <w:rPr>
        <w:rFonts w:ascii="Wingdings" w:hAnsi="Wingdings" w:hint="default"/>
      </w:rPr>
    </w:lvl>
    <w:lvl w:ilvl="3" w:tplc="3B824210">
      <w:start w:val="1"/>
      <w:numFmt w:val="bullet"/>
      <w:lvlText w:val=""/>
      <w:lvlJc w:val="left"/>
      <w:pPr>
        <w:ind w:left="2880" w:hanging="360"/>
      </w:pPr>
      <w:rPr>
        <w:rFonts w:ascii="Symbol" w:hAnsi="Symbol" w:hint="default"/>
      </w:rPr>
    </w:lvl>
    <w:lvl w:ilvl="4" w:tplc="F1F03C50">
      <w:start w:val="1"/>
      <w:numFmt w:val="bullet"/>
      <w:lvlText w:val="o"/>
      <w:lvlJc w:val="left"/>
      <w:pPr>
        <w:ind w:left="3600" w:hanging="360"/>
      </w:pPr>
      <w:rPr>
        <w:rFonts w:ascii="Courier New" w:hAnsi="Courier New" w:hint="default"/>
      </w:rPr>
    </w:lvl>
    <w:lvl w:ilvl="5" w:tplc="3D9C1D3C">
      <w:start w:val="1"/>
      <w:numFmt w:val="bullet"/>
      <w:lvlText w:val=""/>
      <w:lvlJc w:val="left"/>
      <w:pPr>
        <w:ind w:left="4320" w:hanging="360"/>
      </w:pPr>
      <w:rPr>
        <w:rFonts w:ascii="Wingdings" w:hAnsi="Wingdings" w:hint="default"/>
      </w:rPr>
    </w:lvl>
    <w:lvl w:ilvl="6" w:tplc="00647684">
      <w:start w:val="1"/>
      <w:numFmt w:val="bullet"/>
      <w:lvlText w:val=""/>
      <w:lvlJc w:val="left"/>
      <w:pPr>
        <w:ind w:left="5040" w:hanging="360"/>
      </w:pPr>
      <w:rPr>
        <w:rFonts w:ascii="Symbol" w:hAnsi="Symbol" w:hint="default"/>
      </w:rPr>
    </w:lvl>
    <w:lvl w:ilvl="7" w:tplc="38B28F82">
      <w:start w:val="1"/>
      <w:numFmt w:val="bullet"/>
      <w:lvlText w:val="o"/>
      <w:lvlJc w:val="left"/>
      <w:pPr>
        <w:ind w:left="5760" w:hanging="360"/>
      </w:pPr>
      <w:rPr>
        <w:rFonts w:ascii="Courier New" w:hAnsi="Courier New" w:hint="default"/>
      </w:rPr>
    </w:lvl>
    <w:lvl w:ilvl="8" w:tplc="D6FAB5E4">
      <w:start w:val="1"/>
      <w:numFmt w:val="bullet"/>
      <w:lvlText w:val=""/>
      <w:lvlJc w:val="left"/>
      <w:pPr>
        <w:ind w:left="6480" w:hanging="360"/>
      </w:pPr>
      <w:rPr>
        <w:rFonts w:ascii="Wingdings" w:hAnsi="Wingdings" w:hint="default"/>
      </w:rPr>
    </w:lvl>
  </w:abstractNum>
  <w:abstractNum w:abstractNumId="26" w15:restartNumberingAfterBreak="0">
    <w:nsid w:val="6F8DD0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39726A7"/>
    <w:multiLevelType w:val="hybridMultilevel"/>
    <w:tmpl w:val="9228722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47E8C69"/>
    <w:multiLevelType w:val="hybridMultilevel"/>
    <w:tmpl w:val="7AD82664"/>
    <w:lvl w:ilvl="0" w:tplc="52282480">
      <w:start w:val="1"/>
      <w:numFmt w:val="bullet"/>
      <w:lvlText w:val=""/>
      <w:lvlJc w:val="left"/>
      <w:pPr>
        <w:ind w:left="720" w:hanging="360"/>
      </w:pPr>
      <w:rPr>
        <w:rFonts w:ascii="Symbol" w:hAnsi="Symbol" w:hint="default"/>
      </w:rPr>
    </w:lvl>
    <w:lvl w:ilvl="1" w:tplc="A8787420">
      <w:start w:val="1"/>
      <w:numFmt w:val="bullet"/>
      <w:lvlText w:val="o"/>
      <w:lvlJc w:val="left"/>
      <w:pPr>
        <w:ind w:left="1440" w:hanging="360"/>
      </w:pPr>
      <w:rPr>
        <w:rFonts w:ascii="Courier New" w:hAnsi="Courier New" w:hint="default"/>
      </w:rPr>
    </w:lvl>
    <w:lvl w:ilvl="2" w:tplc="8F36ABCE">
      <w:start w:val="1"/>
      <w:numFmt w:val="bullet"/>
      <w:lvlText w:val=""/>
      <w:lvlJc w:val="left"/>
      <w:pPr>
        <w:ind w:left="2160" w:hanging="360"/>
      </w:pPr>
      <w:rPr>
        <w:rFonts w:ascii="Wingdings" w:hAnsi="Wingdings" w:hint="default"/>
      </w:rPr>
    </w:lvl>
    <w:lvl w:ilvl="3" w:tplc="7278CABE">
      <w:start w:val="1"/>
      <w:numFmt w:val="bullet"/>
      <w:lvlText w:val=""/>
      <w:lvlJc w:val="left"/>
      <w:pPr>
        <w:ind w:left="2880" w:hanging="360"/>
      </w:pPr>
      <w:rPr>
        <w:rFonts w:ascii="Symbol" w:hAnsi="Symbol" w:hint="default"/>
      </w:rPr>
    </w:lvl>
    <w:lvl w:ilvl="4" w:tplc="7F704CF0">
      <w:start w:val="1"/>
      <w:numFmt w:val="bullet"/>
      <w:lvlText w:val="o"/>
      <w:lvlJc w:val="left"/>
      <w:pPr>
        <w:ind w:left="3600" w:hanging="360"/>
      </w:pPr>
      <w:rPr>
        <w:rFonts w:ascii="Courier New" w:hAnsi="Courier New" w:hint="default"/>
      </w:rPr>
    </w:lvl>
    <w:lvl w:ilvl="5" w:tplc="1CC86924">
      <w:start w:val="1"/>
      <w:numFmt w:val="bullet"/>
      <w:lvlText w:val=""/>
      <w:lvlJc w:val="left"/>
      <w:pPr>
        <w:ind w:left="4320" w:hanging="360"/>
      </w:pPr>
      <w:rPr>
        <w:rFonts w:ascii="Wingdings" w:hAnsi="Wingdings" w:hint="default"/>
      </w:rPr>
    </w:lvl>
    <w:lvl w:ilvl="6" w:tplc="FFA4DFF6">
      <w:start w:val="1"/>
      <w:numFmt w:val="bullet"/>
      <w:lvlText w:val=""/>
      <w:lvlJc w:val="left"/>
      <w:pPr>
        <w:ind w:left="5040" w:hanging="360"/>
      </w:pPr>
      <w:rPr>
        <w:rFonts w:ascii="Symbol" w:hAnsi="Symbol" w:hint="default"/>
      </w:rPr>
    </w:lvl>
    <w:lvl w:ilvl="7" w:tplc="9D72C108">
      <w:start w:val="1"/>
      <w:numFmt w:val="bullet"/>
      <w:lvlText w:val="o"/>
      <w:lvlJc w:val="left"/>
      <w:pPr>
        <w:ind w:left="5760" w:hanging="360"/>
      </w:pPr>
      <w:rPr>
        <w:rFonts w:ascii="Courier New" w:hAnsi="Courier New" w:hint="default"/>
      </w:rPr>
    </w:lvl>
    <w:lvl w:ilvl="8" w:tplc="CB1ED29A">
      <w:start w:val="1"/>
      <w:numFmt w:val="bullet"/>
      <w:lvlText w:val=""/>
      <w:lvlJc w:val="left"/>
      <w:pPr>
        <w:ind w:left="6480" w:hanging="360"/>
      </w:pPr>
      <w:rPr>
        <w:rFonts w:ascii="Wingdings" w:hAnsi="Wingdings" w:hint="default"/>
      </w:rPr>
    </w:lvl>
  </w:abstractNum>
  <w:abstractNum w:abstractNumId="29" w15:restartNumberingAfterBreak="0">
    <w:nsid w:val="75017691"/>
    <w:multiLevelType w:val="hybridMultilevel"/>
    <w:tmpl w:val="CC66E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E084F"/>
    <w:multiLevelType w:val="hybridMultilevel"/>
    <w:tmpl w:val="9FD2A510"/>
    <w:lvl w:ilvl="0" w:tplc="CB04137C">
      <w:start w:val="1"/>
      <w:numFmt w:val="bullet"/>
      <w:lvlText w:val=""/>
      <w:lvlJc w:val="left"/>
      <w:pPr>
        <w:ind w:left="720" w:hanging="360"/>
      </w:pPr>
      <w:rPr>
        <w:rFonts w:ascii="Symbol" w:hAnsi="Symbol" w:hint="default"/>
      </w:rPr>
    </w:lvl>
    <w:lvl w:ilvl="1" w:tplc="DD280A68">
      <w:start w:val="1"/>
      <w:numFmt w:val="bullet"/>
      <w:lvlText w:val="o"/>
      <w:lvlJc w:val="left"/>
      <w:pPr>
        <w:ind w:left="1440" w:hanging="360"/>
      </w:pPr>
      <w:rPr>
        <w:rFonts w:ascii="Courier New" w:hAnsi="Courier New" w:hint="default"/>
      </w:rPr>
    </w:lvl>
    <w:lvl w:ilvl="2" w:tplc="91B2D0CE">
      <w:start w:val="1"/>
      <w:numFmt w:val="bullet"/>
      <w:lvlText w:val=""/>
      <w:lvlJc w:val="left"/>
      <w:pPr>
        <w:ind w:left="2160" w:hanging="360"/>
      </w:pPr>
      <w:rPr>
        <w:rFonts w:ascii="Wingdings" w:hAnsi="Wingdings" w:hint="default"/>
      </w:rPr>
    </w:lvl>
    <w:lvl w:ilvl="3" w:tplc="1332A2AA">
      <w:start w:val="1"/>
      <w:numFmt w:val="bullet"/>
      <w:lvlText w:val=""/>
      <w:lvlJc w:val="left"/>
      <w:pPr>
        <w:ind w:left="2880" w:hanging="360"/>
      </w:pPr>
      <w:rPr>
        <w:rFonts w:ascii="Symbol" w:hAnsi="Symbol" w:hint="default"/>
      </w:rPr>
    </w:lvl>
    <w:lvl w:ilvl="4" w:tplc="FAF88C64">
      <w:start w:val="1"/>
      <w:numFmt w:val="bullet"/>
      <w:lvlText w:val="o"/>
      <w:lvlJc w:val="left"/>
      <w:pPr>
        <w:ind w:left="3600" w:hanging="360"/>
      </w:pPr>
      <w:rPr>
        <w:rFonts w:ascii="Courier New" w:hAnsi="Courier New" w:hint="default"/>
      </w:rPr>
    </w:lvl>
    <w:lvl w:ilvl="5" w:tplc="77CE9CC2">
      <w:start w:val="1"/>
      <w:numFmt w:val="bullet"/>
      <w:lvlText w:val=""/>
      <w:lvlJc w:val="left"/>
      <w:pPr>
        <w:ind w:left="4320" w:hanging="360"/>
      </w:pPr>
      <w:rPr>
        <w:rFonts w:ascii="Wingdings" w:hAnsi="Wingdings" w:hint="default"/>
      </w:rPr>
    </w:lvl>
    <w:lvl w:ilvl="6" w:tplc="4D8EC542">
      <w:start w:val="1"/>
      <w:numFmt w:val="bullet"/>
      <w:lvlText w:val=""/>
      <w:lvlJc w:val="left"/>
      <w:pPr>
        <w:ind w:left="5040" w:hanging="360"/>
      </w:pPr>
      <w:rPr>
        <w:rFonts w:ascii="Symbol" w:hAnsi="Symbol" w:hint="default"/>
      </w:rPr>
    </w:lvl>
    <w:lvl w:ilvl="7" w:tplc="3026B0DA">
      <w:start w:val="1"/>
      <w:numFmt w:val="bullet"/>
      <w:lvlText w:val="o"/>
      <w:lvlJc w:val="left"/>
      <w:pPr>
        <w:ind w:left="5760" w:hanging="360"/>
      </w:pPr>
      <w:rPr>
        <w:rFonts w:ascii="Courier New" w:hAnsi="Courier New" w:hint="default"/>
      </w:rPr>
    </w:lvl>
    <w:lvl w:ilvl="8" w:tplc="09961D18">
      <w:start w:val="1"/>
      <w:numFmt w:val="bullet"/>
      <w:lvlText w:val=""/>
      <w:lvlJc w:val="left"/>
      <w:pPr>
        <w:ind w:left="6480" w:hanging="360"/>
      </w:pPr>
      <w:rPr>
        <w:rFonts w:ascii="Wingdings" w:hAnsi="Wingdings" w:hint="default"/>
      </w:rPr>
    </w:lvl>
  </w:abstractNum>
  <w:abstractNum w:abstractNumId="31" w15:restartNumberingAfterBreak="0">
    <w:nsid w:val="7CBC87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E17189C"/>
    <w:multiLevelType w:val="multilevel"/>
    <w:tmpl w:val="C0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160712">
    <w:abstractNumId w:val="28"/>
  </w:num>
  <w:num w:numId="2" w16cid:durableId="762186002">
    <w:abstractNumId w:val="19"/>
  </w:num>
  <w:num w:numId="3" w16cid:durableId="715857743">
    <w:abstractNumId w:val="24"/>
  </w:num>
  <w:num w:numId="4" w16cid:durableId="338388268">
    <w:abstractNumId w:val="25"/>
  </w:num>
  <w:num w:numId="5" w16cid:durableId="128280063">
    <w:abstractNumId w:val="18"/>
  </w:num>
  <w:num w:numId="6" w16cid:durableId="471169945">
    <w:abstractNumId w:val="5"/>
  </w:num>
  <w:num w:numId="7" w16cid:durableId="25298865">
    <w:abstractNumId w:val="6"/>
  </w:num>
  <w:num w:numId="8" w16cid:durableId="360128179">
    <w:abstractNumId w:val="30"/>
  </w:num>
  <w:num w:numId="9" w16cid:durableId="860322636">
    <w:abstractNumId w:val="3"/>
  </w:num>
  <w:num w:numId="10" w16cid:durableId="449009365">
    <w:abstractNumId w:val="4"/>
  </w:num>
  <w:num w:numId="11" w16cid:durableId="1968197618">
    <w:abstractNumId w:val="22"/>
  </w:num>
  <w:num w:numId="12" w16cid:durableId="54014494">
    <w:abstractNumId w:val="15"/>
  </w:num>
  <w:num w:numId="13" w16cid:durableId="1233392623">
    <w:abstractNumId w:val="23"/>
  </w:num>
  <w:num w:numId="14" w16cid:durableId="2114475418">
    <w:abstractNumId w:val="13"/>
  </w:num>
  <w:num w:numId="15" w16cid:durableId="900477927">
    <w:abstractNumId w:val="9"/>
  </w:num>
  <w:num w:numId="16" w16cid:durableId="1100491466">
    <w:abstractNumId w:val="32"/>
  </w:num>
  <w:num w:numId="17" w16cid:durableId="807892233">
    <w:abstractNumId w:val="12"/>
  </w:num>
  <w:num w:numId="18" w16cid:durableId="1676761118">
    <w:abstractNumId w:val="1"/>
  </w:num>
  <w:num w:numId="19" w16cid:durableId="1718432281">
    <w:abstractNumId w:val="17"/>
  </w:num>
  <w:num w:numId="20" w16cid:durableId="657222464">
    <w:abstractNumId w:val="16"/>
  </w:num>
  <w:num w:numId="21" w16cid:durableId="616720557">
    <w:abstractNumId w:val="2"/>
  </w:num>
  <w:num w:numId="22" w16cid:durableId="1018892026">
    <w:abstractNumId w:val="0"/>
  </w:num>
  <w:num w:numId="23" w16cid:durableId="2114783463">
    <w:abstractNumId w:val="27"/>
  </w:num>
  <w:num w:numId="24" w16cid:durableId="1818960468">
    <w:abstractNumId w:val="11"/>
  </w:num>
  <w:num w:numId="25" w16cid:durableId="866914173">
    <w:abstractNumId w:val="26"/>
  </w:num>
  <w:num w:numId="26" w16cid:durableId="291326012">
    <w:abstractNumId w:val="21"/>
  </w:num>
  <w:num w:numId="27" w16cid:durableId="1646861054">
    <w:abstractNumId w:val="10"/>
  </w:num>
  <w:num w:numId="28" w16cid:durableId="306978518">
    <w:abstractNumId w:val="31"/>
  </w:num>
  <w:num w:numId="29" w16cid:durableId="1074165443">
    <w:abstractNumId w:val="29"/>
  </w:num>
  <w:num w:numId="30" w16cid:durableId="1672877384">
    <w:abstractNumId w:val="8"/>
  </w:num>
  <w:num w:numId="31" w16cid:durableId="932056329">
    <w:abstractNumId w:val="20"/>
  </w:num>
  <w:num w:numId="32" w16cid:durableId="17973056">
    <w:abstractNumId w:val="14"/>
  </w:num>
  <w:num w:numId="33" w16cid:durableId="16985786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0B75"/>
    <w:rsid w:val="00012113"/>
    <w:rsid w:val="00043B09"/>
    <w:rsid w:val="00053523"/>
    <w:rsid w:val="00056CED"/>
    <w:rsid w:val="000623F7"/>
    <w:rsid w:val="000662CF"/>
    <w:rsid w:val="00067A0D"/>
    <w:rsid w:val="000763ED"/>
    <w:rsid w:val="000837DF"/>
    <w:rsid w:val="000925A7"/>
    <w:rsid w:val="000A3AF7"/>
    <w:rsid w:val="000C110F"/>
    <w:rsid w:val="000C56B1"/>
    <w:rsid w:val="000C6430"/>
    <w:rsid w:val="000D2B68"/>
    <w:rsid w:val="000F0E6A"/>
    <w:rsid w:val="00104CE7"/>
    <w:rsid w:val="00107B56"/>
    <w:rsid w:val="00127F01"/>
    <w:rsid w:val="00175F22"/>
    <w:rsid w:val="00176049"/>
    <w:rsid w:val="00177E46"/>
    <w:rsid w:val="00182A17"/>
    <w:rsid w:val="00185C84"/>
    <w:rsid w:val="00192794"/>
    <w:rsid w:val="00193E51"/>
    <w:rsid w:val="0019560E"/>
    <w:rsid w:val="001B3070"/>
    <w:rsid w:val="001E23BA"/>
    <w:rsid w:val="002011A9"/>
    <w:rsid w:val="002231B8"/>
    <w:rsid w:val="002303C8"/>
    <w:rsid w:val="00235EDA"/>
    <w:rsid w:val="00237088"/>
    <w:rsid w:val="002570B6"/>
    <w:rsid w:val="002834D5"/>
    <w:rsid w:val="002914FF"/>
    <w:rsid w:val="002A08D2"/>
    <w:rsid w:val="002A49A2"/>
    <w:rsid w:val="002A5FBE"/>
    <w:rsid w:val="002C0FF3"/>
    <w:rsid w:val="002D496C"/>
    <w:rsid w:val="002E7656"/>
    <w:rsid w:val="002F4C4A"/>
    <w:rsid w:val="003034D0"/>
    <w:rsid w:val="00310E00"/>
    <w:rsid w:val="0033528C"/>
    <w:rsid w:val="00337EA2"/>
    <w:rsid w:val="00354527"/>
    <w:rsid w:val="00363E31"/>
    <w:rsid w:val="00370D94"/>
    <w:rsid w:val="00376BE9"/>
    <w:rsid w:val="003A15C8"/>
    <w:rsid w:val="003A22F0"/>
    <w:rsid w:val="003B0258"/>
    <w:rsid w:val="003C0FA8"/>
    <w:rsid w:val="003E7A4A"/>
    <w:rsid w:val="003F3C3D"/>
    <w:rsid w:val="003F6C28"/>
    <w:rsid w:val="0041449F"/>
    <w:rsid w:val="00416E92"/>
    <w:rsid w:val="004322F4"/>
    <w:rsid w:val="00434A9B"/>
    <w:rsid w:val="004379D4"/>
    <w:rsid w:val="0044297D"/>
    <w:rsid w:val="004479D4"/>
    <w:rsid w:val="0047002C"/>
    <w:rsid w:val="00480769"/>
    <w:rsid w:val="004871E4"/>
    <w:rsid w:val="004A4812"/>
    <w:rsid w:val="004A4FE1"/>
    <w:rsid w:val="004B16B4"/>
    <w:rsid w:val="004B4801"/>
    <w:rsid w:val="004B4DEC"/>
    <w:rsid w:val="004E5BD3"/>
    <w:rsid w:val="004E679B"/>
    <w:rsid w:val="004E7498"/>
    <w:rsid w:val="004F6B46"/>
    <w:rsid w:val="00503C60"/>
    <w:rsid w:val="00524C2C"/>
    <w:rsid w:val="00532108"/>
    <w:rsid w:val="00532CAA"/>
    <w:rsid w:val="0055033A"/>
    <w:rsid w:val="0055364F"/>
    <w:rsid w:val="0058034C"/>
    <w:rsid w:val="0058573E"/>
    <w:rsid w:val="005C2775"/>
    <w:rsid w:val="005D3727"/>
    <w:rsid w:val="005D7736"/>
    <w:rsid w:val="005E6905"/>
    <w:rsid w:val="005F6168"/>
    <w:rsid w:val="005F77C2"/>
    <w:rsid w:val="00620E2A"/>
    <w:rsid w:val="00630582"/>
    <w:rsid w:val="00657780"/>
    <w:rsid w:val="006856EA"/>
    <w:rsid w:val="006901EC"/>
    <w:rsid w:val="006B6350"/>
    <w:rsid w:val="006C16CC"/>
    <w:rsid w:val="006C5405"/>
    <w:rsid w:val="007001BD"/>
    <w:rsid w:val="007201FC"/>
    <w:rsid w:val="00720221"/>
    <w:rsid w:val="00723237"/>
    <w:rsid w:val="00725FA6"/>
    <w:rsid w:val="0073337F"/>
    <w:rsid w:val="007403D5"/>
    <w:rsid w:val="00746BF9"/>
    <w:rsid w:val="00753D38"/>
    <w:rsid w:val="007575EC"/>
    <w:rsid w:val="0076265F"/>
    <w:rsid w:val="00775F97"/>
    <w:rsid w:val="00782B14"/>
    <w:rsid w:val="007B4FF0"/>
    <w:rsid w:val="007C349D"/>
    <w:rsid w:val="007C5553"/>
    <w:rsid w:val="007D0757"/>
    <w:rsid w:val="007E2AF1"/>
    <w:rsid w:val="007F2830"/>
    <w:rsid w:val="00802293"/>
    <w:rsid w:val="00802FB6"/>
    <w:rsid w:val="00814C7D"/>
    <w:rsid w:val="00836639"/>
    <w:rsid w:val="00841D9E"/>
    <w:rsid w:val="00843A3D"/>
    <w:rsid w:val="008619D7"/>
    <w:rsid w:val="00894955"/>
    <w:rsid w:val="00895F14"/>
    <w:rsid w:val="00897CD0"/>
    <w:rsid w:val="008A11FC"/>
    <w:rsid w:val="008B1C51"/>
    <w:rsid w:val="008C440D"/>
    <w:rsid w:val="008E32AA"/>
    <w:rsid w:val="008F42E5"/>
    <w:rsid w:val="008F587C"/>
    <w:rsid w:val="00902FE5"/>
    <w:rsid w:val="00917AEB"/>
    <w:rsid w:val="009277AF"/>
    <w:rsid w:val="0094216D"/>
    <w:rsid w:val="009534A8"/>
    <w:rsid w:val="00963245"/>
    <w:rsid w:val="00966385"/>
    <w:rsid w:val="0096776E"/>
    <w:rsid w:val="0097377F"/>
    <w:rsid w:val="009A1510"/>
    <w:rsid w:val="009A2EF4"/>
    <w:rsid w:val="009B1E2F"/>
    <w:rsid w:val="009B25DB"/>
    <w:rsid w:val="009B4659"/>
    <w:rsid w:val="009B5487"/>
    <w:rsid w:val="009D69BB"/>
    <w:rsid w:val="009F1F44"/>
    <w:rsid w:val="009F7728"/>
    <w:rsid w:val="00A00B28"/>
    <w:rsid w:val="00A1253B"/>
    <w:rsid w:val="00A14BE5"/>
    <w:rsid w:val="00A2701F"/>
    <w:rsid w:val="00A30D82"/>
    <w:rsid w:val="00A35F20"/>
    <w:rsid w:val="00A42EA4"/>
    <w:rsid w:val="00A46482"/>
    <w:rsid w:val="00A529CC"/>
    <w:rsid w:val="00A56513"/>
    <w:rsid w:val="00A6484B"/>
    <w:rsid w:val="00A81511"/>
    <w:rsid w:val="00A96043"/>
    <w:rsid w:val="00A976AD"/>
    <w:rsid w:val="00AA3E92"/>
    <w:rsid w:val="00AC2EAC"/>
    <w:rsid w:val="00AC4692"/>
    <w:rsid w:val="00AC70AB"/>
    <w:rsid w:val="00AD0F8A"/>
    <w:rsid w:val="00AE1AC0"/>
    <w:rsid w:val="00AE5D30"/>
    <w:rsid w:val="00AE75B0"/>
    <w:rsid w:val="00AF364D"/>
    <w:rsid w:val="00B02E83"/>
    <w:rsid w:val="00B05465"/>
    <w:rsid w:val="00B15BBE"/>
    <w:rsid w:val="00B15F69"/>
    <w:rsid w:val="00B172F9"/>
    <w:rsid w:val="00B31E81"/>
    <w:rsid w:val="00B3661E"/>
    <w:rsid w:val="00B52BE9"/>
    <w:rsid w:val="00B55C07"/>
    <w:rsid w:val="00B6536A"/>
    <w:rsid w:val="00B66163"/>
    <w:rsid w:val="00B703E1"/>
    <w:rsid w:val="00B76068"/>
    <w:rsid w:val="00B864CA"/>
    <w:rsid w:val="00B96894"/>
    <w:rsid w:val="00BB3AD9"/>
    <w:rsid w:val="00BB5DA1"/>
    <w:rsid w:val="00BB666B"/>
    <w:rsid w:val="00BC21AD"/>
    <w:rsid w:val="00BD2ADD"/>
    <w:rsid w:val="00BD6CA2"/>
    <w:rsid w:val="00BF0236"/>
    <w:rsid w:val="00C123E1"/>
    <w:rsid w:val="00C30C06"/>
    <w:rsid w:val="00C35605"/>
    <w:rsid w:val="00C3713E"/>
    <w:rsid w:val="00C40D5E"/>
    <w:rsid w:val="00C46317"/>
    <w:rsid w:val="00C508D1"/>
    <w:rsid w:val="00C54F5A"/>
    <w:rsid w:val="00C5591D"/>
    <w:rsid w:val="00C83A89"/>
    <w:rsid w:val="00C87711"/>
    <w:rsid w:val="00C91148"/>
    <w:rsid w:val="00C92714"/>
    <w:rsid w:val="00C97A9A"/>
    <w:rsid w:val="00CB6DAF"/>
    <w:rsid w:val="00CC3A12"/>
    <w:rsid w:val="00CC4679"/>
    <w:rsid w:val="00CD077D"/>
    <w:rsid w:val="00CD0AC8"/>
    <w:rsid w:val="00CD1E44"/>
    <w:rsid w:val="00CD6B44"/>
    <w:rsid w:val="00CD6C4F"/>
    <w:rsid w:val="00CE4C7A"/>
    <w:rsid w:val="00D0107F"/>
    <w:rsid w:val="00D20A2E"/>
    <w:rsid w:val="00D466DE"/>
    <w:rsid w:val="00D4738E"/>
    <w:rsid w:val="00D56117"/>
    <w:rsid w:val="00DB744D"/>
    <w:rsid w:val="00DB7A23"/>
    <w:rsid w:val="00DB7EE6"/>
    <w:rsid w:val="00DC4902"/>
    <w:rsid w:val="00DE2E28"/>
    <w:rsid w:val="00DF5F48"/>
    <w:rsid w:val="00E2725C"/>
    <w:rsid w:val="00E35194"/>
    <w:rsid w:val="00E501E4"/>
    <w:rsid w:val="00E80C9A"/>
    <w:rsid w:val="00E81935"/>
    <w:rsid w:val="00E90501"/>
    <w:rsid w:val="00EA3B1A"/>
    <w:rsid w:val="00EA6C00"/>
    <w:rsid w:val="00EB3E94"/>
    <w:rsid w:val="00EC2147"/>
    <w:rsid w:val="00ED5D65"/>
    <w:rsid w:val="00EE7F9D"/>
    <w:rsid w:val="00EF3C42"/>
    <w:rsid w:val="00F0048A"/>
    <w:rsid w:val="00F01BF0"/>
    <w:rsid w:val="00F04DA7"/>
    <w:rsid w:val="00F07576"/>
    <w:rsid w:val="00F11607"/>
    <w:rsid w:val="00F21BCC"/>
    <w:rsid w:val="00F22A79"/>
    <w:rsid w:val="00F51C0D"/>
    <w:rsid w:val="00F549AA"/>
    <w:rsid w:val="00F55BE5"/>
    <w:rsid w:val="00F644AF"/>
    <w:rsid w:val="00F6481F"/>
    <w:rsid w:val="00F654FF"/>
    <w:rsid w:val="00F66048"/>
    <w:rsid w:val="00F723CC"/>
    <w:rsid w:val="00F92A2C"/>
    <w:rsid w:val="00FA0088"/>
    <w:rsid w:val="00FA1FF2"/>
    <w:rsid w:val="00FC6B61"/>
    <w:rsid w:val="00FD1F4F"/>
    <w:rsid w:val="00FD3FA5"/>
    <w:rsid w:val="0D904362"/>
    <w:rsid w:val="0E73C3CC"/>
    <w:rsid w:val="1D18A1B9"/>
    <w:rsid w:val="2407F8F6"/>
    <w:rsid w:val="27C0587F"/>
    <w:rsid w:val="27D27966"/>
    <w:rsid w:val="293CB740"/>
    <w:rsid w:val="295B999B"/>
    <w:rsid w:val="388A1369"/>
    <w:rsid w:val="39B939B1"/>
    <w:rsid w:val="3FAC81F5"/>
    <w:rsid w:val="4724F028"/>
    <w:rsid w:val="4908902A"/>
    <w:rsid w:val="4BAC5BA3"/>
    <w:rsid w:val="514A0330"/>
    <w:rsid w:val="7961C597"/>
    <w:rsid w:val="7A9B38B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sz w:val="20"/>
      <w:szCs w:val="20"/>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AF364D"/>
    <w:rPr>
      <w:rFonts w:ascii="Tahoma" w:hAnsi="Tahoma" w:cs="Tahoma"/>
      <w:sz w:val="16"/>
      <w:szCs w:val="16"/>
    </w:rPr>
  </w:style>
  <w:style w:type="character" w:customStyle="1" w:styleId="BalloonTextChar">
    <w:name w:val="Balloon Text Char"/>
    <w:basedOn w:val="DefaultParagraphFont"/>
    <w:link w:val="BalloonText"/>
    <w:uiPriority w:val="99"/>
    <w:semiHidden/>
    <w:rsid w:val="00AF364D"/>
    <w:rPr>
      <w:rFonts w:ascii="Tahoma" w:hAnsi="Tahoma" w:cs="Tahoma"/>
      <w:sz w:val="16"/>
      <w:szCs w:val="16"/>
    </w:rPr>
  </w:style>
  <w:style w:type="paragraph" w:styleId="Header">
    <w:name w:val="header"/>
    <w:basedOn w:val="Normal"/>
    <w:link w:val="HeaderChar"/>
    <w:uiPriority w:val="99"/>
    <w:unhideWhenUsed/>
    <w:rsid w:val="009F7728"/>
    <w:pPr>
      <w:tabs>
        <w:tab w:val="center" w:pos="4513"/>
        <w:tab w:val="right" w:pos="9026"/>
      </w:tabs>
    </w:pPr>
  </w:style>
  <w:style w:type="character" w:customStyle="1" w:styleId="HeaderChar">
    <w:name w:val="Header Char"/>
    <w:basedOn w:val="DefaultParagraphFont"/>
    <w:link w:val="Header"/>
    <w:uiPriority w:val="99"/>
    <w:rsid w:val="009F7728"/>
  </w:style>
  <w:style w:type="paragraph" w:styleId="Footer">
    <w:name w:val="footer"/>
    <w:basedOn w:val="Normal"/>
    <w:link w:val="FooterChar"/>
    <w:uiPriority w:val="99"/>
    <w:unhideWhenUsed/>
    <w:rsid w:val="009F7728"/>
    <w:pPr>
      <w:tabs>
        <w:tab w:val="center" w:pos="4513"/>
        <w:tab w:val="right" w:pos="9026"/>
      </w:tabs>
    </w:pPr>
  </w:style>
  <w:style w:type="character" w:customStyle="1" w:styleId="FooterChar">
    <w:name w:val="Footer Char"/>
    <w:basedOn w:val="DefaultParagraphFont"/>
    <w:link w:val="Footer"/>
    <w:uiPriority w:val="99"/>
    <w:rsid w:val="009F7728"/>
  </w:style>
  <w:style w:type="paragraph" w:customStyle="1" w:styleId="Pa27">
    <w:name w:val="Pa27"/>
    <w:basedOn w:val="Normal"/>
    <w:next w:val="Normal"/>
    <w:uiPriority w:val="99"/>
    <w:rsid w:val="000763ED"/>
    <w:pPr>
      <w:autoSpaceDE w:val="0"/>
      <w:autoSpaceDN w:val="0"/>
      <w:adjustRightInd w:val="0"/>
      <w:spacing w:line="201" w:lineRule="atLeast"/>
    </w:pPr>
    <w:rPr>
      <w:rFonts w:ascii="ITC Franklin Gothic Std" w:hAnsi="ITC Franklin Gothic Std"/>
      <w:kern w:val="0"/>
      <w:lang w:bidi="ug-CN"/>
    </w:rPr>
  </w:style>
  <w:style w:type="paragraph" w:customStyle="1" w:styleId="Default">
    <w:name w:val="Default"/>
    <w:rsid w:val="000763ED"/>
    <w:pPr>
      <w:autoSpaceDE w:val="0"/>
      <w:autoSpaceDN w:val="0"/>
      <w:adjustRightInd w:val="0"/>
    </w:pPr>
    <w:rPr>
      <w:rFonts w:ascii="ITC Franklin Gothic Std" w:hAnsi="ITC Franklin Gothic Std" w:cs="ITC Franklin Gothic Std"/>
      <w:color w:val="000000"/>
      <w:kern w:val="0"/>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139421264">
      <w:bodyDiv w:val="1"/>
      <w:marLeft w:val="0"/>
      <w:marRight w:val="0"/>
      <w:marTop w:val="0"/>
      <w:marBottom w:val="0"/>
      <w:divBdr>
        <w:top w:val="none" w:sz="0" w:space="0" w:color="auto"/>
        <w:left w:val="none" w:sz="0" w:space="0" w:color="auto"/>
        <w:bottom w:val="none" w:sz="0" w:space="0" w:color="auto"/>
        <w:right w:val="none" w:sz="0" w:space="0" w:color="auto"/>
      </w:divBdr>
      <w:divsChild>
        <w:div w:id="1204486352">
          <w:marLeft w:val="0"/>
          <w:marRight w:val="0"/>
          <w:marTop w:val="360"/>
          <w:marBottom w:val="360"/>
          <w:divBdr>
            <w:top w:val="none" w:sz="0" w:space="0" w:color="auto"/>
            <w:left w:val="none" w:sz="0" w:space="0" w:color="auto"/>
            <w:bottom w:val="none" w:sz="0" w:space="0" w:color="auto"/>
            <w:right w:val="none" w:sz="0" w:space="0" w:color="auto"/>
          </w:divBdr>
        </w:div>
        <w:div w:id="1197232594">
          <w:marLeft w:val="0"/>
          <w:marRight w:val="0"/>
          <w:marTop w:val="0"/>
          <w:marBottom w:val="0"/>
          <w:divBdr>
            <w:top w:val="none" w:sz="0" w:space="0" w:color="auto"/>
            <w:left w:val="none" w:sz="0" w:space="0" w:color="auto"/>
            <w:bottom w:val="none" w:sz="0" w:space="0" w:color="auto"/>
            <w:right w:val="none" w:sz="0" w:space="0" w:color="auto"/>
          </w:divBdr>
          <w:divsChild>
            <w:div w:id="1125850556">
              <w:marLeft w:val="0"/>
              <w:marRight w:val="0"/>
              <w:marTop w:val="0"/>
              <w:marBottom w:val="0"/>
              <w:divBdr>
                <w:top w:val="none" w:sz="0" w:space="0" w:color="auto"/>
                <w:left w:val="none" w:sz="0" w:space="0" w:color="auto"/>
                <w:bottom w:val="none" w:sz="0" w:space="0" w:color="auto"/>
                <w:right w:val="none" w:sz="0" w:space="0" w:color="auto"/>
              </w:divBdr>
              <w:divsChild>
                <w:div w:id="1596133967">
                  <w:marLeft w:val="0"/>
                  <w:marRight w:val="0"/>
                  <w:marTop w:val="0"/>
                  <w:marBottom w:val="0"/>
                  <w:divBdr>
                    <w:top w:val="single" w:sz="6" w:space="6" w:color="DDDDDD"/>
                    <w:left w:val="none" w:sz="0" w:space="0" w:color="auto"/>
                    <w:bottom w:val="none" w:sz="0" w:space="0" w:color="auto"/>
                    <w:right w:val="none" w:sz="0" w:space="0" w:color="auto"/>
                  </w:divBdr>
                  <w:divsChild>
                    <w:div w:id="1588463105">
                      <w:marLeft w:val="0"/>
                      <w:marRight w:val="0"/>
                      <w:marTop w:val="0"/>
                      <w:marBottom w:val="0"/>
                      <w:divBdr>
                        <w:top w:val="none" w:sz="0" w:space="0" w:color="auto"/>
                        <w:left w:val="none" w:sz="0" w:space="0" w:color="auto"/>
                        <w:bottom w:val="none" w:sz="0" w:space="0" w:color="auto"/>
                        <w:right w:val="none" w:sz="0" w:space="0" w:color="auto"/>
                      </w:divBdr>
                      <w:divsChild>
                        <w:div w:id="5851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330">
                  <w:marLeft w:val="0"/>
                  <w:marRight w:val="0"/>
                  <w:marTop w:val="0"/>
                  <w:marBottom w:val="0"/>
                  <w:divBdr>
                    <w:top w:val="single" w:sz="6" w:space="6" w:color="DDDDDD"/>
                    <w:left w:val="none" w:sz="0" w:space="0" w:color="auto"/>
                    <w:bottom w:val="none" w:sz="0" w:space="0" w:color="auto"/>
                    <w:right w:val="none" w:sz="0" w:space="0" w:color="auto"/>
                  </w:divBdr>
                  <w:divsChild>
                    <w:div w:id="261257930">
                      <w:marLeft w:val="0"/>
                      <w:marRight w:val="0"/>
                      <w:marTop w:val="0"/>
                      <w:marBottom w:val="0"/>
                      <w:divBdr>
                        <w:top w:val="none" w:sz="0" w:space="0" w:color="auto"/>
                        <w:left w:val="none" w:sz="0" w:space="0" w:color="auto"/>
                        <w:bottom w:val="none" w:sz="0" w:space="0" w:color="auto"/>
                        <w:right w:val="none" w:sz="0" w:space="0" w:color="auto"/>
                      </w:divBdr>
                      <w:divsChild>
                        <w:div w:id="1707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17">
                  <w:marLeft w:val="0"/>
                  <w:marRight w:val="0"/>
                  <w:marTop w:val="0"/>
                  <w:marBottom w:val="0"/>
                  <w:divBdr>
                    <w:top w:val="single" w:sz="6" w:space="6" w:color="DDDDDD"/>
                    <w:left w:val="none" w:sz="0" w:space="0" w:color="auto"/>
                    <w:bottom w:val="none" w:sz="0" w:space="0" w:color="auto"/>
                    <w:right w:val="none" w:sz="0" w:space="0" w:color="auto"/>
                  </w:divBdr>
                  <w:divsChild>
                    <w:div w:id="262764100">
                      <w:marLeft w:val="0"/>
                      <w:marRight w:val="0"/>
                      <w:marTop w:val="0"/>
                      <w:marBottom w:val="0"/>
                      <w:divBdr>
                        <w:top w:val="none" w:sz="0" w:space="0" w:color="auto"/>
                        <w:left w:val="none" w:sz="0" w:space="0" w:color="auto"/>
                        <w:bottom w:val="none" w:sz="0" w:space="0" w:color="auto"/>
                        <w:right w:val="none" w:sz="0" w:space="0" w:color="auto"/>
                      </w:divBdr>
                      <w:divsChild>
                        <w:div w:id="299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895">
                  <w:marLeft w:val="0"/>
                  <w:marRight w:val="0"/>
                  <w:marTop w:val="0"/>
                  <w:marBottom w:val="0"/>
                  <w:divBdr>
                    <w:top w:val="single" w:sz="6" w:space="6" w:color="DDDDDD"/>
                    <w:left w:val="none" w:sz="0" w:space="0" w:color="auto"/>
                    <w:bottom w:val="none" w:sz="0" w:space="0" w:color="auto"/>
                    <w:right w:val="none" w:sz="0" w:space="0" w:color="auto"/>
                  </w:divBdr>
                  <w:divsChild>
                    <w:div w:id="1156918434">
                      <w:marLeft w:val="0"/>
                      <w:marRight w:val="0"/>
                      <w:marTop w:val="0"/>
                      <w:marBottom w:val="0"/>
                      <w:divBdr>
                        <w:top w:val="none" w:sz="0" w:space="0" w:color="auto"/>
                        <w:left w:val="none" w:sz="0" w:space="0" w:color="auto"/>
                        <w:bottom w:val="none" w:sz="0" w:space="0" w:color="auto"/>
                        <w:right w:val="none" w:sz="0" w:space="0" w:color="auto"/>
                      </w:divBdr>
                      <w:divsChild>
                        <w:div w:id="1559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7491">
      <w:bodyDiv w:val="1"/>
      <w:marLeft w:val="0"/>
      <w:marRight w:val="0"/>
      <w:marTop w:val="0"/>
      <w:marBottom w:val="0"/>
      <w:divBdr>
        <w:top w:val="none" w:sz="0" w:space="0" w:color="auto"/>
        <w:left w:val="none" w:sz="0" w:space="0" w:color="auto"/>
        <w:bottom w:val="none" w:sz="0" w:space="0" w:color="auto"/>
        <w:right w:val="none" w:sz="0" w:space="0" w:color="auto"/>
      </w:divBdr>
      <w:divsChild>
        <w:div w:id="401412381">
          <w:marLeft w:val="0"/>
          <w:marRight w:val="0"/>
          <w:marTop w:val="360"/>
          <w:marBottom w:val="360"/>
          <w:divBdr>
            <w:top w:val="none" w:sz="0" w:space="0" w:color="auto"/>
            <w:left w:val="none" w:sz="0" w:space="0" w:color="auto"/>
            <w:bottom w:val="none" w:sz="0" w:space="0" w:color="auto"/>
            <w:right w:val="none" w:sz="0" w:space="0" w:color="auto"/>
          </w:divBdr>
        </w:div>
        <w:div w:id="502478889">
          <w:marLeft w:val="0"/>
          <w:marRight w:val="0"/>
          <w:marTop w:val="0"/>
          <w:marBottom w:val="0"/>
          <w:divBdr>
            <w:top w:val="none" w:sz="0" w:space="0" w:color="auto"/>
            <w:left w:val="none" w:sz="0" w:space="0" w:color="auto"/>
            <w:bottom w:val="none" w:sz="0" w:space="0" w:color="auto"/>
            <w:right w:val="none" w:sz="0" w:space="0" w:color="auto"/>
          </w:divBdr>
          <w:divsChild>
            <w:div w:id="1287931956">
              <w:marLeft w:val="0"/>
              <w:marRight w:val="0"/>
              <w:marTop w:val="0"/>
              <w:marBottom w:val="0"/>
              <w:divBdr>
                <w:top w:val="none" w:sz="0" w:space="0" w:color="auto"/>
                <w:left w:val="none" w:sz="0" w:space="0" w:color="auto"/>
                <w:bottom w:val="none" w:sz="0" w:space="0" w:color="auto"/>
                <w:right w:val="none" w:sz="0" w:space="0" w:color="auto"/>
              </w:divBdr>
              <w:divsChild>
                <w:div w:id="1188375156">
                  <w:marLeft w:val="0"/>
                  <w:marRight w:val="0"/>
                  <w:marTop w:val="0"/>
                  <w:marBottom w:val="0"/>
                  <w:divBdr>
                    <w:top w:val="single" w:sz="6" w:space="6" w:color="DDDDDD"/>
                    <w:left w:val="none" w:sz="0" w:space="0" w:color="auto"/>
                    <w:bottom w:val="none" w:sz="0" w:space="0" w:color="auto"/>
                    <w:right w:val="none" w:sz="0" w:space="0" w:color="auto"/>
                  </w:divBdr>
                  <w:divsChild>
                    <w:div w:id="1861118608">
                      <w:marLeft w:val="0"/>
                      <w:marRight w:val="0"/>
                      <w:marTop w:val="0"/>
                      <w:marBottom w:val="0"/>
                      <w:divBdr>
                        <w:top w:val="none" w:sz="0" w:space="0" w:color="auto"/>
                        <w:left w:val="none" w:sz="0" w:space="0" w:color="auto"/>
                        <w:bottom w:val="none" w:sz="0" w:space="0" w:color="auto"/>
                        <w:right w:val="none" w:sz="0" w:space="0" w:color="auto"/>
                      </w:divBdr>
                      <w:divsChild>
                        <w:div w:id="108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483">
                  <w:marLeft w:val="0"/>
                  <w:marRight w:val="0"/>
                  <w:marTop w:val="0"/>
                  <w:marBottom w:val="0"/>
                  <w:divBdr>
                    <w:top w:val="single" w:sz="6" w:space="6" w:color="DDDDDD"/>
                    <w:left w:val="none" w:sz="0" w:space="0" w:color="auto"/>
                    <w:bottom w:val="none" w:sz="0" w:space="0" w:color="auto"/>
                    <w:right w:val="none" w:sz="0" w:space="0" w:color="auto"/>
                  </w:divBdr>
                  <w:divsChild>
                    <w:div w:id="277178672">
                      <w:marLeft w:val="0"/>
                      <w:marRight w:val="0"/>
                      <w:marTop w:val="0"/>
                      <w:marBottom w:val="0"/>
                      <w:divBdr>
                        <w:top w:val="none" w:sz="0" w:space="0" w:color="auto"/>
                        <w:left w:val="none" w:sz="0" w:space="0" w:color="auto"/>
                        <w:bottom w:val="none" w:sz="0" w:space="0" w:color="auto"/>
                        <w:right w:val="none" w:sz="0" w:space="0" w:color="auto"/>
                      </w:divBdr>
                      <w:divsChild>
                        <w:div w:id="8104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553">
                  <w:marLeft w:val="0"/>
                  <w:marRight w:val="0"/>
                  <w:marTop w:val="0"/>
                  <w:marBottom w:val="0"/>
                  <w:divBdr>
                    <w:top w:val="single" w:sz="6" w:space="6" w:color="DDDDDD"/>
                    <w:left w:val="none" w:sz="0" w:space="0" w:color="auto"/>
                    <w:bottom w:val="none" w:sz="0" w:space="0" w:color="auto"/>
                    <w:right w:val="none" w:sz="0" w:space="0" w:color="auto"/>
                  </w:divBdr>
                  <w:divsChild>
                    <w:div w:id="1036589148">
                      <w:marLeft w:val="0"/>
                      <w:marRight w:val="0"/>
                      <w:marTop w:val="0"/>
                      <w:marBottom w:val="0"/>
                      <w:divBdr>
                        <w:top w:val="none" w:sz="0" w:space="0" w:color="auto"/>
                        <w:left w:val="none" w:sz="0" w:space="0" w:color="auto"/>
                        <w:bottom w:val="none" w:sz="0" w:space="0" w:color="auto"/>
                        <w:right w:val="none" w:sz="0" w:space="0" w:color="auto"/>
                      </w:divBdr>
                      <w:divsChild>
                        <w:div w:id="671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743">
                  <w:marLeft w:val="0"/>
                  <w:marRight w:val="0"/>
                  <w:marTop w:val="0"/>
                  <w:marBottom w:val="0"/>
                  <w:divBdr>
                    <w:top w:val="single" w:sz="6" w:space="6" w:color="DDDDDD"/>
                    <w:left w:val="none" w:sz="0" w:space="0" w:color="auto"/>
                    <w:bottom w:val="none" w:sz="0" w:space="0" w:color="auto"/>
                    <w:right w:val="none" w:sz="0" w:space="0" w:color="auto"/>
                  </w:divBdr>
                  <w:divsChild>
                    <w:div w:id="1434128672">
                      <w:marLeft w:val="0"/>
                      <w:marRight w:val="0"/>
                      <w:marTop w:val="0"/>
                      <w:marBottom w:val="0"/>
                      <w:divBdr>
                        <w:top w:val="none" w:sz="0" w:space="0" w:color="auto"/>
                        <w:left w:val="none" w:sz="0" w:space="0" w:color="auto"/>
                        <w:bottom w:val="none" w:sz="0" w:space="0" w:color="auto"/>
                        <w:right w:val="none" w:sz="0" w:space="0" w:color="auto"/>
                      </w:divBdr>
                      <w:divsChild>
                        <w:div w:id="151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34442">
      <w:bodyDiv w:val="1"/>
      <w:marLeft w:val="0"/>
      <w:marRight w:val="0"/>
      <w:marTop w:val="0"/>
      <w:marBottom w:val="0"/>
      <w:divBdr>
        <w:top w:val="none" w:sz="0" w:space="0" w:color="auto"/>
        <w:left w:val="none" w:sz="0" w:space="0" w:color="auto"/>
        <w:bottom w:val="none" w:sz="0" w:space="0" w:color="auto"/>
        <w:right w:val="none" w:sz="0" w:space="0" w:color="auto"/>
      </w:divBdr>
      <w:divsChild>
        <w:div w:id="1624770909">
          <w:marLeft w:val="0"/>
          <w:marRight w:val="0"/>
          <w:marTop w:val="360"/>
          <w:marBottom w:val="360"/>
          <w:divBdr>
            <w:top w:val="none" w:sz="0" w:space="0" w:color="auto"/>
            <w:left w:val="none" w:sz="0" w:space="0" w:color="auto"/>
            <w:bottom w:val="none" w:sz="0" w:space="0" w:color="auto"/>
            <w:right w:val="none" w:sz="0" w:space="0" w:color="auto"/>
          </w:divBdr>
        </w:div>
        <w:div w:id="231742710">
          <w:marLeft w:val="0"/>
          <w:marRight w:val="0"/>
          <w:marTop w:val="0"/>
          <w:marBottom w:val="0"/>
          <w:divBdr>
            <w:top w:val="none" w:sz="0" w:space="0" w:color="auto"/>
            <w:left w:val="none" w:sz="0" w:space="0" w:color="auto"/>
            <w:bottom w:val="none" w:sz="0" w:space="0" w:color="auto"/>
            <w:right w:val="none" w:sz="0" w:space="0" w:color="auto"/>
          </w:divBdr>
          <w:divsChild>
            <w:div w:id="176776550">
              <w:marLeft w:val="0"/>
              <w:marRight w:val="0"/>
              <w:marTop w:val="0"/>
              <w:marBottom w:val="0"/>
              <w:divBdr>
                <w:top w:val="none" w:sz="0" w:space="0" w:color="auto"/>
                <w:left w:val="none" w:sz="0" w:space="0" w:color="auto"/>
                <w:bottom w:val="none" w:sz="0" w:space="0" w:color="auto"/>
                <w:right w:val="none" w:sz="0" w:space="0" w:color="auto"/>
              </w:divBdr>
              <w:divsChild>
                <w:div w:id="1390835924">
                  <w:marLeft w:val="0"/>
                  <w:marRight w:val="0"/>
                  <w:marTop w:val="0"/>
                  <w:marBottom w:val="0"/>
                  <w:divBdr>
                    <w:top w:val="single" w:sz="6" w:space="6" w:color="DDDDDD"/>
                    <w:left w:val="none" w:sz="0" w:space="0" w:color="auto"/>
                    <w:bottom w:val="none" w:sz="0" w:space="0" w:color="auto"/>
                    <w:right w:val="none" w:sz="0" w:space="0" w:color="auto"/>
                  </w:divBdr>
                  <w:divsChild>
                    <w:div w:id="1830362720">
                      <w:marLeft w:val="0"/>
                      <w:marRight w:val="0"/>
                      <w:marTop w:val="0"/>
                      <w:marBottom w:val="0"/>
                      <w:divBdr>
                        <w:top w:val="none" w:sz="0" w:space="0" w:color="auto"/>
                        <w:left w:val="none" w:sz="0" w:space="0" w:color="auto"/>
                        <w:bottom w:val="none" w:sz="0" w:space="0" w:color="auto"/>
                        <w:right w:val="none" w:sz="0" w:space="0" w:color="auto"/>
                      </w:divBdr>
                      <w:divsChild>
                        <w:div w:id="12271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872">
                  <w:marLeft w:val="0"/>
                  <w:marRight w:val="0"/>
                  <w:marTop w:val="0"/>
                  <w:marBottom w:val="0"/>
                  <w:divBdr>
                    <w:top w:val="single" w:sz="6" w:space="6" w:color="DDDDDD"/>
                    <w:left w:val="none" w:sz="0" w:space="0" w:color="auto"/>
                    <w:bottom w:val="none" w:sz="0" w:space="0" w:color="auto"/>
                    <w:right w:val="none" w:sz="0" w:space="0" w:color="auto"/>
                  </w:divBdr>
                  <w:divsChild>
                    <w:div w:id="1528712717">
                      <w:marLeft w:val="0"/>
                      <w:marRight w:val="0"/>
                      <w:marTop w:val="0"/>
                      <w:marBottom w:val="0"/>
                      <w:divBdr>
                        <w:top w:val="none" w:sz="0" w:space="0" w:color="auto"/>
                        <w:left w:val="none" w:sz="0" w:space="0" w:color="auto"/>
                        <w:bottom w:val="none" w:sz="0" w:space="0" w:color="auto"/>
                        <w:right w:val="none" w:sz="0" w:space="0" w:color="auto"/>
                      </w:divBdr>
                      <w:divsChild>
                        <w:div w:id="21473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572">
                  <w:marLeft w:val="0"/>
                  <w:marRight w:val="0"/>
                  <w:marTop w:val="0"/>
                  <w:marBottom w:val="0"/>
                  <w:divBdr>
                    <w:top w:val="single" w:sz="6" w:space="6" w:color="DDDDDD"/>
                    <w:left w:val="none" w:sz="0" w:space="0" w:color="auto"/>
                    <w:bottom w:val="none" w:sz="0" w:space="0" w:color="auto"/>
                    <w:right w:val="none" w:sz="0" w:space="0" w:color="auto"/>
                  </w:divBdr>
                  <w:divsChild>
                    <w:div w:id="1937902221">
                      <w:marLeft w:val="0"/>
                      <w:marRight w:val="0"/>
                      <w:marTop w:val="0"/>
                      <w:marBottom w:val="0"/>
                      <w:divBdr>
                        <w:top w:val="none" w:sz="0" w:space="0" w:color="auto"/>
                        <w:left w:val="none" w:sz="0" w:space="0" w:color="auto"/>
                        <w:bottom w:val="none" w:sz="0" w:space="0" w:color="auto"/>
                        <w:right w:val="none" w:sz="0" w:space="0" w:color="auto"/>
                      </w:divBdr>
                      <w:divsChild>
                        <w:div w:id="19256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5131">
                  <w:marLeft w:val="0"/>
                  <w:marRight w:val="0"/>
                  <w:marTop w:val="0"/>
                  <w:marBottom w:val="0"/>
                  <w:divBdr>
                    <w:top w:val="single" w:sz="6" w:space="6" w:color="DDDDDD"/>
                    <w:left w:val="none" w:sz="0" w:space="0" w:color="auto"/>
                    <w:bottom w:val="none" w:sz="0" w:space="0" w:color="auto"/>
                    <w:right w:val="none" w:sz="0" w:space="0" w:color="auto"/>
                  </w:divBdr>
                  <w:divsChild>
                    <w:div w:id="30420353">
                      <w:marLeft w:val="0"/>
                      <w:marRight w:val="0"/>
                      <w:marTop w:val="0"/>
                      <w:marBottom w:val="0"/>
                      <w:divBdr>
                        <w:top w:val="none" w:sz="0" w:space="0" w:color="auto"/>
                        <w:left w:val="none" w:sz="0" w:space="0" w:color="auto"/>
                        <w:bottom w:val="none" w:sz="0" w:space="0" w:color="auto"/>
                        <w:right w:val="none" w:sz="0" w:space="0" w:color="auto"/>
                      </w:divBdr>
                      <w:divsChild>
                        <w:div w:id="30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9127">
                  <w:marLeft w:val="0"/>
                  <w:marRight w:val="0"/>
                  <w:marTop w:val="0"/>
                  <w:marBottom w:val="0"/>
                  <w:divBdr>
                    <w:top w:val="single" w:sz="6" w:space="6" w:color="DDDDDD"/>
                    <w:left w:val="none" w:sz="0" w:space="0" w:color="auto"/>
                    <w:bottom w:val="none" w:sz="0" w:space="0" w:color="auto"/>
                    <w:right w:val="none" w:sz="0" w:space="0" w:color="auto"/>
                  </w:divBdr>
                  <w:divsChild>
                    <w:div w:id="897978988">
                      <w:marLeft w:val="0"/>
                      <w:marRight w:val="0"/>
                      <w:marTop w:val="0"/>
                      <w:marBottom w:val="0"/>
                      <w:divBdr>
                        <w:top w:val="none" w:sz="0" w:space="0" w:color="auto"/>
                        <w:left w:val="none" w:sz="0" w:space="0" w:color="auto"/>
                        <w:bottom w:val="none" w:sz="0" w:space="0" w:color="auto"/>
                        <w:right w:val="none" w:sz="0" w:space="0" w:color="auto"/>
                      </w:divBdr>
                      <w:divsChild>
                        <w:div w:id="16747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437069546">
      <w:bodyDiv w:val="1"/>
      <w:marLeft w:val="0"/>
      <w:marRight w:val="0"/>
      <w:marTop w:val="0"/>
      <w:marBottom w:val="0"/>
      <w:divBdr>
        <w:top w:val="none" w:sz="0" w:space="0" w:color="auto"/>
        <w:left w:val="none" w:sz="0" w:space="0" w:color="auto"/>
        <w:bottom w:val="none" w:sz="0" w:space="0" w:color="auto"/>
        <w:right w:val="none" w:sz="0" w:space="0" w:color="auto"/>
      </w:divBdr>
      <w:divsChild>
        <w:div w:id="2104641491">
          <w:marLeft w:val="0"/>
          <w:marRight w:val="0"/>
          <w:marTop w:val="360"/>
          <w:marBottom w:val="360"/>
          <w:divBdr>
            <w:top w:val="none" w:sz="0" w:space="0" w:color="auto"/>
            <w:left w:val="none" w:sz="0" w:space="0" w:color="auto"/>
            <w:bottom w:val="none" w:sz="0" w:space="0" w:color="auto"/>
            <w:right w:val="none" w:sz="0" w:space="0" w:color="auto"/>
          </w:divBdr>
        </w:div>
        <w:div w:id="362830678">
          <w:marLeft w:val="0"/>
          <w:marRight w:val="0"/>
          <w:marTop w:val="0"/>
          <w:marBottom w:val="0"/>
          <w:divBdr>
            <w:top w:val="none" w:sz="0" w:space="0" w:color="auto"/>
            <w:left w:val="none" w:sz="0" w:space="0" w:color="auto"/>
            <w:bottom w:val="none" w:sz="0" w:space="0" w:color="auto"/>
            <w:right w:val="none" w:sz="0" w:space="0" w:color="auto"/>
          </w:divBdr>
          <w:divsChild>
            <w:div w:id="1791048732">
              <w:marLeft w:val="0"/>
              <w:marRight w:val="0"/>
              <w:marTop w:val="0"/>
              <w:marBottom w:val="0"/>
              <w:divBdr>
                <w:top w:val="none" w:sz="0" w:space="0" w:color="auto"/>
                <w:left w:val="none" w:sz="0" w:space="0" w:color="auto"/>
                <w:bottom w:val="none" w:sz="0" w:space="0" w:color="auto"/>
                <w:right w:val="none" w:sz="0" w:space="0" w:color="auto"/>
              </w:divBdr>
              <w:divsChild>
                <w:div w:id="468480068">
                  <w:marLeft w:val="0"/>
                  <w:marRight w:val="0"/>
                  <w:marTop w:val="0"/>
                  <w:marBottom w:val="0"/>
                  <w:divBdr>
                    <w:top w:val="single" w:sz="6" w:space="6" w:color="DDDDDD"/>
                    <w:left w:val="none" w:sz="0" w:space="0" w:color="auto"/>
                    <w:bottom w:val="none" w:sz="0" w:space="0" w:color="auto"/>
                    <w:right w:val="none" w:sz="0" w:space="0" w:color="auto"/>
                  </w:divBdr>
                  <w:divsChild>
                    <w:div w:id="1708992395">
                      <w:marLeft w:val="0"/>
                      <w:marRight w:val="0"/>
                      <w:marTop w:val="0"/>
                      <w:marBottom w:val="0"/>
                      <w:divBdr>
                        <w:top w:val="none" w:sz="0" w:space="0" w:color="auto"/>
                        <w:left w:val="none" w:sz="0" w:space="0" w:color="auto"/>
                        <w:bottom w:val="none" w:sz="0" w:space="0" w:color="auto"/>
                        <w:right w:val="none" w:sz="0" w:space="0" w:color="auto"/>
                      </w:divBdr>
                      <w:divsChild>
                        <w:div w:id="3116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2438">
                  <w:marLeft w:val="0"/>
                  <w:marRight w:val="0"/>
                  <w:marTop w:val="0"/>
                  <w:marBottom w:val="0"/>
                  <w:divBdr>
                    <w:top w:val="single" w:sz="6" w:space="6" w:color="DDDDDD"/>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244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0100">
                  <w:marLeft w:val="0"/>
                  <w:marRight w:val="0"/>
                  <w:marTop w:val="0"/>
                  <w:marBottom w:val="0"/>
                  <w:divBdr>
                    <w:top w:val="single" w:sz="6" w:space="6" w:color="DDDDDD"/>
                    <w:left w:val="none" w:sz="0" w:space="0" w:color="auto"/>
                    <w:bottom w:val="none" w:sz="0" w:space="0" w:color="auto"/>
                    <w:right w:val="none" w:sz="0" w:space="0" w:color="auto"/>
                  </w:divBdr>
                  <w:divsChild>
                    <w:div w:id="1788692467">
                      <w:marLeft w:val="0"/>
                      <w:marRight w:val="0"/>
                      <w:marTop w:val="0"/>
                      <w:marBottom w:val="0"/>
                      <w:divBdr>
                        <w:top w:val="none" w:sz="0" w:space="0" w:color="auto"/>
                        <w:left w:val="none" w:sz="0" w:space="0" w:color="auto"/>
                        <w:bottom w:val="none" w:sz="0" w:space="0" w:color="auto"/>
                        <w:right w:val="none" w:sz="0" w:space="0" w:color="auto"/>
                      </w:divBdr>
                      <w:divsChild>
                        <w:div w:id="1095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348">
                  <w:marLeft w:val="0"/>
                  <w:marRight w:val="0"/>
                  <w:marTop w:val="0"/>
                  <w:marBottom w:val="0"/>
                  <w:divBdr>
                    <w:top w:val="single" w:sz="6" w:space="6" w:color="DDDDDD"/>
                    <w:left w:val="none" w:sz="0" w:space="0" w:color="auto"/>
                    <w:bottom w:val="none" w:sz="0" w:space="0" w:color="auto"/>
                    <w:right w:val="none" w:sz="0" w:space="0" w:color="auto"/>
                  </w:divBdr>
                  <w:divsChild>
                    <w:div w:id="2076927685">
                      <w:marLeft w:val="0"/>
                      <w:marRight w:val="0"/>
                      <w:marTop w:val="0"/>
                      <w:marBottom w:val="0"/>
                      <w:divBdr>
                        <w:top w:val="none" w:sz="0" w:space="0" w:color="auto"/>
                        <w:left w:val="none" w:sz="0" w:space="0" w:color="auto"/>
                        <w:bottom w:val="none" w:sz="0" w:space="0" w:color="auto"/>
                        <w:right w:val="none" w:sz="0" w:space="0" w:color="auto"/>
                      </w:divBdr>
                      <w:divsChild>
                        <w:div w:id="2527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3">
                  <w:marLeft w:val="0"/>
                  <w:marRight w:val="0"/>
                  <w:marTop w:val="0"/>
                  <w:marBottom w:val="0"/>
                  <w:divBdr>
                    <w:top w:val="single" w:sz="6" w:space="6" w:color="DDDDDD"/>
                    <w:left w:val="none" w:sz="0" w:space="0" w:color="auto"/>
                    <w:bottom w:val="none" w:sz="0" w:space="0" w:color="auto"/>
                    <w:right w:val="none" w:sz="0" w:space="0" w:color="auto"/>
                  </w:divBdr>
                  <w:divsChild>
                    <w:div w:id="1344359714">
                      <w:marLeft w:val="0"/>
                      <w:marRight w:val="0"/>
                      <w:marTop w:val="0"/>
                      <w:marBottom w:val="0"/>
                      <w:divBdr>
                        <w:top w:val="none" w:sz="0" w:space="0" w:color="auto"/>
                        <w:left w:val="none" w:sz="0" w:space="0" w:color="auto"/>
                        <w:bottom w:val="none" w:sz="0" w:space="0" w:color="auto"/>
                        <w:right w:val="none" w:sz="0" w:space="0" w:color="auto"/>
                      </w:divBdr>
                      <w:divsChild>
                        <w:div w:id="35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88829">
      <w:bodyDiv w:val="1"/>
      <w:marLeft w:val="0"/>
      <w:marRight w:val="0"/>
      <w:marTop w:val="0"/>
      <w:marBottom w:val="0"/>
      <w:divBdr>
        <w:top w:val="none" w:sz="0" w:space="0" w:color="auto"/>
        <w:left w:val="none" w:sz="0" w:space="0" w:color="auto"/>
        <w:bottom w:val="none" w:sz="0" w:space="0" w:color="auto"/>
        <w:right w:val="none" w:sz="0" w:space="0" w:color="auto"/>
      </w:divBdr>
      <w:divsChild>
        <w:div w:id="563177605">
          <w:marLeft w:val="0"/>
          <w:marRight w:val="0"/>
          <w:marTop w:val="360"/>
          <w:marBottom w:val="360"/>
          <w:divBdr>
            <w:top w:val="none" w:sz="0" w:space="0" w:color="auto"/>
            <w:left w:val="none" w:sz="0" w:space="0" w:color="auto"/>
            <w:bottom w:val="none" w:sz="0" w:space="0" w:color="auto"/>
            <w:right w:val="none" w:sz="0" w:space="0" w:color="auto"/>
          </w:divBdr>
        </w:div>
        <w:div w:id="414787030">
          <w:marLeft w:val="0"/>
          <w:marRight w:val="0"/>
          <w:marTop w:val="0"/>
          <w:marBottom w:val="0"/>
          <w:divBdr>
            <w:top w:val="none" w:sz="0" w:space="0" w:color="auto"/>
            <w:left w:val="none" w:sz="0" w:space="0" w:color="auto"/>
            <w:bottom w:val="none" w:sz="0" w:space="0" w:color="auto"/>
            <w:right w:val="none" w:sz="0" w:space="0" w:color="auto"/>
          </w:divBdr>
          <w:divsChild>
            <w:div w:id="1203396595">
              <w:marLeft w:val="0"/>
              <w:marRight w:val="0"/>
              <w:marTop w:val="0"/>
              <w:marBottom w:val="0"/>
              <w:divBdr>
                <w:top w:val="none" w:sz="0" w:space="0" w:color="auto"/>
                <w:left w:val="none" w:sz="0" w:space="0" w:color="auto"/>
                <w:bottom w:val="none" w:sz="0" w:space="0" w:color="auto"/>
                <w:right w:val="none" w:sz="0" w:space="0" w:color="auto"/>
              </w:divBdr>
              <w:divsChild>
                <w:div w:id="2047369612">
                  <w:marLeft w:val="0"/>
                  <w:marRight w:val="0"/>
                  <w:marTop w:val="0"/>
                  <w:marBottom w:val="0"/>
                  <w:divBdr>
                    <w:top w:val="single" w:sz="6" w:space="6" w:color="DDDDDD"/>
                    <w:left w:val="none" w:sz="0" w:space="0" w:color="auto"/>
                    <w:bottom w:val="none" w:sz="0" w:space="0" w:color="auto"/>
                    <w:right w:val="none" w:sz="0" w:space="0" w:color="auto"/>
                  </w:divBdr>
                  <w:divsChild>
                    <w:div w:id="2032368318">
                      <w:marLeft w:val="0"/>
                      <w:marRight w:val="0"/>
                      <w:marTop w:val="0"/>
                      <w:marBottom w:val="0"/>
                      <w:divBdr>
                        <w:top w:val="none" w:sz="0" w:space="0" w:color="auto"/>
                        <w:left w:val="none" w:sz="0" w:space="0" w:color="auto"/>
                        <w:bottom w:val="none" w:sz="0" w:space="0" w:color="auto"/>
                        <w:right w:val="none" w:sz="0" w:space="0" w:color="auto"/>
                      </w:divBdr>
                      <w:divsChild>
                        <w:div w:id="13905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8995">
                  <w:marLeft w:val="0"/>
                  <w:marRight w:val="0"/>
                  <w:marTop w:val="0"/>
                  <w:marBottom w:val="0"/>
                  <w:divBdr>
                    <w:top w:val="single" w:sz="6" w:space="6" w:color="DDDDDD"/>
                    <w:left w:val="none" w:sz="0" w:space="0" w:color="auto"/>
                    <w:bottom w:val="none" w:sz="0" w:space="0" w:color="auto"/>
                    <w:right w:val="none" w:sz="0" w:space="0" w:color="auto"/>
                  </w:divBdr>
                  <w:divsChild>
                    <w:div w:id="1084229006">
                      <w:marLeft w:val="0"/>
                      <w:marRight w:val="0"/>
                      <w:marTop w:val="0"/>
                      <w:marBottom w:val="0"/>
                      <w:divBdr>
                        <w:top w:val="none" w:sz="0" w:space="0" w:color="auto"/>
                        <w:left w:val="none" w:sz="0" w:space="0" w:color="auto"/>
                        <w:bottom w:val="none" w:sz="0" w:space="0" w:color="auto"/>
                        <w:right w:val="none" w:sz="0" w:space="0" w:color="auto"/>
                      </w:divBdr>
                      <w:divsChild>
                        <w:div w:id="15854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179">
                  <w:marLeft w:val="0"/>
                  <w:marRight w:val="0"/>
                  <w:marTop w:val="0"/>
                  <w:marBottom w:val="0"/>
                  <w:divBdr>
                    <w:top w:val="single" w:sz="6" w:space="6" w:color="DDDDDD"/>
                    <w:left w:val="none" w:sz="0" w:space="0" w:color="auto"/>
                    <w:bottom w:val="none" w:sz="0" w:space="0" w:color="auto"/>
                    <w:right w:val="none" w:sz="0" w:space="0" w:color="auto"/>
                  </w:divBdr>
                  <w:divsChild>
                    <w:div w:id="1410810685">
                      <w:marLeft w:val="0"/>
                      <w:marRight w:val="0"/>
                      <w:marTop w:val="0"/>
                      <w:marBottom w:val="0"/>
                      <w:divBdr>
                        <w:top w:val="none" w:sz="0" w:space="0" w:color="auto"/>
                        <w:left w:val="none" w:sz="0" w:space="0" w:color="auto"/>
                        <w:bottom w:val="none" w:sz="0" w:space="0" w:color="auto"/>
                        <w:right w:val="none" w:sz="0" w:space="0" w:color="auto"/>
                      </w:divBdr>
                      <w:divsChild>
                        <w:div w:id="17978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7318">
                  <w:marLeft w:val="0"/>
                  <w:marRight w:val="0"/>
                  <w:marTop w:val="0"/>
                  <w:marBottom w:val="0"/>
                  <w:divBdr>
                    <w:top w:val="single" w:sz="6" w:space="6" w:color="DDDDDD"/>
                    <w:left w:val="none" w:sz="0" w:space="0" w:color="auto"/>
                    <w:bottom w:val="none" w:sz="0" w:space="0" w:color="auto"/>
                    <w:right w:val="none" w:sz="0" w:space="0" w:color="auto"/>
                  </w:divBdr>
                  <w:divsChild>
                    <w:div w:id="916136798">
                      <w:marLeft w:val="0"/>
                      <w:marRight w:val="0"/>
                      <w:marTop w:val="0"/>
                      <w:marBottom w:val="0"/>
                      <w:divBdr>
                        <w:top w:val="none" w:sz="0" w:space="0" w:color="auto"/>
                        <w:left w:val="none" w:sz="0" w:space="0" w:color="auto"/>
                        <w:bottom w:val="none" w:sz="0" w:space="0" w:color="auto"/>
                        <w:right w:val="none" w:sz="0" w:space="0" w:color="auto"/>
                      </w:divBdr>
                      <w:divsChild>
                        <w:div w:id="20742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3697">
                  <w:marLeft w:val="0"/>
                  <w:marRight w:val="0"/>
                  <w:marTop w:val="0"/>
                  <w:marBottom w:val="0"/>
                  <w:divBdr>
                    <w:top w:val="single" w:sz="6" w:space="6" w:color="DDDDDD"/>
                    <w:left w:val="none" w:sz="0" w:space="0" w:color="auto"/>
                    <w:bottom w:val="none" w:sz="0" w:space="0" w:color="auto"/>
                    <w:right w:val="none" w:sz="0" w:space="0" w:color="auto"/>
                  </w:divBdr>
                  <w:divsChild>
                    <w:div w:id="667484814">
                      <w:marLeft w:val="0"/>
                      <w:marRight w:val="0"/>
                      <w:marTop w:val="0"/>
                      <w:marBottom w:val="0"/>
                      <w:divBdr>
                        <w:top w:val="none" w:sz="0" w:space="0" w:color="auto"/>
                        <w:left w:val="none" w:sz="0" w:space="0" w:color="auto"/>
                        <w:bottom w:val="none" w:sz="0" w:space="0" w:color="auto"/>
                        <w:right w:val="none" w:sz="0" w:space="0" w:color="auto"/>
                      </w:divBdr>
                      <w:divsChild>
                        <w:div w:id="11081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587540739">
      <w:bodyDiv w:val="1"/>
      <w:marLeft w:val="0"/>
      <w:marRight w:val="0"/>
      <w:marTop w:val="0"/>
      <w:marBottom w:val="0"/>
      <w:divBdr>
        <w:top w:val="none" w:sz="0" w:space="0" w:color="auto"/>
        <w:left w:val="none" w:sz="0" w:space="0" w:color="auto"/>
        <w:bottom w:val="none" w:sz="0" w:space="0" w:color="auto"/>
        <w:right w:val="none" w:sz="0" w:space="0" w:color="auto"/>
      </w:divBdr>
      <w:divsChild>
        <w:div w:id="740060758">
          <w:marLeft w:val="0"/>
          <w:marRight w:val="0"/>
          <w:marTop w:val="360"/>
          <w:marBottom w:val="360"/>
          <w:divBdr>
            <w:top w:val="none" w:sz="0" w:space="0" w:color="auto"/>
            <w:left w:val="none" w:sz="0" w:space="0" w:color="auto"/>
            <w:bottom w:val="none" w:sz="0" w:space="0" w:color="auto"/>
            <w:right w:val="none" w:sz="0" w:space="0" w:color="auto"/>
          </w:divBdr>
        </w:div>
        <w:div w:id="435297763">
          <w:marLeft w:val="0"/>
          <w:marRight w:val="0"/>
          <w:marTop w:val="0"/>
          <w:marBottom w:val="0"/>
          <w:divBdr>
            <w:top w:val="none" w:sz="0" w:space="0" w:color="auto"/>
            <w:left w:val="none" w:sz="0" w:space="0" w:color="auto"/>
            <w:bottom w:val="none" w:sz="0" w:space="0" w:color="auto"/>
            <w:right w:val="none" w:sz="0" w:space="0" w:color="auto"/>
          </w:divBdr>
          <w:divsChild>
            <w:div w:id="525556766">
              <w:marLeft w:val="0"/>
              <w:marRight w:val="0"/>
              <w:marTop w:val="0"/>
              <w:marBottom w:val="0"/>
              <w:divBdr>
                <w:top w:val="none" w:sz="0" w:space="0" w:color="auto"/>
                <w:left w:val="none" w:sz="0" w:space="0" w:color="auto"/>
                <w:bottom w:val="none" w:sz="0" w:space="0" w:color="auto"/>
                <w:right w:val="none" w:sz="0" w:space="0" w:color="auto"/>
              </w:divBdr>
              <w:divsChild>
                <w:div w:id="727463374">
                  <w:marLeft w:val="0"/>
                  <w:marRight w:val="0"/>
                  <w:marTop w:val="0"/>
                  <w:marBottom w:val="0"/>
                  <w:divBdr>
                    <w:top w:val="single" w:sz="6" w:space="6" w:color="DDDDDD"/>
                    <w:left w:val="none" w:sz="0" w:space="0" w:color="auto"/>
                    <w:bottom w:val="none" w:sz="0" w:space="0" w:color="auto"/>
                    <w:right w:val="none" w:sz="0" w:space="0" w:color="auto"/>
                  </w:divBdr>
                  <w:divsChild>
                    <w:div w:id="723648900">
                      <w:marLeft w:val="0"/>
                      <w:marRight w:val="0"/>
                      <w:marTop w:val="0"/>
                      <w:marBottom w:val="0"/>
                      <w:divBdr>
                        <w:top w:val="none" w:sz="0" w:space="0" w:color="auto"/>
                        <w:left w:val="none" w:sz="0" w:space="0" w:color="auto"/>
                        <w:bottom w:val="none" w:sz="0" w:space="0" w:color="auto"/>
                        <w:right w:val="none" w:sz="0" w:space="0" w:color="auto"/>
                      </w:divBdr>
                      <w:divsChild>
                        <w:div w:id="1801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484">
                  <w:marLeft w:val="0"/>
                  <w:marRight w:val="0"/>
                  <w:marTop w:val="0"/>
                  <w:marBottom w:val="0"/>
                  <w:divBdr>
                    <w:top w:val="single" w:sz="6" w:space="6" w:color="DDDDDD"/>
                    <w:left w:val="none" w:sz="0" w:space="0" w:color="auto"/>
                    <w:bottom w:val="none" w:sz="0" w:space="0" w:color="auto"/>
                    <w:right w:val="none" w:sz="0" w:space="0" w:color="auto"/>
                  </w:divBdr>
                  <w:divsChild>
                    <w:div w:id="457115359">
                      <w:marLeft w:val="0"/>
                      <w:marRight w:val="0"/>
                      <w:marTop w:val="0"/>
                      <w:marBottom w:val="0"/>
                      <w:divBdr>
                        <w:top w:val="none" w:sz="0" w:space="0" w:color="auto"/>
                        <w:left w:val="none" w:sz="0" w:space="0" w:color="auto"/>
                        <w:bottom w:val="none" w:sz="0" w:space="0" w:color="auto"/>
                        <w:right w:val="none" w:sz="0" w:space="0" w:color="auto"/>
                      </w:divBdr>
                      <w:divsChild>
                        <w:div w:id="896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739">
                  <w:marLeft w:val="0"/>
                  <w:marRight w:val="0"/>
                  <w:marTop w:val="0"/>
                  <w:marBottom w:val="0"/>
                  <w:divBdr>
                    <w:top w:val="single" w:sz="6" w:space="6" w:color="DDDDDD"/>
                    <w:left w:val="none" w:sz="0" w:space="0" w:color="auto"/>
                    <w:bottom w:val="none" w:sz="0" w:space="0" w:color="auto"/>
                    <w:right w:val="none" w:sz="0" w:space="0" w:color="auto"/>
                  </w:divBdr>
                  <w:divsChild>
                    <w:div w:id="1893037898">
                      <w:marLeft w:val="0"/>
                      <w:marRight w:val="0"/>
                      <w:marTop w:val="0"/>
                      <w:marBottom w:val="0"/>
                      <w:divBdr>
                        <w:top w:val="none" w:sz="0" w:space="0" w:color="auto"/>
                        <w:left w:val="none" w:sz="0" w:space="0" w:color="auto"/>
                        <w:bottom w:val="none" w:sz="0" w:space="0" w:color="auto"/>
                        <w:right w:val="none" w:sz="0" w:space="0" w:color="auto"/>
                      </w:divBdr>
                      <w:divsChild>
                        <w:div w:id="1921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249">
                  <w:marLeft w:val="0"/>
                  <w:marRight w:val="0"/>
                  <w:marTop w:val="0"/>
                  <w:marBottom w:val="0"/>
                  <w:divBdr>
                    <w:top w:val="single" w:sz="6" w:space="6" w:color="DDDDDD"/>
                    <w:left w:val="none" w:sz="0" w:space="0" w:color="auto"/>
                    <w:bottom w:val="none" w:sz="0" w:space="0" w:color="auto"/>
                    <w:right w:val="none" w:sz="0" w:space="0" w:color="auto"/>
                  </w:divBdr>
                  <w:divsChild>
                    <w:div w:id="1527327954">
                      <w:marLeft w:val="0"/>
                      <w:marRight w:val="0"/>
                      <w:marTop w:val="0"/>
                      <w:marBottom w:val="0"/>
                      <w:divBdr>
                        <w:top w:val="none" w:sz="0" w:space="0" w:color="auto"/>
                        <w:left w:val="none" w:sz="0" w:space="0" w:color="auto"/>
                        <w:bottom w:val="none" w:sz="0" w:space="0" w:color="auto"/>
                        <w:right w:val="none" w:sz="0" w:space="0" w:color="auto"/>
                      </w:divBdr>
                      <w:divsChild>
                        <w:div w:id="785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3722">
      <w:bodyDiv w:val="1"/>
      <w:marLeft w:val="0"/>
      <w:marRight w:val="0"/>
      <w:marTop w:val="0"/>
      <w:marBottom w:val="0"/>
      <w:divBdr>
        <w:top w:val="none" w:sz="0" w:space="0" w:color="auto"/>
        <w:left w:val="none" w:sz="0" w:space="0" w:color="auto"/>
        <w:bottom w:val="none" w:sz="0" w:space="0" w:color="auto"/>
        <w:right w:val="none" w:sz="0" w:space="0" w:color="auto"/>
      </w:divBdr>
      <w:divsChild>
        <w:div w:id="60250894">
          <w:marLeft w:val="0"/>
          <w:marRight w:val="0"/>
          <w:marTop w:val="360"/>
          <w:marBottom w:val="360"/>
          <w:divBdr>
            <w:top w:val="none" w:sz="0" w:space="0" w:color="auto"/>
            <w:left w:val="none" w:sz="0" w:space="0" w:color="auto"/>
            <w:bottom w:val="none" w:sz="0" w:space="0" w:color="auto"/>
            <w:right w:val="none" w:sz="0" w:space="0" w:color="auto"/>
          </w:divBdr>
        </w:div>
        <w:div w:id="1293318261">
          <w:marLeft w:val="0"/>
          <w:marRight w:val="0"/>
          <w:marTop w:val="0"/>
          <w:marBottom w:val="0"/>
          <w:divBdr>
            <w:top w:val="none" w:sz="0" w:space="0" w:color="auto"/>
            <w:left w:val="none" w:sz="0" w:space="0" w:color="auto"/>
            <w:bottom w:val="none" w:sz="0" w:space="0" w:color="auto"/>
            <w:right w:val="none" w:sz="0" w:space="0" w:color="auto"/>
          </w:divBdr>
          <w:divsChild>
            <w:div w:id="1339314420">
              <w:marLeft w:val="0"/>
              <w:marRight w:val="0"/>
              <w:marTop w:val="0"/>
              <w:marBottom w:val="0"/>
              <w:divBdr>
                <w:top w:val="none" w:sz="0" w:space="0" w:color="auto"/>
                <w:left w:val="none" w:sz="0" w:space="0" w:color="auto"/>
                <w:bottom w:val="none" w:sz="0" w:space="0" w:color="auto"/>
                <w:right w:val="none" w:sz="0" w:space="0" w:color="auto"/>
              </w:divBdr>
              <w:divsChild>
                <w:div w:id="1275865629">
                  <w:marLeft w:val="0"/>
                  <w:marRight w:val="0"/>
                  <w:marTop w:val="0"/>
                  <w:marBottom w:val="0"/>
                  <w:divBdr>
                    <w:top w:val="single" w:sz="6" w:space="6" w:color="DDDDDD"/>
                    <w:left w:val="none" w:sz="0" w:space="0" w:color="auto"/>
                    <w:bottom w:val="none" w:sz="0" w:space="0" w:color="auto"/>
                    <w:right w:val="none" w:sz="0" w:space="0" w:color="auto"/>
                  </w:divBdr>
                  <w:divsChild>
                    <w:div w:id="1262687195">
                      <w:marLeft w:val="0"/>
                      <w:marRight w:val="0"/>
                      <w:marTop w:val="0"/>
                      <w:marBottom w:val="0"/>
                      <w:divBdr>
                        <w:top w:val="none" w:sz="0" w:space="0" w:color="auto"/>
                        <w:left w:val="none" w:sz="0" w:space="0" w:color="auto"/>
                        <w:bottom w:val="none" w:sz="0" w:space="0" w:color="auto"/>
                        <w:right w:val="none" w:sz="0" w:space="0" w:color="auto"/>
                      </w:divBdr>
                      <w:divsChild>
                        <w:div w:id="12885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6575">
                  <w:marLeft w:val="0"/>
                  <w:marRight w:val="0"/>
                  <w:marTop w:val="0"/>
                  <w:marBottom w:val="0"/>
                  <w:divBdr>
                    <w:top w:val="single" w:sz="6" w:space="6" w:color="DDDDDD"/>
                    <w:left w:val="none" w:sz="0" w:space="0" w:color="auto"/>
                    <w:bottom w:val="none" w:sz="0" w:space="0" w:color="auto"/>
                    <w:right w:val="none" w:sz="0" w:space="0" w:color="auto"/>
                  </w:divBdr>
                  <w:divsChild>
                    <w:div w:id="1739399979">
                      <w:marLeft w:val="0"/>
                      <w:marRight w:val="0"/>
                      <w:marTop w:val="0"/>
                      <w:marBottom w:val="0"/>
                      <w:divBdr>
                        <w:top w:val="none" w:sz="0" w:space="0" w:color="auto"/>
                        <w:left w:val="none" w:sz="0" w:space="0" w:color="auto"/>
                        <w:bottom w:val="none" w:sz="0" w:space="0" w:color="auto"/>
                        <w:right w:val="none" w:sz="0" w:space="0" w:color="auto"/>
                      </w:divBdr>
                      <w:divsChild>
                        <w:div w:id="9946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58781">
                  <w:marLeft w:val="0"/>
                  <w:marRight w:val="0"/>
                  <w:marTop w:val="0"/>
                  <w:marBottom w:val="0"/>
                  <w:divBdr>
                    <w:top w:val="single" w:sz="6" w:space="6" w:color="DDDDDD"/>
                    <w:left w:val="none" w:sz="0" w:space="0" w:color="auto"/>
                    <w:bottom w:val="none" w:sz="0" w:space="0" w:color="auto"/>
                    <w:right w:val="none" w:sz="0" w:space="0" w:color="auto"/>
                  </w:divBdr>
                  <w:divsChild>
                    <w:div w:id="1545287803">
                      <w:marLeft w:val="0"/>
                      <w:marRight w:val="0"/>
                      <w:marTop w:val="0"/>
                      <w:marBottom w:val="0"/>
                      <w:divBdr>
                        <w:top w:val="none" w:sz="0" w:space="0" w:color="auto"/>
                        <w:left w:val="none" w:sz="0" w:space="0" w:color="auto"/>
                        <w:bottom w:val="none" w:sz="0" w:space="0" w:color="auto"/>
                        <w:right w:val="none" w:sz="0" w:space="0" w:color="auto"/>
                      </w:divBdr>
                      <w:divsChild>
                        <w:div w:id="773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690">
                  <w:marLeft w:val="0"/>
                  <w:marRight w:val="0"/>
                  <w:marTop w:val="0"/>
                  <w:marBottom w:val="0"/>
                  <w:divBdr>
                    <w:top w:val="single" w:sz="6" w:space="6" w:color="DDDDDD"/>
                    <w:left w:val="none" w:sz="0" w:space="0" w:color="auto"/>
                    <w:bottom w:val="none" w:sz="0" w:space="0" w:color="auto"/>
                    <w:right w:val="none" w:sz="0" w:space="0" w:color="auto"/>
                  </w:divBdr>
                  <w:divsChild>
                    <w:div w:id="1205676398">
                      <w:marLeft w:val="0"/>
                      <w:marRight w:val="0"/>
                      <w:marTop w:val="0"/>
                      <w:marBottom w:val="0"/>
                      <w:divBdr>
                        <w:top w:val="none" w:sz="0" w:space="0" w:color="auto"/>
                        <w:left w:val="none" w:sz="0" w:space="0" w:color="auto"/>
                        <w:bottom w:val="none" w:sz="0" w:space="0" w:color="auto"/>
                        <w:right w:val="none" w:sz="0" w:space="0" w:color="auto"/>
                      </w:divBdr>
                      <w:divsChild>
                        <w:div w:id="11043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822228">
      <w:bodyDiv w:val="1"/>
      <w:marLeft w:val="0"/>
      <w:marRight w:val="0"/>
      <w:marTop w:val="0"/>
      <w:marBottom w:val="0"/>
      <w:divBdr>
        <w:top w:val="none" w:sz="0" w:space="0" w:color="auto"/>
        <w:left w:val="none" w:sz="0" w:space="0" w:color="auto"/>
        <w:bottom w:val="none" w:sz="0" w:space="0" w:color="auto"/>
        <w:right w:val="none" w:sz="0" w:space="0" w:color="auto"/>
      </w:divBdr>
      <w:divsChild>
        <w:div w:id="2112044716">
          <w:marLeft w:val="0"/>
          <w:marRight w:val="0"/>
          <w:marTop w:val="360"/>
          <w:marBottom w:val="360"/>
          <w:divBdr>
            <w:top w:val="none" w:sz="0" w:space="0" w:color="auto"/>
            <w:left w:val="none" w:sz="0" w:space="0" w:color="auto"/>
            <w:bottom w:val="none" w:sz="0" w:space="0" w:color="auto"/>
            <w:right w:val="none" w:sz="0" w:space="0" w:color="auto"/>
          </w:divBdr>
        </w:div>
        <w:div w:id="744690007">
          <w:marLeft w:val="0"/>
          <w:marRight w:val="0"/>
          <w:marTop w:val="0"/>
          <w:marBottom w:val="0"/>
          <w:divBdr>
            <w:top w:val="none" w:sz="0" w:space="0" w:color="auto"/>
            <w:left w:val="none" w:sz="0" w:space="0" w:color="auto"/>
            <w:bottom w:val="none" w:sz="0" w:space="0" w:color="auto"/>
            <w:right w:val="none" w:sz="0" w:space="0" w:color="auto"/>
          </w:divBdr>
          <w:divsChild>
            <w:div w:id="181630165">
              <w:marLeft w:val="0"/>
              <w:marRight w:val="0"/>
              <w:marTop w:val="0"/>
              <w:marBottom w:val="0"/>
              <w:divBdr>
                <w:top w:val="none" w:sz="0" w:space="0" w:color="auto"/>
                <w:left w:val="none" w:sz="0" w:space="0" w:color="auto"/>
                <w:bottom w:val="none" w:sz="0" w:space="0" w:color="auto"/>
                <w:right w:val="none" w:sz="0" w:space="0" w:color="auto"/>
              </w:divBdr>
              <w:divsChild>
                <w:div w:id="428500746">
                  <w:marLeft w:val="0"/>
                  <w:marRight w:val="0"/>
                  <w:marTop w:val="0"/>
                  <w:marBottom w:val="0"/>
                  <w:divBdr>
                    <w:top w:val="single" w:sz="6" w:space="6" w:color="DDDDDD"/>
                    <w:left w:val="none" w:sz="0" w:space="0" w:color="auto"/>
                    <w:bottom w:val="none" w:sz="0" w:space="0" w:color="auto"/>
                    <w:right w:val="none" w:sz="0" w:space="0" w:color="auto"/>
                  </w:divBdr>
                  <w:divsChild>
                    <w:div w:id="1935893368">
                      <w:marLeft w:val="0"/>
                      <w:marRight w:val="0"/>
                      <w:marTop w:val="0"/>
                      <w:marBottom w:val="0"/>
                      <w:divBdr>
                        <w:top w:val="none" w:sz="0" w:space="0" w:color="auto"/>
                        <w:left w:val="none" w:sz="0" w:space="0" w:color="auto"/>
                        <w:bottom w:val="none" w:sz="0" w:space="0" w:color="auto"/>
                        <w:right w:val="none" w:sz="0" w:space="0" w:color="auto"/>
                      </w:divBdr>
                      <w:divsChild>
                        <w:div w:id="1482574251">
                          <w:marLeft w:val="0"/>
                          <w:marRight w:val="0"/>
                          <w:marTop w:val="0"/>
                          <w:marBottom w:val="0"/>
                          <w:divBdr>
                            <w:top w:val="none" w:sz="0" w:space="0" w:color="auto"/>
                            <w:left w:val="none" w:sz="0" w:space="0" w:color="auto"/>
                            <w:bottom w:val="none" w:sz="0" w:space="0" w:color="auto"/>
                            <w:right w:val="none" w:sz="0" w:space="0" w:color="auto"/>
                          </w:divBdr>
                        </w:div>
                        <w:div w:id="1360934653">
                          <w:marLeft w:val="0"/>
                          <w:marRight w:val="0"/>
                          <w:marTop w:val="0"/>
                          <w:marBottom w:val="0"/>
                          <w:divBdr>
                            <w:top w:val="none" w:sz="0" w:space="0" w:color="auto"/>
                            <w:left w:val="none" w:sz="0" w:space="0" w:color="auto"/>
                            <w:bottom w:val="none" w:sz="0" w:space="0" w:color="auto"/>
                            <w:right w:val="none" w:sz="0" w:space="0" w:color="auto"/>
                          </w:divBdr>
                        </w:div>
                        <w:div w:id="640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761">
                  <w:marLeft w:val="0"/>
                  <w:marRight w:val="0"/>
                  <w:marTop w:val="0"/>
                  <w:marBottom w:val="0"/>
                  <w:divBdr>
                    <w:top w:val="single" w:sz="6" w:space="6" w:color="DDDDDD"/>
                    <w:left w:val="none" w:sz="0" w:space="0" w:color="auto"/>
                    <w:bottom w:val="none" w:sz="0" w:space="0" w:color="auto"/>
                    <w:right w:val="none" w:sz="0" w:space="0" w:color="auto"/>
                  </w:divBdr>
                  <w:divsChild>
                    <w:div w:id="481971111">
                      <w:marLeft w:val="0"/>
                      <w:marRight w:val="0"/>
                      <w:marTop w:val="0"/>
                      <w:marBottom w:val="0"/>
                      <w:divBdr>
                        <w:top w:val="none" w:sz="0" w:space="0" w:color="auto"/>
                        <w:left w:val="none" w:sz="0" w:space="0" w:color="auto"/>
                        <w:bottom w:val="none" w:sz="0" w:space="0" w:color="auto"/>
                        <w:right w:val="none" w:sz="0" w:space="0" w:color="auto"/>
                      </w:divBdr>
                      <w:divsChild>
                        <w:div w:id="2119644894">
                          <w:marLeft w:val="0"/>
                          <w:marRight w:val="0"/>
                          <w:marTop w:val="0"/>
                          <w:marBottom w:val="0"/>
                          <w:divBdr>
                            <w:top w:val="none" w:sz="0" w:space="0" w:color="auto"/>
                            <w:left w:val="none" w:sz="0" w:space="0" w:color="auto"/>
                            <w:bottom w:val="none" w:sz="0" w:space="0" w:color="auto"/>
                            <w:right w:val="none" w:sz="0" w:space="0" w:color="auto"/>
                          </w:divBdr>
                        </w:div>
                        <w:div w:id="2144351574">
                          <w:marLeft w:val="0"/>
                          <w:marRight w:val="0"/>
                          <w:marTop w:val="0"/>
                          <w:marBottom w:val="0"/>
                          <w:divBdr>
                            <w:top w:val="none" w:sz="0" w:space="0" w:color="auto"/>
                            <w:left w:val="none" w:sz="0" w:space="0" w:color="auto"/>
                            <w:bottom w:val="none" w:sz="0" w:space="0" w:color="auto"/>
                            <w:right w:val="none" w:sz="0" w:space="0" w:color="auto"/>
                          </w:divBdr>
                        </w:div>
                        <w:div w:id="11857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0952">
                  <w:marLeft w:val="0"/>
                  <w:marRight w:val="0"/>
                  <w:marTop w:val="0"/>
                  <w:marBottom w:val="0"/>
                  <w:divBdr>
                    <w:top w:val="single" w:sz="6" w:space="6" w:color="DDDDDD"/>
                    <w:left w:val="none" w:sz="0" w:space="0" w:color="auto"/>
                    <w:bottom w:val="none" w:sz="0" w:space="0" w:color="auto"/>
                    <w:right w:val="none" w:sz="0" w:space="0" w:color="auto"/>
                  </w:divBdr>
                  <w:divsChild>
                    <w:div w:id="152911654">
                      <w:marLeft w:val="0"/>
                      <w:marRight w:val="0"/>
                      <w:marTop w:val="0"/>
                      <w:marBottom w:val="0"/>
                      <w:divBdr>
                        <w:top w:val="none" w:sz="0" w:space="0" w:color="auto"/>
                        <w:left w:val="none" w:sz="0" w:space="0" w:color="auto"/>
                        <w:bottom w:val="none" w:sz="0" w:space="0" w:color="auto"/>
                        <w:right w:val="none" w:sz="0" w:space="0" w:color="auto"/>
                      </w:divBdr>
                      <w:divsChild>
                        <w:div w:id="926112984">
                          <w:marLeft w:val="0"/>
                          <w:marRight w:val="0"/>
                          <w:marTop w:val="0"/>
                          <w:marBottom w:val="0"/>
                          <w:divBdr>
                            <w:top w:val="none" w:sz="0" w:space="0" w:color="auto"/>
                            <w:left w:val="none" w:sz="0" w:space="0" w:color="auto"/>
                            <w:bottom w:val="none" w:sz="0" w:space="0" w:color="auto"/>
                            <w:right w:val="none" w:sz="0" w:space="0" w:color="auto"/>
                          </w:divBdr>
                        </w:div>
                        <w:div w:id="1538424072">
                          <w:marLeft w:val="0"/>
                          <w:marRight w:val="0"/>
                          <w:marTop w:val="0"/>
                          <w:marBottom w:val="0"/>
                          <w:divBdr>
                            <w:top w:val="none" w:sz="0" w:space="0" w:color="auto"/>
                            <w:left w:val="none" w:sz="0" w:space="0" w:color="auto"/>
                            <w:bottom w:val="none" w:sz="0" w:space="0" w:color="auto"/>
                            <w:right w:val="none" w:sz="0" w:space="0" w:color="auto"/>
                          </w:divBdr>
                        </w:div>
                        <w:div w:id="10939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5047">
                  <w:marLeft w:val="0"/>
                  <w:marRight w:val="0"/>
                  <w:marTop w:val="0"/>
                  <w:marBottom w:val="0"/>
                  <w:divBdr>
                    <w:top w:val="single" w:sz="6" w:space="6" w:color="DDDDDD"/>
                    <w:left w:val="none" w:sz="0" w:space="0" w:color="auto"/>
                    <w:bottom w:val="none" w:sz="0" w:space="0" w:color="auto"/>
                    <w:right w:val="none" w:sz="0" w:space="0" w:color="auto"/>
                  </w:divBdr>
                  <w:divsChild>
                    <w:div w:id="1009483471">
                      <w:marLeft w:val="0"/>
                      <w:marRight w:val="0"/>
                      <w:marTop w:val="0"/>
                      <w:marBottom w:val="0"/>
                      <w:divBdr>
                        <w:top w:val="none" w:sz="0" w:space="0" w:color="auto"/>
                        <w:left w:val="none" w:sz="0" w:space="0" w:color="auto"/>
                        <w:bottom w:val="none" w:sz="0" w:space="0" w:color="auto"/>
                        <w:right w:val="none" w:sz="0" w:space="0" w:color="auto"/>
                      </w:divBdr>
                      <w:divsChild>
                        <w:div w:id="357246310">
                          <w:marLeft w:val="0"/>
                          <w:marRight w:val="0"/>
                          <w:marTop w:val="0"/>
                          <w:marBottom w:val="0"/>
                          <w:divBdr>
                            <w:top w:val="none" w:sz="0" w:space="0" w:color="auto"/>
                            <w:left w:val="none" w:sz="0" w:space="0" w:color="auto"/>
                            <w:bottom w:val="none" w:sz="0" w:space="0" w:color="auto"/>
                            <w:right w:val="none" w:sz="0" w:space="0" w:color="auto"/>
                          </w:divBdr>
                        </w:div>
                        <w:div w:id="1247105892">
                          <w:marLeft w:val="0"/>
                          <w:marRight w:val="0"/>
                          <w:marTop w:val="0"/>
                          <w:marBottom w:val="0"/>
                          <w:divBdr>
                            <w:top w:val="none" w:sz="0" w:space="0" w:color="auto"/>
                            <w:left w:val="none" w:sz="0" w:space="0" w:color="auto"/>
                            <w:bottom w:val="none" w:sz="0" w:space="0" w:color="auto"/>
                            <w:right w:val="none" w:sz="0" w:space="0" w:color="auto"/>
                          </w:divBdr>
                        </w:div>
                        <w:div w:id="12757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97360">
                  <w:marLeft w:val="0"/>
                  <w:marRight w:val="0"/>
                  <w:marTop w:val="0"/>
                  <w:marBottom w:val="0"/>
                  <w:divBdr>
                    <w:top w:val="single" w:sz="6" w:space="6" w:color="DDDDDD"/>
                    <w:left w:val="none" w:sz="0" w:space="0" w:color="auto"/>
                    <w:bottom w:val="none" w:sz="0" w:space="0" w:color="auto"/>
                    <w:right w:val="none" w:sz="0" w:space="0" w:color="auto"/>
                  </w:divBdr>
                  <w:divsChild>
                    <w:div w:id="201944002">
                      <w:marLeft w:val="0"/>
                      <w:marRight w:val="0"/>
                      <w:marTop w:val="0"/>
                      <w:marBottom w:val="0"/>
                      <w:divBdr>
                        <w:top w:val="none" w:sz="0" w:space="0" w:color="auto"/>
                        <w:left w:val="none" w:sz="0" w:space="0" w:color="auto"/>
                        <w:bottom w:val="none" w:sz="0" w:space="0" w:color="auto"/>
                        <w:right w:val="none" w:sz="0" w:space="0" w:color="auto"/>
                      </w:divBdr>
                      <w:divsChild>
                        <w:div w:id="1017077110">
                          <w:marLeft w:val="0"/>
                          <w:marRight w:val="0"/>
                          <w:marTop w:val="0"/>
                          <w:marBottom w:val="0"/>
                          <w:divBdr>
                            <w:top w:val="none" w:sz="0" w:space="0" w:color="auto"/>
                            <w:left w:val="none" w:sz="0" w:space="0" w:color="auto"/>
                            <w:bottom w:val="none" w:sz="0" w:space="0" w:color="auto"/>
                            <w:right w:val="none" w:sz="0" w:space="0" w:color="auto"/>
                          </w:divBdr>
                        </w:div>
                        <w:div w:id="178083976">
                          <w:marLeft w:val="0"/>
                          <w:marRight w:val="0"/>
                          <w:marTop w:val="0"/>
                          <w:marBottom w:val="0"/>
                          <w:divBdr>
                            <w:top w:val="none" w:sz="0" w:space="0" w:color="auto"/>
                            <w:left w:val="none" w:sz="0" w:space="0" w:color="auto"/>
                            <w:bottom w:val="none" w:sz="0" w:space="0" w:color="auto"/>
                            <w:right w:val="none" w:sz="0" w:space="0" w:color="auto"/>
                          </w:divBdr>
                        </w:div>
                        <w:div w:id="695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84648">
      <w:bodyDiv w:val="1"/>
      <w:marLeft w:val="0"/>
      <w:marRight w:val="0"/>
      <w:marTop w:val="0"/>
      <w:marBottom w:val="0"/>
      <w:divBdr>
        <w:top w:val="none" w:sz="0" w:space="0" w:color="auto"/>
        <w:left w:val="none" w:sz="0" w:space="0" w:color="auto"/>
        <w:bottom w:val="none" w:sz="0" w:space="0" w:color="auto"/>
        <w:right w:val="none" w:sz="0" w:space="0" w:color="auto"/>
      </w:divBdr>
    </w:div>
    <w:div w:id="1425036014">
      <w:bodyDiv w:val="1"/>
      <w:marLeft w:val="0"/>
      <w:marRight w:val="0"/>
      <w:marTop w:val="0"/>
      <w:marBottom w:val="0"/>
      <w:divBdr>
        <w:top w:val="none" w:sz="0" w:space="0" w:color="auto"/>
        <w:left w:val="none" w:sz="0" w:space="0" w:color="auto"/>
        <w:bottom w:val="none" w:sz="0" w:space="0" w:color="auto"/>
        <w:right w:val="none" w:sz="0" w:space="0" w:color="auto"/>
      </w:divBdr>
      <w:divsChild>
        <w:div w:id="921374225">
          <w:marLeft w:val="0"/>
          <w:marRight w:val="0"/>
          <w:marTop w:val="360"/>
          <w:marBottom w:val="360"/>
          <w:divBdr>
            <w:top w:val="none" w:sz="0" w:space="0" w:color="auto"/>
            <w:left w:val="none" w:sz="0" w:space="0" w:color="auto"/>
            <w:bottom w:val="none" w:sz="0" w:space="0" w:color="auto"/>
            <w:right w:val="none" w:sz="0" w:space="0" w:color="auto"/>
          </w:divBdr>
        </w:div>
        <w:div w:id="886256145">
          <w:marLeft w:val="0"/>
          <w:marRight w:val="0"/>
          <w:marTop w:val="0"/>
          <w:marBottom w:val="0"/>
          <w:divBdr>
            <w:top w:val="none" w:sz="0" w:space="0" w:color="auto"/>
            <w:left w:val="none" w:sz="0" w:space="0" w:color="auto"/>
            <w:bottom w:val="none" w:sz="0" w:space="0" w:color="auto"/>
            <w:right w:val="none" w:sz="0" w:space="0" w:color="auto"/>
          </w:divBdr>
          <w:divsChild>
            <w:div w:id="1537767297">
              <w:marLeft w:val="0"/>
              <w:marRight w:val="0"/>
              <w:marTop w:val="0"/>
              <w:marBottom w:val="0"/>
              <w:divBdr>
                <w:top w:val="none" w:sz="0" w:space="0" w:color="auto"/>
                <w:left w:val="none" w:sz="0" w:space="0" w:color="auto"/>
                <w:bottom w:val="none" w:sz="0" w:space="0" w:color="auto"/>
                <w:right w:val="none" w:sz="0" w:space="0" w:color="auto"/>
              </w:divBdr>
              <w:divsChild>
                <w:div w:id="2138375333">
                  <w:marLeft w:val="0"/>
                  <w:marRight w:val="0"/>
                  <w:marTop w:val="0"/>
                  <w:marBottom w:val="0"/>
                  <w:divBdr>
                    <w:top w:val="single" w:sz="6" w:space="6" w:color="DDDDDD"/>
                    <w:left w:val="none" w:sz="0" w:space="0" w:color="auto"/>
                    <w:bottom w:val="none" w:sz="0" w:space="0" w:color="auto"/>
                    <w:right w:val="none" w:sz="0" w:space="0" w:color="auto"/>
                  </w:divBdr>
                  <w:divsChild>
                    <w:div w:id="266011014">
                      <w:marLeft w:val="0"/>
                      <w:marRight w:val="0"/>
                      <w:marTop w:val="0"/>
                      <w:marBottom w:val="0"/>
                      <w:divBdr>
                        <w:top w:val="none" w:sz="0" w:space="0" w:color="auto"/>
                        <w:left w:val="none" w:sz="0" w:space="0" w:color="auto"/>
                        <w:bottom w:val="none" w:sz="0" w:space="0" w:color="auto"/>
                        <w:right w:val="none" w:sz="0" w:space="0" w:color="auto"/>
                      </w:divBdr>
                      <w:divsChild>
                        <w:div w:id="1013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5192">
                  <w:marLeft w:val="0"/>
                  <w:marRight w:val="0"/>
                  <w:marTop w:val="0"/>
                  <w:marBottom w:val="0"/>
                  <w:divBdr>
                    <w:top w:val="single" w:sz="6" w:space="6" w:color="DDDDDD"/>
                    <w:left w:val="none" w:sz="0" w:space="0" w:color="auto"/>
                    <w:bottom w:val="none" w:sz="0" w:space="0" w:color="auto"/>
                    <w:right w:val="none" w:sz="0" w:space="0" w:color="auto"/>
                  </w:divBdr>
                  <w:divsChild>
                    <w:div w:id="1206136531">
                      <w:marLeft w:val="0"/>
                      <w:marRight w:val="0"/>
                      <w:marTop w:val="0"/>
                      <w:marBottom w:val="0"/>
                      <w:divBdr>
                        <w:top w:val="none" w:sz="0" w:space="0" w:color="auto"/>
                        <w:left w:val="none" w:sz="0" w:space="0" w:color="auto"/>
                        <w:bottom w:val="none" w:sz="0" w:space="0" w:color="auto"/>
                        <w:right w:val="none" w:sz="0" w:space="0" w:color="auto"/>
                      </w:divBdr>
                      <w:divsChild>
                        <w:div w:id="1145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6529">
                  <w:marLeft w:val="0"/>
                  <w:marRight w:val="0"/>
                  <w:marTop w:val="0"/>
                  <w:marBottom w:val="0"/>
                  <w:divBdr>
                    <w:top w:val="single" w:sz="6" w:space="6" w:color="DDDDDD"/>
                    <w:left w:val="none" w:sz="0" w:space="0" w:color="auto"/>
                    <w:bottom w:val="none" w:sz="0" w:space="0" w:color="auto"/>
                    <w:right w:val="none" w:sz="0" w:space="0" w:color="auto"/>
                  </w:divBdr>
                  <w:divsChild>
                    <w:div w:id="1671102974">
                      <w:marLeft w:val="0"/>
                      <w:marRight w:val="0"/>
                      <w:marTop w:val="0"/>
                      <w:marBottom w:val="0"/>
                      <w:divBdr>
                        <w:top w:val="none" w:sz="0" w:space="0" w:color="auto"/>
                        <w:left w:val="none" w:sz="0" w:space="0" w:color="auto"/>
                        <w:bottom w:val="none" w:sz="0" w:space="0" w:color="auto"/>
                        <w:right w:val="none" w:sz="0" w:space="0" w:color="auto"/>
                      </w:divBdr>
                      <w:divsChild>
                        <w:div w:id="867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899">
                  <w:marLeft w:val="0"/>
                  <w:marRight w:val="0"/>
                  <w:marTop w:val="0"/>
                  <w:marBottom w:val="0"/>
                  <w:divBdr>
                    <w:top w:val="single" w:sz="6" w:space="6" w:color="DDDDDD"/>
                    <w:left w:val="none" w:sz="0" w:space="0" w:color="auto"/>
                    <w:bottom w:val="none" w:sz="0" w:space="0" w:color="auto"/>
                    <w:right w:val="none" w:sz="0" w:space="0" w:color="auto"/>
                  </w:divBdr>
                  <w:divsChild>
                    <w:div w:id="701980040">
                      <w:marLeft w:val="0"/>
                      <w:marRight w:val="0"/>
                      <w:marTop w:val="0"/>
                      <w:marBottom w:val="0"/>
                      <w:divBdr>
                        <w:top w:val="none" w:sz="0" w:space="0" w:color="auto"/>
                        <w:left w:val="none" w:sz="0" w:space="0" w:color="auto"/>
                        <w:bottom w:val="none" w:sz="0" w:space="0" w:color="auto"/>
                        <w:right w:val="none" w:sz="0" w:space="0" w:color="auto"/>
                      </w:divBdr>
                      <w:divsChild>
                        <w:div w:id="318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292">
                  <w:marLeft w:val="0"/>
                  <w:marRight w:val="0"/>
                  <w:marTop w:val="0"/>
                  <w:marBottom w:val="0"/>
                  <w:divBdr>
                    <w:top w:val="single" w:sz="6" w:space="6" w:color="DDDDDD"/>
                    <w:left w:val="none" w:sz="0" w:space="0" w:color="auto"/>
                    <w:bottom w:val="none" w:sz="0" w:space="0" w:color="auto"/>
                    <w:right w:val="none" w:sz="0" w:space="0" w:color="auto"/>
                  </w:divBdr>
                  <w:divsChild>
                    <w:div w:id="1109087720">
                      <w:marLeft w:val="0"/>
                      <w:marRight w:val="0"/>
                      <w:marTop w:val="0"/>
                      <w:marBottom w:val="0"/>
                      <w:divBdr>
                        <w:top w:val="none" w:sz="0" w:space="0" w:color="auto"/>
                        <w:left w:val="none" w:sz="0" w:space="0" w:color="auto"/>
                        <w:bottom w:val="none" w:sz="0" w:space="0" w:color="auto"/>
                        <w:right w:val="none" w:sz="0" w:space="0" w:color="auto"/>
                      </w:divBdr>
                      <w:divsChild>
                        <w:div w:id="2077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6639">
      <w:bodyDiv w:val="1"/>
      <w:marLeft w:val="0"/>
      <w:marRight w:val="0"/>
      <w:marTop w:val="0"/>
      <w:marBottom w:val="0"/>
      <w:divBdr>
        <w:top w:val="none" w:sz="0" w:space="0" w:color="auto"/>
        <w:left w:val="none" w:sz="0" w:space="0" w:color="auto"/>
        <w:bottom w:val="none" w:sz="0" w:space="0" w:color="auto"/>
        <w:right w:val="none" w:sz="0" w:space="0" w:color="auto"/>
      </w:divBdr>
      <w:divsChild>
        <w:div w:id="1375884187">
          <w:marLeft w:val="0"/>
          <w:marRight w:val="0"/>
          <w:marTop w:val="360"/>
          <w:marBottom w:val="360"/>
          <w:divBdr>
            <w:top w:val="none" w:sz="0" w:space="0" w:color="auto"/>
            <w:left w:val="none" w:sz="0" w:space="0" w:color="auto"/>
            <w:bottom w:val="none" w:sz="0" w:space="0" w:color="auto"/>
            <w:right w:val="none" w:sz="0" w:space="0" w:color="auto"/>
          </w:divBdr>
        </w:div>
        <w:div w:id="422381187">
          <w:marLeft w:val="0"/>
          <w:marRight w:val="0"/>
          <w:marTop w:val="0"/>
          <w:marBottom w:val="0"/>
          <w:divBdr>
            <w:top w:val="none" w:sz="0" w:space="0" w:color="auto"/>
            <w:left w:val="none" w:sz="0" w:space="0" w:color="auto"/>
            <w:bottom w:val="none" w:sz="0" w:space="0" w:color="auto"/>
            <w:right w:val="none" w:sz="0" w:space="0" w:color="auto"/>
          </w:divBdr>
          <w:divsChild>
            <w:div w:id="863130190">
              <w:marLeft w:val="0"/>
              <w:marRight w:val="0"/>
              <w:marTop w:val="0"/>
              <w:marBottom w:val="0"/>
              <w:divBdr>
                <w:top w:val="none" w:sz="0" w:space="0" w:color="auto"/>
                <w:left w:val="none" w:sz="0" w:space="0" w:color="auto"/>
                <w:bottom w:val="none" w:sz="0" w:space="0" w:color="auto"/>
                <w:right w:val="none" w:sz="0" w:space="0" w:color="auto"/>
              </w:divBdr>
              <w:divsChild>
                <w:div w:id="141385868">
                  <w:marLeft w:val="0"/>
                  <w:marRight w:val="0"/>
                  <w:marTop w:val="0"/>
                  <w:marBottom w:val="0"/>
                  <w:divBdr>
                    <w:top w:val="single" w:sz="6" w:space="6" w:color="DDDDDD"/>
                    <w:left w:val="none" w:sz="0" w:space="0" w:color="auto"/>
                    <w:bottom w:val="none" w:sz="0" w:space="0" w:color="auto"/>
                    <w:right w:val="none" w:sz="0" w:space="0" w:color="auto"/>
                  </w:divBdr>
                  <w:divsChild>
                    <w:div w:id="1250457992">
                      <w:marLeft w:val="0"/>
                      <w:marRight w:val="0"/>
                      <w:marTop w:val="0"/>
                      <w:marBottom w:val="0"/>
                      <w:divBdr>
                        <w:top w:val="none" w:sz="0" w:space="0" w:color="auto"/>
                        <w:left w:val="none" w:sz="0" w:space="0" w:color="auto"/>
                        <w:bottom w:val="none" w:sz="0" w:space="0" w:color="auto"/>
                        <w:right w:val="none" w:sz="0" w:space="0" w:color="auto"/>
                      </w:divBdr>
                      <w:divsChild>
                        <w:div w:id="993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1487">
                  <w:marLeft w:val="0"/>
                  <w:marRight w:val="0"/>
                  <w:marTop w:val="0"/>
                  <w:marBottom w:val="0"/>
                  <w:divBdr>
                    <w:top w:val="single" w:sz="6" w:space="6" w:color="DDDDDD"/>
                    <w:left w:val="none" w:sz="0" w:space="0" w:color="auto"/>
                    <w:bottom w:val="none" w:sz="0" w:space="0" w:color="auto"/>
                    <w:right w:val="none" w:sz="0" w:space="0" w:color="auto"/>
                  </w:divBdr>
                  <w:divsChild>
                    <w:div w:id="16661986">
                      <w:marLeft w:val="0"/>
                      <w:marRight w:val="0"/>
                      <w:marTop w:val="0"/>
                      <w:marBottom w:val="0"/>
                      <w:divBdr>
                        <w:top w:val="none" w:sz="0" w:space="0" w:color="auto"/>
                        <w:left w:val="none" w:sz="0" w:space="0" w:color="auto"/>
                        <w:bottom w:val="none" w:sz="0" w:space="0" w:color="auto"/>
                        <w:right w:val="none" w:sz="0" w:space="0" w:color="auto"/>
                      </w:divBdr>
                      <w:divsChild>
                        <w:div w:id="1717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358">
                  <w:marLeft w:val="0"/>
                  <w:marRight w:val="0"/>
                  <w:marTop w:val="0"/>
                  <w:marBottom w:val="0"/>
                  <w:divBdr>
                    <w:top w:val="single" w:sz="6" w:space="6" w:color="DDDDDD"/>
                    <w:left w:val="none" w:sz="0" w:space="0" w:color="auto"/>
                    <w:bottom w:val="none" w:sz="0" w:space="0" w:color="auto"/>
                    <w:right w:val="none" w:sz="0" w:space="0" w:color="auto"/>
                  </w:divBdr>
                  <w:divsChild>
                    <w:div w:id="1562247945">
                      <w:marLeft w:val="0"/>
                      <w:marRight w:val="0"/>
                      <w:marTop w:val="0"/>
                      <w:marBottom w:val="0"/>
                      <w:divBdr>
                        <w:top w:val="none" w:sz="0" w:space="0" w:color="auto"/>
                        <w:left w:val="none" w:sz="0" w:space="0" w:color="auto"/>
                        <w:bottom w:val="none" w:sz="0" w:space="0" w:color="auto"/>
                        <w:right w:val="none" w:sz="0" w:space="0" w:color="auto"/>
                      </w:divBdr>
                      <w:divsChild>
                        <w:div w:id="6963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276">
                  <w:marLeft w:val="0"/>
                  <w:marRight w:val="0"/>
                  <w:marTop w:val="0"/>
                  <w:marBottom w:val="0"/>
                  <w:divBdr>
                    <w:top w:val="single" w:sz="6" w:space="6" w:color="DDDDDD"/>
                    <w:left w:val="none" w:sz="0" w:space="0" w:color="auto"/>
                    <w:bottom w:val="none" w:sz="0" w:space="0" w:color="auto"/>
                    <w:right w:val="none" w:sz="0" w:space="0" w:color="auto"/>
                  </w:divBdr>
                  <w:divsChild>
                    <w:div w:id="133373766">
                      <w:marLeft w:val="0"/>
                      <w:marRight w:val="0"/>
                      <w:marTop w:val="0"/>
                      <w:marBottom w:val="0"/>
                      <w:divBdr>
                        <w:top w:val="none" w:sz="0" w:space="0" w:color="auto"/>
                        <w:left w:val="none" w:sz="0" w:space="0" w:color="auto"/>
                        <w:bottom w:val="none" w:sz="0" w:space="0" w:color="auto"/>
                        <w:right w:val="none" w:sz="0" w:space="0" w:color="auto"/>
                      </w:divBdr>
                      <w:divsChild>
                        <w:div w:id="1392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9347">
                  <w:marLeft w:val="0"/>
                  <w:marRight w:val="0"/>
                  <w:marTop w:val="0"/>
                  <w:marBottom w:val="0"/>
                  <w:divBdr>
                    <w:top w:val="single" w:sz="6" w:space="6" w:color="DDDDDD"/>
                    <w:left w:val="none" w:sz="0" w:space="0" w:color="auto"/>
                    <w:bottom w:val="none" w:sz="0" w:space="0" w:color="auto"/>
                    <w:right w:val="none" w:sz="0" w:space="0" w:color="auto"/>
                  </w:divBdr>
                  <w:divsChild>
                    <w:div w:id="1935163191">
                      <w:marLeft w:val="0"/>
                      <w:marRight w:val="0"/>
                      <w:marTop w:val="0"/>
                      <w:marBottom w:val="0"/>
                      <w:divBdr>
                        <w:top w:val="none" w:sz="0" w:space="0" w:color="auto"/>
                        <w:left w:val="none" w:sz="0" w:space="0" w:color="auto"/>
                        <w:bottom w:val="none" w:sz="0" w:space="0" w:color="auto"/>
                        <w:right w:val="none" w:sz="0" w:space="0" w:color="auto"/>
                      </w:divBdr>
                      <w:divsChild>
                        <w:div w:id="3612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92047">
      <w:bodyDiv w:val="1"/>
      <w:marLeft w:val="0"/>
      <w:marRight w:val="0"/>
      <w:marTop w:val="0"/>
      <w:marBottom w:val="0"/>
      <w:divBdr>
        <w:top w:val="none" w:sz="0" w:space="0" w:color="auto"/>
        <w:left w:val="none" w:sz="0" w:space="0" w:color="auto"/>
        <w:bottom w:val="none" w:sz="0" w:space="0" w:color="auto"/>
        <w:right w:val="none" w:sz="0" w:space="0" w:color="auto"/>
      </w:divBdr>
      <w:divsChild>
        <w:div w:id="1643386564">
          <w:marLeft w:val="0"/>
          <w:marRight w:val="0"/>
          <w:marTop w:val="360"/>
          <w:marBottom w:val="360"/>
          <w:divBdr>
            <w:top w:val="none" w:sz="0" w:space="0" w:color="auto"/>
            <w:left w:val="none" w:sz="0" w:space="0" w:color="auto"/>
            <w:bottom w:val="none" w:sz="0" w:space="0" w:color="auto"/>
            <w:right w:val="none" w:sz="0" w:space="0" w:color="auto"/>
          </w:divBdr>
        </w:div>
        <w:div w:id="431440356">
          <w:marLeft w:val="0"/>
          <w:marRight w:val="0"/>
          <w:marTop w:val="0"/>
          <w:marBottom w:val="0"/>
          <w:divBdr>
            <w:top w:val="none" w:sz="0" w:space="0" w:color="auto"/>
            <w:left w:val="none" w:sz="0" w:space="0" w:color="auto"/>
            <w:bottom w:val="none" w:sz="0" w:space="0" w:color="auto"/>
            <w:right w:val="none" w:sz="0" w:space="0" w:color="auto"/>
          </w:divBdr>
          <w:divsChild>
            <w:div w:id="65498831">
              <w:marLeft w:val="0"/>
              <w:marRight w:val="0"/>
              <w:marTop w:val="0"/>
              <w:marBottom w:val="0"/>
              <w:divBdr>
                <w:top w:val="none" w:sz="0" w:space="0" w:color="auto"/>
                <w:left w:val="none" w:sz="0" w:space="0" w:color="auto"/>
                <w:bottom w:val="none" w:sz="0" w:space="0" w:color="auto"/>
                <w:right w:val="none" w:sz="0" w:space="0" w:color="auto"/>
              </w:divBdr>
              <w:divsChild>
                <w:div w:id="231430234">
                  <w:marLeft w:val="0"/>
                  <w:marRight w:val="0"/>
                  <w:marTop w:val="0"/>
                  <w:marBottom w:val="0"/>
                  <w:divBdr>
                    <w:top w:val="single" w:sz="6" w:space="6" w:color="DDDDDD"/>
                    <w:left w:val="none" w:sz="0" w:space="0" w:color="auto"/>
                    <w:bottom w:val="none" w:sz="0" w:space="0" w:color="auto"/>
                    <w:right w:val="none" w:sz="0" w:space="0" w:color="auto"/>
                  </w:divBdr>
                  <w:divsChild>
                    <w:div w:id="2065249417">
                      <w:marLeft w:val="0"/>
                      <w:marRight w:val="0"/>
                      <w:marTop w:val="0"/>
                      <w:marBottom w:val="0"/>
                      <w:divBdr>
                        <w:top w:val="none" w:sz="0" w:space="0" w:color="auto"/>
                        <w:left w:val="none" w:sz="0" w:space="0" w:color="auto"/>
                        <w:bottom w:val="none" w:sz="0" w:space="0" w:color="auto"/>
                        <w:right w:val="none" w:sz="0" w:space="0" w:color="auto"/>
                      </w:divBdr>
                      <w:divsChild>
                        <w:div w:id="2031488839">
                          <w:marLeft w:val="0"/>
                          <w:marRight w:val="0"/>
                          <w:marTop w:val="0"/>
                          <w:marBottom w:val="0"/>
                          <w:divBdr>
                            <w:top w:val="none" w:sz="0" w:space="0" w:color="auto"/>
                            <w:left w:val="none" w:sz="0" w:space="0" w:color="auto"/>
                            <w:bottom w:val="none" w:sz="0" w:space="0" w:color="auto"/>
                            <w:right w:val="none" w:sz="0" w:space="0" w:color="auto"/>
                          </w:divBdr>
                        </w:div>
                        <w:div w:id="624386821">
                          <w:marLeft w:val="0"/>
                          <w:marRight w:val="0"/>
                          <w:marTop w:val="0"/>
                          <w:marBottom w:val="0"/>
                          <w:divBdr>
                            <w:top w:val="none" w:sz="0" w:space="0" w:color="auto"/>
                            <w:left w:val="none" w:sz="0" w:space="0" w:color="auto"/>
                            <w:bottom w:val="none" w:sz="0" w:space="0" w:color="auto"/>
                            <w:right w:val="none" w:sz="0" w:space="0" w:color="auto"/>
                          </w:divBdr>
                        </w:div>
                        <w:div w:id="16189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371">
                  <w:marLeft w:val="0"/>
                  <w:marRight w:val="0"/>
                  <w:marTop w:val="0"/>
                  <w:marBottom w:val="0"/>
                  <w:divBdr>
                    <w:top w:val="single" w:sz="6" w:space="6" w:color="DDDDDD"/>
                    <w:left w:val="none" w:sz="0" w:space="0" w:color="auto"/>
                    <w:bottom w:val="none" w:sz="0" w:space="0" w:color="auto"/>
                    <w:right w:val="none" w:sz="0" w:space="0" w:color="auto"/>
                  </w:divBdr>
                  <w:divsChild>
                    <w:div w:id="926690377">
                      <w:marLeft w:val="0"/>
                      <w:marRight w:val="0"/>
                      <w:marTop w:val="0"/>
                      <w:marBottom w:val="0"/>
                      <w:divBdr>
                        <w:top w:val="none" w:sz="0" w:space="0" w:color="auto"/>
                        <w:left w:val="none" w:sz="0" w:space="0" w:color="auto"/>
                        <w:bottom w:val="none" w:sz="0" w:space="0" w:color="auto"/>
                        <w:right w:val="none" w:sz="0" w:space="0" w:color="auto"/>
                      </w:divBdr>
                      <w:divsChild>
                        <w:div w:id="654453045">
                          <w:marLeft w:val="0"/>
                          <w:marRight w:val="0"/>
                          <w:marTop w:val="0"/>
                          <w:marBottom w:val="0"/>
                          <w:divBdr>
                            <w:top w:val="none" w:sz="0" w:space="0" w:color="auto"/>
                            <w:left w:val="none" w:sz="0" w:space="0" w:color="auto"/>
                            <w:bottom w:val="none" w:sz="0" w:space="0" w:color="auto"/>
                            <w:right w:val="none" w:sz="0" w:space="0" w:color="auto"/>
                          </w:divBdr>
                        </w:div>
                        <w:div w:id="1934121864">
                          <w:marLeft w:val="0"/>
                          <w:marRight w:val="0"/>
                          <w:marTop w:val="0"/>
                          <w:marBottom w:val="0"/>
                          <w:divBdr>
                            <w:top w:val="none" w:sz="0" w:space="0" w:color="auto"/>
                            <w:left w:val="none" w:sz="0" w:space="0" w:color="auto"/>
                            <w:bottom w:val="none" w:sz="0" w:space="0" w:color="auto"/>
                            <w:right w:val="none" w:sz="0" w:space="0" w:color="auto"/>
                          </w:divBdr>
                        </w:div>
                        <w:div w:id="5976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850">
                  <w:marLeft w:val="0"/>
                  <w:marRight w:val="0"/>
                  <w:marTop w:val="0"/>
                  <w:marBottom w:val="0"/>
                  <w:divBdr>
                    <w:top w:val="single" w:sz="6" w:space="6" w:color="DDDDDD"/>
                    <w:left w:val="none" w:sz="0" w:space="0" w:color="auto"/>
                    <w:bottom w:val="none" w:sz="0" w:space="0" w:color="auto"/>
                    <w:right w:val="none" w:sz="0" w:space="0" w:color="auto"/>
                  </w:divBdr>
                  <w:divsChild>
                    <w:div w:id="774519099">
                      <w:marLeft w:val="0"/>
                      <w:marRight w:val="0"/>
                      <w:marTop w:val="0"/>
                      <w:marBottom w:val="0"/>
                      <w:divBdr>
                        <w:top w:val="none" w:sz="0" w:space="0" w:color="auto"/>
                        <w:left w:val="none" w:sz="0" w:space="0" w:color="auto"/>
                        <w:bottom w:val="none" w:sz="0" w:space="0" w:color="auto"/>
                        <w:right w:val="none" w:sz="0" w:space="0" w:color="auto"/>
                      </w:divBdr>
                      <w:divsChild>
                        <w:div w:id="1278874432">
                          <w:marLeft w:val="0"/>
                          <w:marRight w:val="0"/>
                          <w:marTop w:val="0"/>
                          <w:marBottom w:val="0"/>
                          <w:divBdr>
                            <w:top w:val="none" w:sz="0" w:space="0" w:color="auto"/>
                            <w:left w:val="none" w:sz="0" w:space="0" w:color="auto"/>
                            <w:bottom w:val="none" w:sz="0" w:space="0" w:color="auto"/>
                            <w:right w:val="none" w:sz="0" w:space="0" w:color="auto"/>
                          </w:divBdr>
                        </w:div>
                        <w:div w:id="148137318">
                          <w:marLeft w:val="0"/>
                          <w:marRight w:val="0"/>
                          <w:marTop w:val="0"/>
                          <w:marBottom w:val="0"/>
                          <w:divBdr>
                            <w:top w:val="none" w:sz="0" w:space="0" w:color="auto"/>
                            <w:left w:val="none" w:sz="0" w:space="0" w:color="auto"/>
                            <w:bottom w:val="none" w:sz="0" w:space="0" w:color="auto"/>
                            <w:right w:val="none" w:sz="0" w:space="0" w:color="auto"/>
                          </w:divBdr>
                        </w:div>
                        <w:div w:id="396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3965">
                  <w:marLeft w:val="0"/>
                  <w:marRight w:val="0"/>
                  <w:marTop w:val="0"/>
                  <w:marBottom w:val="0"/>
                  <w:divBdr>
                    <w:top w:val="single" w:sz="6" w:space="6" w:color="DDDDDD"/>
                    <w:left w:val="none" w:sz="0" w:space="0" w:color="auto"/>
                    <w:bottom w:val="none" w:sz="0" w:space="0" w:color="auto"/>
                    <w:right w:val="none" w:sz="0" w:space="0" w:color="auto"/>
                  </w:divBdr>
                  <w:divsChild>
                    <w:div w:id="793867135">
                      <w:marLeft w:val="0"/>
                      <w:marRight w:val="0"/>
                      <w:marTop w:val="0"/>
                      <w:marBottom w:val="0"/>
                      <w:divBdr>
                        <w:top w:val="none" w:sz="0" w:space="0" w:color="auto"/>
                        <w:left w:val="none" w:sz="0" w:space="0" w:color="auto"/>
                        <w:bottom w:val="none" w:sz="0" w:space="0" w:color="auto"/>
                        <w:right w:val="none" w:sz="0" w:space="0" w:color="auto"/>
                      </w:divBdr>
                      <w:divsChild>
                        <w:div w:id="1278760418">
                          <w:marLeft w:val="0"/>
                          <w:marRight w:val="0"/>
                          <w:marTop w:val="0"/>
                          <w:marBottom w:val="0"/>
                          <w:divBdr>
                            <w:top w:val="none" w:sz="0" w:space="0" w:color="auto"/>
                            <w:left w:val="none" w:sz="0" w:space="0" w:color="auto"/>
                            <w:bottom w:val="none" w:sz="0" w:space="0" w:color="auto"/>
                            <w:right w:val="none" w:sz="0" w:space="0" w:color="auto"/>
                          </w:divBdr>
                        </w:div>
                        <w:div w:id="1417246541">
                          <w:marLeft w:val="0"/>
                          <w:marRight w:val="0"/>
                          <w:marTop w:val="0"/>
                          <w:marBottom w:val="0"/>
                          <w:divBdr>
                            <w:top w:val="none" w:sz="0" w:space="0" w:color="auto"/>
                            <w:left w:val="none" w:sz="0" w:space="0" w:color="auto"/>
                            <w:bottom w:val="none" w:sz="0" w:space="0" w:color="auto"/>
                            <w:right w:val="none" w:sz="0" w:space="0" w:color="auto"/>
                          </w:divBdr>
                        </w:div>
                        <w:div w:id="2104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5251">
                  <w:marLeft w:val="0"/>
                  <w:marRight w:val="0"/>
                  <w:marTop w:val="0"/>
                  <w:marBottom w:val="0"/>
                  <w:divBdr>
                    <w:top w:val="single" w:sz="6" w:space="6" w:color="DDDDDD"/>
                    <w:left w:val="none" w:sz="0" w:space="0" w:color="auto"/>
                    <w:bottom w:val="none" w:sz="0" w:space="0" w:color="auto"/>
                    <w:right w:val="none" w:sz="0" w:space="0" w:color="auto"/>
                  </w:divBdr>
                  <w:divsChild>
                    <w:div w:id="1352340574">
                      <w:marLeft w:val="0"/>
                      <w:marRight w:val="0"/>
                      <w:marTop w:val="0"/>
                      <w:marBottom w:val="0"/>
                      <w:divBdr>
                        <w:top w:val="none" w:sz="0" w:space="0" w:color="auto"/>
                        <w:left w:val="none" w:sz="0" w:space="0" w:color="auto"/>
                        <w:bottom w:val="none" w:sz="0" w:space="0" w:color="auto"/>
                        <w:right w:val="none" w:sz="0" w:space="0" w:color="auto"/>
                      </w:divBdr>
                      <w:divsChild>
                        <w:div w:id="69229698">
                          <w:marLeft w:val="0"/>
                          <w:marRight w:val="0"/>
                          <w:marTop w:val="0"/>
                          <w:marBottom w:val="0"/>
                          <w:divBdr>
                            <w:top w:val="none" w:sz="0" w:space="0" w:color="auto"/>
                            <w:left w:val="none" w:sz="0" w:space="0" w:color="auto"/>
                            <w:bottom w:val="none" w:sz="0" w:space="0" w:color="auto"/>
                            <w:right w:val="none" w:sz="0" w:space="0" w:color="auto"/>
                          </w:divBdr>
                        </w:div>
                        <w:div w:id="44256022">
                          <w:marLeft w:val="0"/>
                          <w:marRight w:val="0"/>
                          <w:marTop w:val="0"/>
                          <w:marBottom w:val="0"/>
                          <w:divBdr>
                            <w:top w:val="none" w:sz="0" w:space="0" w:color="auto"/>
                            <w:left w:val="none" w:sz="0" w:space="0" w:color="auto"/>
                            <w:bottom w:val="none" w:sz="0" w:space="0" w:color="auto"/>
                            <w:right w:val="none" w:sz="0" w:space="0" w:color="auto"/>
                          </w:divBdr>
                        </w:div>
                        <w:div w:id="4287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3022">
                  <w:marLeft w:val="0"/>
                  <w:marRight w:val="0"/>
                  <w:marTop w:val="0"/>
                  <w:marBottom w:val="0"/>
                  <w:divBdr>
                    <w:top w:val="single" w:sz="6" w:space="6" w:color="DDDDDD"/>
                    <w:left w:val="none" w:sz="0" w:space="0" w:color="auto"/>
                    <w:bottom w:val="none" w:sz="0" w:space="0" w:color="auto"/>
                    <w:right w:val="none" w:sz="0" w:space="0" w:color="auto"/>
                  </w:divBdr>
                  <w:divsChild>
                    <w:div w:id="325328212">
                      <w:marLeft w:val="0"/>
                      <w:marRight w:val="0"/>
                      <w:marTop w:val="0"/>
                      <w:marBottom w:val="0"/>
                      <w:divBdr>
                        <w:top w:val="none" w:sz="0" w:space="0" w:color="auto"/>
                        <w:left w:val="none" w:sz="0" w:space="0" w:color="auto"/>
                        <w:bottom w:val="none" w:sz="0" w:space="0" w:color="auto"/>
                        <w:right w:val="none" w:sz="0" w:space="0" w:color="auto"/>
                      </w:divBdr>
                      <w:divsChild>
                        <w:div w:id="824513010">
                          <w:marLeft w:val="0"/>
                          <w:marRight w:val="0"/>
                          <w:marTop w:val="0"/>
                          <w:marBottom w:val="0"/>
                          <w:divBdr>
                            <w:top w:val="none" w:sz="0" w:space="0" w:color="auto"/>
                            <w:left w:val="none" w:sz="0" w:space="0" w:color="auto"/>
                            <w:bottom w:val="none" w:sz="0" w:space="0" w:color="auto"/>
                            <w:right w:val="none" w:sz="0" w:space="0" w:color="auto"/>
                          </w:divBdr>
                        </w:div>
                        <w:div w:id="1835416467">
                          <w:marLeft w:val="0"/>
                          <w:marRight w:val="0"/>
                          <w:marTop w:val="0"/>
                          <w:marBottom w:val="0"/>
                          <w:divBdr>
                            <w:top w:val="none" w:sz="0" w:space="0" w:color="auto"/>
                            <w:left w:val="none" w:sz="0" w:space="0" w:color="auto"/>
                            <w:bottom w:val="none" w:sz="0" w:space="0" w:color="auto"/>
                            <w:right w:val="none" w:sz="0" w:space="0" w:color="auto"/>
                          </w:divBdr>
                        </w:div>
                        <w:div w:id="1902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0955">
                  <w:marLeft w:val="0"/>
                  <w:marRight w:val="0"/>
                  <w:marTop w:val="0"/>
                  <w:marBottom w:val="0"/>
                  <w:divBdr>
                    <w:top w:val="single" w:sz="6" w:space="6" w:color="DDDDDD"/>
                    <w:left w:val="none" w:sz="0" w:space="0" w:color="auto"/>
                    <w:bottom w:val="none" w:sz="0" w:space="0" w:color="auto"/>
                    <w:right w:val="none" w:sz="0" w:space="0" w:color="auto"/>
                  </w:divBdr>
                  <w:divsChild>
                    <w:div w:id="837623074">
                      <w:marLeft w:val="0"/>
                      <w:marRight w:val="0"/>
                      <w:marTop w:val="0"/>
                      <w:marBottom w:val="0"/>
                      <w:divBdr>
                        <w:top w:val="none" w:sz="0" w:space="0" w:color="auto"/>
                        <w:left w:val="none" w:sz="0" w:space="0" w:color="auto"/>
                        <w:bottom w:val="none" w:sz="0" w:space="0" w:color="auto"/>
                        <w:right w:val="none" w:sz="0" w:space="0" w:color="auto"/>
                      </w:divBdr>
                      <w:divsChild>
                        <w:div w:id="1635788246">
                          <w:marLeft w:val="0"/>
                          <w:marRight w:val="0"/>
                          <w:marTop w:val="0"/>
                          <w:marBottom w:val="0"/>
                          <w:divBdr>
                            <w:top w:val="none" w:sz="0" w:space="0" w:color="auto"/>
                            <w:left w:val="none" w:sz="0" w:space="0" w:color="auto"/>
                            <w:bottom w:val="none" w:sz="0" w:space="0" w:color="auto"/>
                            <w:right w:val="none" w:sz="0" w:space="0" w:color="auto"/>
                          </w:divBdr>
                        </w:div>
                        <w:div w:id="662246734">
                          <w:marLeft w:val="0"/>
                          <w:marRight w:val="0"/>
                          <w:marTop w:val="0"/>
                          <w:marBottom w:val="0"/>
                          <w:divBdr>
                            <w:top w:val="none" w:sz="0" w:space="0" w:color="auto"/>
                            <w:left w:val="none" w:sz="0" w:space="0" w:color="auto"/>
                            <w:bottom w:val="none" w:sz="0" w:space="0" w:color="auto"/>
                            <w:right w:val="none" w:sz="0" w:space="0" w:color="auto"/>
                          </w:divBdr>
                        </w:div>
                        <w:div w:id="1614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2709">
      <w:bodyDiv w:val="1"/>
      <w:marLeft w:val="0"/>
      <w:marRight w:val="0"/>
      <w:marTop w:val="0"/>
      <w:marBottom w:val="0"/>
      <w:divBdr>
        <w:top w:val="none" w:sz="0" w:space="0" w:color="auto"/>
        <w:left w:val="none" w:sz="0" w:space="0" w:color="auto"/>
        <w:bottom w:val="none" w:sz="0" w:space="0" w:color="auto"/>
        <w:right w:val="none" w:sz="0" w:space="0" w:color="auto"/>
      </w:divBdr>
      <w:divsChild>
        <w:div w:id="1621916928">
          <w:marLeft w:val="0"/>
          <w:marRight w:val="0"/>
          <w:marTop w:val="360"/>
          <w:marBottom w:val="360"/>
          <w:divBdr>
            <w:top w:val="none" w:sz="0" w:space="0" w:color="auto"/>
            <w:left w:val="none" w:sz="0" w:space="0" w:color="auto"/>
            <w:bottom w:val="none" w:sz="0" w:space="0" w:color="auto"/>
            <w:right w:val="none" w:sz="0" w:space="0" w:color="auto"/>
          </w:divBdr>
        </w:div>
        <w:div w:id="1085298093">
          <w:marLeft w:val="0"/>
          <w:marRight w:val="0"/>
          <w:marTop w:val="0"/>
          <w:marBottom w:val="0"/>
          <w:divBdr>
            <w:top w:val="none" w:sz="0" w:space="0" w:color="auto"/>
            <w:left w:val="none" w:sz="0" w:space="0" w:color="auto"/>
            <w:bottom w:val="none" w:sz="0" w:space="0" w:color="auto"/>
            <w:right w:val="none" w:sz="0" w:space="0" w:color="auto"/>
          </w:divBdr>
          <w:divsChild>
            <w:div w:id="1913618239">
              <w:marLeft w:val="0"/>
              <w:marRight w:val="0"/>
              <w:marTop w:val="0"/>
              <w:marBottom w:val="0"/>
              <w:divBdr>
                <w:top w:val="none" w:sz="0" w:space="0" w:color="auto"/>
                <w:left w:val="none" w:sz="0" w:space="0" w:color="auto"/>
                <w:bottom w:val="none" w:sz="0" w:space="0" w:color="auto"/>
                <w:right w:val="none" w:sz="0" w:space="0" w:color="auto"/>
              </w:divBdr>
              <w:divsChild>
                <w:div w:id="381906726">
                  <w:marLeft w:val="0"/>
                  <w:marRight w:val="0"/>
                  <w:marTop w:val="0"/>
                  <w:marBottom w:val="0"/>
                  <w:divBdr>
                    <w:top w:val="single" w:sz="6" w:space="6" w:color="DDDDDD"/>
                    <w:left w:val="none" w:sz="0" w:space="0" w:color="auto"/>
                    <w:bottom w:val="none" w:sz="0" w:space="0" w:color="auto"/>
                    <w:right w:val="none" w:sz="0" w:space="0" w:color="auto"/>
                  </w:divBdr>
                  <w:divsChild>
                    <w:div w:id="1571499619">
                      <w:marLeft w:val="0"/>
                      <w:marRight w:val="0"/>
                      <w:marTop w:val="0"/>
                      <w:marBottom w:val="0"/>
                      <w:divBdr>
                        <w:top w:val="none" w:sz="0" w:space="0" w:color="auto"/>
                        <w:left w:val="none" w:sz="0" w:space="0" w:color="auto"/>
                        <w:bottom w:val="none" w:sz="0" w:space="0" w:color="auto"/>
                        <w:right w:val="none" w:sz="0" w:space="0" w:color="auto"/>
                      </w:divBdr>
                      <w:divsChild>
                        <w:div w:id="554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813">
                  <w:marLeft w:val="0"/>
                  <w:marRight w:val="0"/>
                  <w:marTop w:val="0"/>
                  <w:marBottom w:val="0"/>
                  <w:divBdr>
                    <w:top w:val="single" w:sz="6" w:space="6" w:color="DDDDDD"/>
                    <w:left w:val="none" w:sz="0" w:space="0" w:color="auto"/>
                    <w:bottom w:val="none" w:sz="0" w:space="0" w:color="auto"/>
                    <w:right w:val="none" w:sz="0" w:space="0" w:color="auto"/>
                  </w:divBdr>
                  <w:divsChild>
                    <w:div w:id="825127226">
                      <w:marLeft w:val="0"/>
                      <w:marRight w:val="0"/>
                      <w:marTop w:val="0"/>
                      <w:marBottom w:val="0"/>
                      <w:divBdr>
                        <w:top w:val="none" w:sz="0" w:space="0" w:color="auto"/>
                        <w:left w:val="none" w:sz="0" w:space="0" w:color="auto"/>
                        <w:bottom w:val="none" w:sz="0" w:space="0" w:color="auto"/>
                        <w:right w:val="none" w:sz="0" w:space="0" w:color="auto"/>
                      </w:divBdr>
                      <w:divsChild>
                        <w:div w:id="5589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9906">
                  <w:marLeft w:val="0"/>
                  <w:marRight w:val="0"/>
                  <w:marTop w:val="0"/>
                  <w:marBottom w:val="0"/>
                  <w:divBdr>
                    <w:top w:val="single" w:sz="6" w:space="6" w:color="DDDDDD"/>
                    <w:left w:val="none" w:sz="0" w:space="0" w:color="auto"/>
                    <w:bottom w:val="none" w:sz="0" w:space="0" w:color="auto"/>
                    <w:right w:val="none" w:sz="0" w:space="0" w:color="auto"/>
                  </w:divBdr>
                  <w:divsChild>
                    <w:div w:id="1539777752">
                      <w:marLeft w:val="0"/>
                      <w:marRight w:val="0"/>
                      <w:marTop w:val="0"/>
                      <w:marBottom w:val="0"/>
                      <w:divBdr>
                        <w:top w:val="none" w:sz="0" w:space="0" w:color="auto"/>
                        <w:left w:val="none" w:sz="0" w:space="0" w:color="auto"/>
                        <w:bottom w:val="none" w:sz="0" w:space="0" w:color="auto"/>
                        <w:right w:val="none" w:sz="0" w:space="0" w:color="auto"/>
                      </w:divBdr>
                      <w:divsChild>
                        <w:div w:id="266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123">
                  <w:marLeft w:val="0"/>
                  <w:marRight w:val="0"/>
                  <w:marTop w:val="0"/>
                  <w:marBottom w:val="0"/>
                  <w:divBdr>
                    <w:top w:val="single" w:sz="6" w:space="6" w:color="DDDDDD"/>
                    <w:left w:val="none" w:sz="0" w:space="0" w:color="auto"/>
                    <w:bottom w:val="none" w:sz="0" w:space="0" w:color="auto"/>
                    <w:right w:val="none" w:sz="0" w:space="0" w:color="auto"/>
                  </w:divBdr>
                  <w:divsChild>
                    <w:div w:id="2092776503">
                      <w:marLeft w:val="0"/>
                      <w:marRight w:val="0"/>
                      <w:marTop w:val="0"/>
                      <w:marBottom w:val="0"/>
                      <w:divBdr>
                        <w:top w:val="none" w:sz="0" w:space="0" w:color="auto"/>
                        <w:left w:val="none" w:sz="0" w:space="0" w:color="auto"/>
                        <w:bottom w:val="none" w:sz="0" w:space="0" w:color="auto"/>
                        <w:right w:val="none" w:sz="0" w:space="0" w:color="auto"/>
                      </w:divBdr>
                      <w:divsChild>
                        <w:div w:id="810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032">
                  <w:marLeft w:val="0"/>
                  <w:marRight w:val="0"/>
                  <w:marTop w:val="0"/>
                  <w:marBottom w:val="0"/>
                  <w:divBdr>
                    <w:top w:val="single" w:sz="6" w:space="6" w:color="DDDDDD"/>
                    <w:left w:val="none" w:sz="0" w:space="0" w:color="auto"/>
                    <w:bottom w:val="none" w:sz="0" w:space="0" w:color="auto"/>
                    <w:right w:val="none" w:sz="0" w:space="0" w:color="auto"/>
                  </w:divBdr>
                  <w:divsChild>
                    <w:div w:id="1553077948">
                      <w:marLeft w:val="0"/>
                      <w:marRight w:val="0"/>
                      <w:marTop w:val="0"/>
                      <w:marBottom w:val="0"/>
                      <w:divBdr>
                        <w:top w:val="none" w:sz="0" w:space="0" w:color="auto"/>
                        <w:left w:val="none" w:sz="0" w:space="0" w:color="auto"/>
                        <w:bottom w:val="none" w:sz="0" w:space="0" w:color="auto"/>
                        <w:right w:val="none" w:sz="0" w:space="0" w:color="auto"/>
                      </w:divBdr>
                      <w:divsChild>
                        <w:div w:id="2034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476103">
      <w:bodyDiv w:val="1"/>
      <w:marLeft w:val="0"/>
      <w:marRight w:val="0"/>
      <w:marTop w:val="0"/>
      <w:marBottom w:val="0"/>
      <w:divBdr>
        <w:top w:val="none" w:sz="0" w:space="0" w:color="auto"/>
        <w:left w:val="none" w:sz="0" w:space="0" w:color="auto"/>
        <w:bottom w:val="none" w:sz="0" w:space="0" w:color="auto"/>
        <w:right w:val="none" w:sz="0" w:space="0" w:color="auto"/>
      </w:divBdr>
      <w:divsChild>
        <w:div w:id="1529181568">
          <w:marLeft w:val="0"/>
          <w:marRight w:val="0"/>
          <w:marTop w:val="0"/>
          <w:marBottom w:val="0"/>
          <w:divBdr>
            <w:top w:val="none" w:sz="0" w:space="0" w:color="auto"/>
            <w:left w:val="none" w:sz="0" w:space="0" w:color="auto"/>
            <w:bottom w:val="none" w:sz="0" w:space="0" w:color="auto"/>
            <w:right w:val="none" w:sz="0" w:space="0" w:color="auto"/>
          </w:divBdr>
          <w:divsChild>
            <w:div w:id="174416605">
              <w:marLeft w:val="0"/>
              <w:marRight w:val="0"/>
              <w:marTop w:val="360"/>
              <w:marBottom w:val="360"/>
              <w:divBdr>
                <w:top w:val="none" w:sz="0" w:space="0" w:color="auto"/>
                <w:left w:val="none" w:sz="0" w:space="0" w:color="auto"/>
                <w:bottom w:val="none" w:sz="0" w:space="0" w:color="auto"/>
                <w:right w:val="none" w:sz="0" w:space="0" w:color="auto"/>
              </w:divBdr>
            </w:div>
            <w:div w:id="361563329">
              <w:marLeft w:val="0"/>
              <w:marRight w:val="0"/>
              <w:marTop w:val="0"/>
              <w:marBottom w:val="0"/>
              <w:divBdr>
                <w:top w:val="none" w:sz="0" w:space="0" w:color="auto"/>
                <w:left w:val="none" w:sz="0" w:space="0" w:color="auto"/>
                <w:bottom w:val="none" w:sz="0" w:space="0" w:color="auto"/>
                <w:right w:val="none" w:sz="0" w:space="0" w:color="auto"/>
              </w:divBdr>
              <w:divsChild>
                <w:div w:id="1110975601">
                  <w:marLeft w:val="0"/>
                  <w:marRight w:val="0"/>
                  <w:marTop w:val="0"/>
                  <w:marBottom w:val="0"/>
                  <w:divBdr>
                    <w:top w:val="none" w:sz="0" w:space="0" w:color="auto"/>
                    <w:left w:val="none" w:sz="0" w:space="0" w:color="auto"/>
                    <w:bottom w:val="none" w:sz="0" w:space="0" w:color="auto"/>
                    <w:right w:val="none" w:sz="0" w:space="0" w:color="auto"/>
                  </w:divBdr>
                  <w:divsChild>
                    <w:div w:id="1423910987">
                      <w:marLeft w:val="0"/>
                      <w:marRight w:val="0"/>
                      <w:marTop w:val="0"/>
                      <w:marBottom w:val="0"/>
                      <w:divBdr>
                        <w:top w:val="single" w:sz="6" w:space="6" w:color="DDDDDD"/>
                        <w:left w:val="none" w:sz="0" w:space="0" w:color="auto"/>
                        <w:bottom w:val="none" w:sz="0" w:space="0" w:color="auto"/>
                        <w:right w:val="none" w:sz="0" w:space="0" w:color="auto"/>
                      </w:divBdr>
                      <w:divsChild>
                        <w:div w:id="1938248398">
                          <w:marLeft w:val="0"/>
                          <w:marRight w:val="0"/>
                          <w:marTop w:val="0"/>
                          <w:marBottom w:val="0"/>
                          <w:divBdr>
                            <w:top w:val="none" w:sz="0" w:space="0" w:color="auto"/>
                            <w:left w:val="none" w:sz="0" w:space="0" w:color="auto"/>
                            <w:bottom w:val="none" w:sz="0" w:space="0" w:color="auto"/>
                            <w:right w:val="none" w:sz="0" w:space="0" w:color="auto"/>
                          </w:divBdr>
                          <w:divsChild>
                            <w:div w:id="14033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184">
                      <w:marLeft w:val="0"/>
                      <w:marRight w:val="0"/>
                      <w:marTop w:val="0"/>
                      <w:marBottom w:val="0"/>
                      <w:divBdr>
                        <w:top w:val="single" w:sz="6" w:space="6" w:color="DDDDDD"/>
                        <w:left w:val="none" w:sz="0" w:space="0" w:color="auto"/>
                        <w:bottom w:val="none" w:sz="0" w:space="0" w:color="auto"/>
                        <w:right w:val="none" w:sz="0" w:space="0" w:color="auto"/>
                      </w:divBdr>
                      <w:divsChild>
                        <w:div w:id="710618686">
                          <w:marLeft w:val="0"/>
                          <w:marRight w:val="0"/>
                          <w:marTop w:val="0"/>
                          <w:marBottom w:val="0"/>
                          <w:divBdr>
                            <w:top w:val="none" w:sz="0" w:space="0" w:color="auto"/>
                            <w:left w:val="none" w:sz="0" w:space="0" w:color="auto"/>
                            <w:bottom w:val="none" w:sz="0" w:space="0" w:color="auto"/>
                            <w:right w:val="none" w:sz="0" w:space="0" w:color="auto"/>
                          </w:divBdr>
                          <w:divsChild>
                            <w:div w:id="16960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3762">
                      <w:marLeft w:val="0"/>
                      <w:marRight w:val="0"/>
                      <w:marTop w:val="0"/>
                      <w:marBottom w:val="0"/>
                      <w:divBdr>
                        <w:top w:val="single" w:sz="6" w:space="6" w:color="DDDDDD"/>
                        <w:left w:val="none" w:sz="0" w:space="0" w:color="auto"/>
                        <w:bottom w:val="none" w:sz="0" w:space="0" w:color="auto"/>
                        <w:right w:val="none" w:sz="0" w:space="0" w:color="auto"/>
                      </w:divBdr>
                      <w:divsChild>
                        <w:div w:id="497842619">
                          <w:marLeft w:val="0"/>
                          <w:marRight w:val="0"/>
                          <w:marTop w:val="0"/>
                          <w:marBottom w:val="0"/>
                          <w:divBdr>
                            <w:top w:val="none" w:sz="0" w:space="0" w:color="auto"/>
                            <w:left w:val="none" w:sz="0" w:space="0" w:color="auto"/>
                            <w:bottom w:val="none" w:sz="0" w:space="0" w:color="auto"/>
                            <w:right w:val="none" w:sz="0" w:space="0" w:color="auto"/>
                          </w:divBdr>
                          <w:divsChild>
                            <w:div w:id="12601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192">
                      <w:marLeft w:val="0"/>
                      <w:marRight w:val="0"/>
                      <w:marTop w:val="0"/>
                      <w:marBottom w:val="0"/>
                      <w:divBdr>
                        <w:top w:val="single" w:sz="6" w:space="6" w:color="DDDDDD"/>
                        <w:left w:val="none" w:sz="0" w:space="0" w:color="auto"/>
                        <w:bottom w:val="none" w:sz="0" w:space="0" w:color="auto"/>
                        <w:right w:val="none" w:sz="0" w:space="0" w:color="auto"/>
                      </w:divBdr>
                      <w:divsChild>
                        <w:div w:id="416024127">
                          <w:marLeft w:val="0"/>
                          <w:marRight w:val="0"/>
                          <w:marTop w:val="0"/>
                          <w:marBottom w:val="0"/>
                          <w:divBdr>
                            <w:top w:val="none" w:sz="0" w:space="0" w:color="auto"/>
                            <w:left w:val="none" w:sz="0" w:space="0" w:color="auto"/>
                            <w:bottom w:val="none" w:sz="0" w:space="0" w:color="auto"/>
                            <w:right w:val="none" w:sz="0" w:space="0" w:color="auto"/>
                          </w:divBdr>
                          <w:divsChild>
                            <w:div w:id="17405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97345">
      <w:bodyDiv w:val="1"/>
      <w:marLeft w:val="0"/>
      <w:marRight w:val="0"/>
      <w:marTop w:val="0"/>
      <w:marBottom w:val="0"/>
      <w:divBdr>
        <w:top w:val="none" w:sz="0" w:space="0" w:color="auto"/>
        <w:left w:val="none" w:sz="0" w:space="0" w:color="auto"/>
        <w:bottom w:val="none" w:sz="0" w:space="0" w:color="auto"/>
        <w:right w:val="none" w:sz="0" w:space="0" w:color="auto"/>
      </w:divBdr>
      <w:divsChild>
        <w:div w:id="1803957853">
          <w:marLeft w:val="0"/>
          <w:marRight w:val="0"/>
          <w:marTop w:val="360"/>
          <w:marBottom w:val="360"/>
          <w:divBdr>
            <w:top w:val="none" w:sz="0" w:space="0" w:color="auto"/>
            <w:left w:val="none" w:sz="0" w:space="0" w:color="auto"/>
            <w:bottom w:val="none" w:sz="0" w:space="0" w:color="auto"/>
            <w:right w:val="none" w:sz="0" w:space="0" w:color="auto"/>
          </w:divBdr>
        </w:div>
        <w:div w:id="447771969">
          <w:marLeft w:val="0"/>
          <w:marRight w:val="0"/>
          <w:marTop w:val="0"/>
          <w:marBottom w:val="0"/>
          <w:divBdr>
            <w:top w:val="none" w:sz="0" w:space="0" w:color="auto"/>
            <w:left w:val="none" w:sz="0" w:space="0" w:color="auto"/>
            <w:bottom w:val="none" w:sz="0" w:space="0" w:color="auto"/>
            <w:right w:val="none" w:sz="0" w:space="0" w:color="auto"/>
          </w:divBdr>
          <w:divsChild>
            <w:div w:id="1287810360">
              <w:marLeft w:val="0"/>
              <w:marRight w:val="0"/>
              <w:marTop w:val="0"/>
              <w:marBottom w:val="0"/>
              <w:divBdr>
                <w:top w:val="none" w:sz="0" w:space="0" w:color="auto"/>
                <w:left w:val="none" w:sz="0" w:space="0" w:color="auto"/>
                <w:bottom w:val="none" w:sz="0" w:space="0" w:color="auto"/>
                <w:right w:val="none" w:sz="0" w:space="0" w:color="auto"/>
              </w:divBdr>
              <w:divsChild>
                <w:div w:id="1309745215">
                  <w:marLeft w:val="0"/>
                  <w:marRight w:val="0"/>
                  <w:marTop w:val="0"/>
                  <w:marBottom w:val="0"/>
                  <w:divBdr>
                    <w:top w:val="single" w:sz="6" w:space="6" w:color="DDDDDD"/>
                    <w:left w:val="none" w:sz="0" w:space="0" w:color="auto"/>
                    <w:bottom w:val="none" w:sz="0" w:space="0" w:color="auto"/>
                    <w:right w:val="none" w:sz="0" w:space="0" w:color="auto"/>
                  </w:divBdr>
                  <w:divsChild>
                    <w:div w:id="8219020">
                      <w:marLeft w:val="0"/>
                      <w:marRight w:val="0"/>
                      <w:marTop w:val="0"/>
                      <w:marBottom w:val="0"/>
                      <w:divBdr>
                        <w:top w:val="none" w:sz="0" w:space="0" w:color="auto"/>
                        <w:left w:val="none" w:sz="0" w:space="0" w:color="auto"/>
                        <w:bottom w:val="none" w:sz="0" w:space="0" w:color="auto"/>
                        <w:right w:val="none" w:sz="0" w:space="0" w:color="auto"/>
                      </w:divBdr>
                      <w:divsChild>
                        <w:div w:id="763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1468">
                  <w:marLeft w:val="0"/>
                  <w:marRight w:val="0"/>
                  <w:marTop w:val="0"/>
                  <w:marBottom w:val="0"/>
                  <w:divBdr>
                    <w:top w:val="single" w:sz="6" w:space="6" w:color="DDDDDD"/>
                    <w:left w:val="none" w:sz="0" w:space="0" w:color="auto"/>
                    <w:bottom w:val="none" w:sz="0" w:space="0" w:color="auto"/>
                    <w:right w:val="none" w:sz="0" w:space="0" w:color="auto"/>
                  </w:divBdr>
                  <w:divsChild>
                    <w:div w:id="2079739463">
                      <w:marLeft w:val="0"/>
                      <w:marRight w:val="0"/>
                      <w:marTop w:val="0"/>
                      <w:marBottom w:val="0"/>
                      <w:divBdr>
                        <w:top w:val="none" w:sz="0" w:space="0" w:color="auto"/>
                        <w:left w:val="none" w:sz="0" w:space="0" w:color="auto"/>
                        <w:bottom w:val="none" w:sz="0" w:space="0" w:color="auto"/>
                        <w:right w:val="none" w:sz="0" w:space="0" w:color="auto"/>
                      </w:divBdr>
                      <w:divsChild>
                        <w:div w:id="2873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4539">
                  <w:marLeft w:val="0"/>
                  <w:marRight w:val="0"/>
                  <w:marTop w:val="0"/>
                  <w:marBottom w:val="0"/>
                  <w:divBdr>
                    <w:top w:val="single" w:sz="6" w:space="6" w:color="DDDDDD"/>
                    <w:left w:val="none" w:sz="0" w:space="0" w:color="auto"/>
                    <w:bottom w:val="none" w:sz="0" w:space="0" w:color="auto"/>
                    <w:right w:val="none" w:sz="0" w:space="0" w:color="auto"/>
                  </w:divBdr>
                  <w:divsChild>
                    <w:div w:id="1902863750">
                      <w:marLeft w:val="0"/>
                      <w:marRight w:val="0"/>
                      <w:marTop w:val="0"/>
                      <w:marBottom w:val="0"/>
                      <w:divBdr>
                        <w:top w:val="none" w:sz="0" w:space="0" w:color="auto"/>
                        <w:left w:val="none" w:sz="0" w:space="0" w:color="auto"/>
                        <w:bottom w:val="none" w:sz="0" w:space="0" w:color="auto"/>
                        <w:right w:val="none" w:sz="0" w:space="0" w:color="auto"/>
                      </w:divBdr>
                      <w:divsChild>
                        <w:div w:id="3955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7239">
                  <w:marLeft w:val="0"/>
                  <w:marRight w:val="0"/>
                  <w:marTop w:val="0"/>
                  <w:marBottom w:val="0"/>
                  <w:divBdr>
                    <w:top w:val="single" w:sz="6" w:space="6" w:color="DDDDDD"/>
                    <w:left w:val="none" w:sz="0" w:space="0" w:color="auto"/>
                    <w:bottom w:val="none" w:sz="0" w:space="0" w:color="auto"/>
                    <w:right w:val="none" w:sz="0" w:space="0" w:color="auto"/>
                  </w:divBdr>
                  <w:divsChild>
                    <w:div w:id="2068453824">
                      <w:marLeft w:val="0"/>
                      <w:marRight w:val="0"/>
                      <w:marTop w:val="0"/>
                      <w:marBottom w:val="0"/>
                      <w:divBdr>
                        <w:top w:val="none" w:sz="0" w:space="0" w:color="auto"/>
                        <w:left w:val="none" w:sz="0" w:space="0" w:color="auto"/>
                        <w:bottom w:val="none" w:sz="0" w:space="0" w:color="auto"/>
                        <w:right w:val="none" w:sz="0" w:space="0" w:color="auto"/>
                      </w:divBdr>
                      <w:divsChild>
                        <w:div w:id="5993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003422">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856189372">
      <w:bodyDiv w:val="1"/>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360"/>
          <w:marBottom w:val="360"/>
          <w:divBdr>
            <w:top w:val="none" w:sz="0" w:space="0" w:color="auto"/>
            <w:left w:val="none" w:sz="0" w:space="0" w:color="auto"/>
            <w:bottom w:val="none" w:sz="0" w:space="0" w:color="auto"/>
            <w:right w:val="none" w:sz="0" w:space="0" w:color="auto"/>
          </w:divBdr>
        </w:div>
        <w:div w:id="928807911">
          <w:marLeft w:val="0"/>
          <w:marRight w:val="0"/>
          <w:marTop w:val="0"/>
          <w:marBottom w:val="0"/>
          <w:divBdr>
            <w:top w:val="none" w:sz="0" w:space="0" w:color="auto"/>
            <w:left w:val="none" w:sz="0" w:space="0" w:color="auto"/>
            <w:bottom w:val="none" w:sz="0" w:space="0" w:color="auto"/>
            <w:right w:val="none" w:sz="0" w:space="0" w:color="auto"/>
          </w:divBdr>
          <w:divsChild>
            <w:div w:id="1463232963">
              <w:marLeft w:val="0"/>
              <w:marRight w:val="0"/>
              <w:marTop w:val="0"/>
              <w:marBottom w:val="0"/>
              <w:divBdr>
                <w:top w:val="none" w:sz="0" w:space="0" w:color="auto"/>
                <w:left w:val="none" w:sz="0" w:space="0" w:color="auto"/>
                <w:bottom w:val="none" w:sz="0" w:space="0" w:color="auto"/>
                <w:right w:val="none" w:sz="0" w:space="0" w:color="auto"/>
              </w:divBdr>
              <w:divsChild>
                <w:div w:id="1151290277">
                  <w:marLeft w:val="0"/>
                  <w:marRight w:val="0"/>
                  <w:marTop w:val="0"/>
                  <w:marBottom w:val="0"/>
                  <w:divBdr>
                    <w:top w:val="single" w:sz="6" w:space="6" w:color="DDDDDD"/>
                    <w:left w:val="none" w:sz="0" w:space="0" w:color="auto"/>
                    <w:bottom w:val="none" w:sz="0" w:space="0" w:color="auto"/>
                    <w:right w:val="none" w:sz="0" w:space="0" w:color="auto"/>
                  </w:divBdr>
                  <w:divsChild>
                    <w:div w:id="1501235035">
                      <w:marLeft w:val="0"/>
                      <w:marRight w:val="0"/>
                      <w:marTop w:val="0"/>
                      <w:marBottom w:val="0"/>
                      <w:divBdr>
                        <w:top w:val="none" w:sz="0" w:space="0" w:color="auto"/>
                        <w:left w:val="none" w:sz="0" w:space="0" w:color="auto"/>
                        <w:bottom w:val="none" w:sz="0" w:space="0" w:color="auto"/>
                        <w:right w:val="none" w:sz="0" w:space="0" w:color="auto"/>
                      </w:divBdr>
                      <w:divsChild>
                        <w:div w:id="354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453">
                  <w:marLeft w:val="0"/>
                  <w:marRight w:val="0"/>
                  <w:marTop w:val="0"/>
                  <w:marBottom w:val="0"/>
                  <w:divBdr>
                    <w:top w:val="single" w:sz="6" w:space="6" w:color="DDDDDD"/>
                    <w:left w:val="none" w:sz="0" w:space="0" w:color="auto"/>
                    <w:bottom w:val="none" w:sz="0" w:space="0" w:color="auto"/>
                    <w:right w:val="none" w:sz="0" w:space="0" w:color="auto"/>
                  </w:divBdr>
                  <w:divsChild>
                    <w:div w:id="551768040">
                      <w:marLeft w:val="0"/>
                      <w:marRight w:val="0"/>
                      <w:marTop w:val="0"/>
                      <w:marBottom w:val="0"/>
                      <w:divBdr>
                        <w:top w:val="none" w:sz="0" w:space="0" w:color="auto"/>
                        <w:left w:val="none" w:sz="0" w:space="0" w:color="auto"/>
                        <w:bottom w:val="none" w:sz="0" w:space="0" w:color="auto"/>
                        <w:right w:val="none" w:sz="0" w:space="0" w:color="auto"/>
                      </w:divBdr>
                      <w:divsChild>
                        <w:div w:id="299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458">
                  <w:marLeft w:val="0"/>
                  <w:marRight w:val="0"/>
                  <w:marTop w:val="0"/>
                  <w:marBottom w:val="0"/>
                  <w:divBdr>
                    <w:top w:val="single" w:sz="6" w:space="6" w:color="DDDDDD"/>
                    <w:left w:val="none" w:sz="0" w:space="0" w:color="auto"/>
                    <w:bottom w:val="none" w:sz="0" w:space="0" w:color="auto"/>
                    <w:right w:val="none" w:sz="0" w:space="0" w:color="auto"/>
                  </w:divBdr>
                  <w:divsChild>
                    <w:div w:id="27805823">
                      <w:marLeft w:val="0"/>
                      <w:marRight w:val="0"/>
                      <w:marTop w:val="0"/>
                      <w:marBottom w:val="0"/>
                      <w:divBdr>
                        <w:top w:val="none" w:sz="0" w:space="0" w:color="auto"/>
                        <w:left w:val="none" w:sz="0" w:space="0" w:color="auto"/>
                        <w:bottom w:val="none" w:sz="0" w:space="0" w:color="auto"/>
                        <w:right w:val="none" w:sz="0" w:space="0" w:color="auto"/>
                      </w:divBdr>
                      <w:divsChild>
                        <w:div w:id="5937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420">
                  <w:marLeft w:val="0"/>
                  <w:marRight w:val="0"/>
                  <w:marTop w:val="0"/>
                  <w:marBottom w:val="0"/>
                  <w:divBdr>
                    <w:top w:val="single" w:sz="6" w:space="6" w:color="DDDDDD"/>
                    <w:left w:val="none" w:sz="0" w:space="0" w:color="auto"/>
                    <w:bottom w:val="none" w:sz="0" w:space="0" w:color="auto"/>
                    <w:right w:val="none" w:sz="0" w:space="0" w:color="auto"/>
                  </w:divBdr>
                  <w:divsChild>
                    <w:div w:id="2104256523">
                      <w:marLeft w:val="0"/>
                      <w:marRight w:val="0"/>
                      <w:marTop w:val="0"/>
                      <w:marBottom w:val="0"/>
                      <w:divBdr>
                        <w:top w:val="none" w:sz="0" w:space="0" w:color="auto"/>
                        <w:left w:val="none" w:sz="0" w:space="0" w:color="auto"/>
                        <w:bottom w:val="none" w:sz="0" w:space="0" w:color="auto"/>
                        <w:right w:val="none" w:sz="0" w:space="0" w:color="auto"/>
                      </w:divBdr>
                      <w:divsChild>
                        <w:div w:id="131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50">
                  <w:marLeft w:val="0"/>
                  <w:marRight w:val="0"/>
                  <w:marTop w:val="0"/>
                  <w:marBottom w:val="0"/>
                  <w:divBdr>
                    <w:top w:val="single" w:sz="6" w:space="6" w:color="DDDDDD"/>
                    <w:left w:val="none" w:sz="0" w:space="0" w:color="auto"/>
                    <w:bottom w:val="none" w:sz="0" w:space="0" w:color="auto"/>
                    <w:right w:val="none" w:sz="0" w:space="0" w:color="auto"/>
                  </w:divBdr>
                  <w:divsChild>
                    <w:div w:id="877359562">
                      <w:marLeft w:val="0"/>
                      <w:marRight w:val="0"/>
                      <w:marTop w:val="0"/>
                      <w:marBottom w:val="0"/>
                      <w:divBdr>
                        <w:top w:val="none" w:sz="0" w:space="0" w:color="auto"/>
                        <w:left w:val="none" w:sz="0" w:space="0" w:color="auto"/>
                        <w:bottom w:val="none" w:sz="0" w:space="0" w:color="auto"/>
                        <w:right w:val="none" w:sz="0" w:space="0" w:color="auto"/>
                      </w:divBdr>
                      <w:divsChild>
                        <w:div w:id="20620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E84C-36D9-404F-BD56-29E83276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19</Pages>
  <Words>3375</Words>
  <Characters>17215</Characters>
  <Application>Microsoft Office Word</Application>
  <DocSecurity>0</DocSecurity>
  <Lines>555</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52</cp:revision>
  <dcterms:created xsi:type="dcterms:W3CDTF">2026-02-27T19:55:00Z</dcterms:created>
  <dcterms:modified xsi:type="dcterms:W3CDTF">2026-08-14T16:01:00Z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96a70fb0-6e33-4b1f-81d6-22765c1ac1dc</vt:lpwstr>
  </property>
</Properties>
</file>