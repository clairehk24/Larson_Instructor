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22DF7" w14:textId="395E5AD2" w:rsidR="00067CB2" w:rsidRPr="006E4D15" w:rsidRDefault="00067CB2" w:rsidP="00227935">
      <w:pPr>
        <w:spacing w:after="0"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Navigation menu/button: Simulation </w:t>
      </w:r>
      <w:r w:rsidRPr="00C229A8">
        <w:rPr>
          <w:rFonts w:ascii="Times New Roman" w:hAnsi="Times New Roman" w:cs="Times New Roman"/>
          <w:b/>
          <w:bCs/>
          <w:color w:val="000000"/>
          <w:sz w:val="24"/>
          <w:szCs w:val="24"/>
        </w:rPr>
        <w:t>31</w:t>
      </w:r>
      <w:r>
        <w:rPr>
          <w:rFonts w:ascii="Times New Roman" w:hAnsi="Times New Roman" w:cs="Times New Roman"/>
          <w:b/>
          <w:bCs/>
          <w:color w:val="000000"/>
          <w:sz w:val="24"/>
          <w:szCs w:val="24"/>
        </w:rPr>
        <w:t>: Athlete Orientation Day</w:t>
      </w:r>
    </w:p>
    <w:p w14:paraId="298A294F" w14:textId="77777777" w:rsidR="00067CB2" w:rsidRPr="006E4D15" w:rsidRDefault="00067CB2" w:rsidP="00227935">
      <w:pPr>
        <w:spacing w:after="0" w:line="480" w:lineRule="auto"/>
        <w:rPr>
          <w:rFonts w:ascii="Times New Roman" w:hAnsi="Times New Roman" w:cs="Times New Roman"/>
          <w:color w:val="000000"/>
          <w:sz w:val="24"/>
          <w:szCs w:val="24"/>
        </w:rPr>
      </w:pPr>
    </w:p>
    <w:p w14:paraId="7187664E" w14:textId="16DCFC8D" w:rsidR="008A5102" w:rsidRDefault="00067CB2" w:rsidP="00227935">
      <w:pPr>
        <w:spacing w:after="0" w:line="480" w:lineRule="auto"/>
        <w:rPr>
          <w:ins w:id="0" w:author="Anna Seaman" w:date="2026-08-11T17:33:00Z" w16du:dateUtc="2026-08-11T22:33:00Z"/>
          <w:rFonts w:ascii="Times New Roman" w:hAnsi="Times New Roman" w:cs="Times New Roman"/>
          <w:color w:val="000000"/>
          <w:sz w:val="24"/>
          <w:szCs w:val="24"/>
        </w:rPr>
      </w:pPr>
      <w:r w:rsidRPr="006E4D15">
        <w:rPr>
          <w:rFonts w:ascii="Times New Roman" w:hAnsi="Times New Roman" w:cs="Times New Roman"/>
          <w:color w:val="000000"/>
          <w:sz w:val="24"/>
          <w:szCs w:val="24"/>
        </w:rPr>
        <w:t>&lt;c</w:t>
      </w:r>
      <w:ins w:id="1" w:author="Anna Seaman" w:date="2026-08-11T17:33:00Z" w16du:dateUtc="2026-08-11T22:33:00Z">
        <w:r w:rsidR="008A5102">
          <w:rPr>
            <w:rFonts w:ascii="Times New Roman" w:hAnsi="Times New Roman" w:cs="Times New Roman"/>
            <w:color w:val="000000"/>
            <w:sz w:val="24"/>
            <w:szCs w:val="24"/>
          </w:rPr>
          <w:t>n</w:t>
        </w:r>
      </w:ins>
      <w:del w:id="2" w:author="Anna Seaman" w:date="2026-08-11T17:33:00Z" w16du:dateUtc="2026-08-11T22:33:00Z">
        <w:r w:rsidRPr="006E4D15" w:rsidDel="008A5102">
          <w:rPr>
            <w:rFonts w:ascii="Times New Roman" w:hAnsi="Times New Roman" w:cs="Times New Roman"/>
            <w:color w:val="000000"/>
            <w:sz w:val="24"/>
            <w:szCs w:val="24"/>
          </w:rPr>
          <w:delText>t</w:delText>
        </w:r>
      </w:del>
      <w:r>
        <w:rPr>
          <w:rFonts w:ascii="Times New Roman" w:hAnsi="Times New Roman" w:cs="Times New Roman"/>
          <w:color w:val="000000"/>
          <w:sz w:val="24"/>
          <w:szCs w:val="24"/>
        </w:rPr>
        <w:t xml:space="preserve">&gt;Simulation </w:t>
      </w:r>
      <w:r w:rsidRPr="00C229A8">
        <w:rPr>
          <w:rFonts w:ascii="Times New Roman" w:hAnsi="Times New Roman" w:cs="Times New Roman"/>
          <w:color w:val="000000"/>
          <w:sz w:val="24"/>
          <w:szCs w:val="24"/>
        </w:rPr>
        <w:t>31</w:t>
      </w:r>
    </w:p>
    <w:p w14:paraId="345F879A" w14:textId="34F252B9" w:rsidR="00067CB2" w:rsidRPr="006E4D15" w:rsidRDefault="008A5102" w:rsidP="00227935">
      <w:pPr>
        <w:spacing w:after="0" w:line="480" w:lineRule="auto"/>
        <w:rPr>
          <w:rFonts w:ascii="Times New Roman" w:hAnsi="Times New Roman" w:cs="Times New Roman"/>
          <w:color w:val="000000"/>
          <w:sz w:val="24"/>
          <w:szCs w:val="24"/>
        </w:rPr>
      </w:pPr>
      <w:ins w:id="3" w:author="Anna Seaman" w:date="2026-08-11T17:33:00Z" w16du:dateUtc="2026-08-11T22:33:00Z">
        <w:r>
          <w:rPr>
            <w:rFonts w:ascii="Times New Roman" w:hAnsi="Times New Roman" w:cs="Times New Roman"/>
            <w:color w:val="000000"/>
            <w:sz w:val="24"/>
            <w:szCs w:val="24"/>
          </w:rPr>
          <w:t>&lt;ct&gt;</w:t>
        </w:r>
      </w:ins>
      <w:del w:id="4" w:author="Anna Seaman" w:date="2026-08-11T17:33:00Z" w16du:dateUtc="2026-08-11T22:33:00Z">
        <w:r w:rsidR="00067CB2" w:rsidDel="008A5102">
          <w:rPr>
            <w:rFonts w:ascii="Times New Roman" w:hAnsi="Times New Roman" w:cs="Times New Roman"/>
            <w:color w:val="000000"/>
            <w:sz w:val="24"/>
            <w:szCs w:val="24"/>
          </w:rPr>
          <w:delText xml:space="preserve">: </w:delText>
        </w:r>
      </w:del>
      <w:r w:rsidR="00067CB2">
        <w:rPr>
          <w:rFonts w:ascii="Times New Roman" w:hAnsi="Times New Roman" w:cs="Times New Roman"/>
          <w:color w:val="000000"/>
          <w:sz w:val="24"/>
          <w:szCs w:val="24"/>
        </w:rPr>
        <w:t>Athlete Orientation Day</w:t>
      </w:r>
    </w:p>
    <w:p w14:paraId="03426F8E" w14:textId="77777777" w:rsidR="00067CB2" w:rsidRPr="006E4D15" w:rsidRDefault="00067CB2" w:rsidP="00227935">
      <w:pPr>
        <w:spacing w:after="0" w:line="480" w:lineRule="auto"/>
        <w:rPr>
          <w:rFonts w:ascii="Times New Roman" w:hAnsi="Times New Roman" w:cs="Times New Roman"/>
          <w:color w:val="000000"/>
          <w:sz w:val="24"/>
          <w:szCs w:val="24"/>
        </w:rPr>
      </w:pPr>
    </w:p>
    <w:p w14:paraId="2694B1AB" w14:textId="3BCEAFFE" w:rsidR="00B07D97" w:rsidRPr="006E4D15" w:rsidRDefault="00B07D97"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&lt;a</w:t>
      </w:r>
      <w:r w:rsidR="00847526" w:rsidRPr="006E4D15">
        <w:rPr>
          <w:rFonts w:ascii="Times New Roman" w:hAnsi="Times New Roman" w:cs="Times New Roman"/>
          <w:color w:val="000000"/>
          <w:sz w:val="24"/>
          <w:szCs w:val="24"/>
        </w:rPr>
        <w:t>&gt;</w:t>
      </w:r>
      <w:r w:rsidRPr="006E4D15">
        <w:rPr>
          <w:rFonts w:ascii="Times New Roman" w:hAnsi="Times New Roman" w:cs="Times New Roman"/>
          <w:color w:val="000000"/>
          <w:sz w:val="24"/>
          <w:szCs w:val="24"/>
        </w:rPr>
        <w:t>Instructor Simulation Summary</w:t>
      </w:r>
    </w:p>
    <w:p w14:paraId="0BA87917" w14:textId="03482B37" w:rsidR="00067CB2" w:rsidDel="00E670DB" w:rsidRDefault="00E670DB" w:rsidP="00E670DB">
      <w:pPr>
        <w:spacing w:after="0" w:line="480" w:lineRule="auto"/>
        <w:rPr>
          <w:del w:id="5" w:author="Anna Seaman" w:date="2026-08-11T17:34:00Z" w16du:dateUtc="2026-08-11T22:34:00Z"/>
          <w:rFonts w:ascii="Times New Roman" w:hAnsi="Times New Roman" w:cs="Times New Roman"/>
          <w:color w:val="000000"/>
          <w:sz w:val="24"/>
          <w:szCs w:val="24"/>
        </w:rPr>
      </w:pPr>
      <w:ins w:id="6" w:author="Anna Seaman" w:date="2026-08-11T17:34:00Z">
        <w:r w:rsidRPr="00E670DB">
          <w:rPr>
            <w:rFonts w:ascii="Times New Roman" w:hAnsi="Times New Roman" w:cs="Times New Roman"/>
            <w:color w:val="000000"/>
            <w:sz w:val="24"/>
            <w:szCs w:val="24"/>
          </w:rPr>
          <w:t>In small groups, health care providers (HCPs) will create and facilitate a live presentation for high school athlete orientation day.</w:t>
        </w:r>
      </w:ins>
      <w:del w:id="7" w:author="Anna Seaman" w:date="2026-08-11T17:34:00Z" w16du:dateUtc="2026-08-11T22:34:00Z">
        <w:r w:rsidR="00BE2A5E" w:rsidRPr="00E670DB" w:rsidDel="00E670DB">
          <w:rPr>
            <w:rFonts w:ascii="Times New Roman" w:hAnsi="Times New Roman" w:cs="Times New Roman"/>
            <w:color w:val="000000"/>
            <w:sz w:val="24"/>
            <w:szCs w:val="24"/>
            <w:rPrChange w:id="8" w:author="Anna Seaman" w:date="2026-08-11T17:34:00Z" w16du:dateUtc="2026-08-11T22:34:00Z">
              <w:rPr>
                <w:rFonts w:ascii="Times New Roman" w:hAnsi="Times New Roman" w:cs="Times New Roman"/>
                <w:b/>
                <w:bCs/>
                <w:color w:val="000000"/>
                <w:sz w:val="24"/>
                <w:szCs w:val="24"/>
              </w:rPr>
            </w:rPrChange>
          </w:rPr>
          <w:delText>\qqPSM: Copy from the student ebook.xqq\</w:delText>
        </w:r>
      </w:del>
    </w:p>
    <w:p w14:paraId="26D0A8E6" w14:textId="77777777" w:rsidR="00E670DB" w:rsidRPr="00E670DB" w:rsidRDefault="00E670DB" w:rsidP="00E670DB">
      <w:pPr>
        <w:spacing w:after="0" w:line="480" w:lineRule="auto"/>
        <w:rPr>
          <w:ins w:id="9" w:author="Anna Seaman" w:date="2026-08-11T17:34:00Z" w16du:dateUtc="2026-08-11T22:34:00Z"/>
          <w:rFonts w:ascii="Times New Roman" w:hAnsi="Times New Roman" w:cs="Times New Roman"/>
          <w:color w:val="000000"/>
          <w:sz w:val="24"/>
          <w:szCs w:val="24"/>
          <w:rPrChange w:id="10" w:author="Anna Seaman" w:date="2026-08-11T17:34:00Z" w16du:dateUtc="2026-08-11T22:34:00Z">
            <w:rPr>
              <w:ins w:id="11" w:author="Anna Seaman" w:date="2026-08-11T17:34:00Z" w16du:dateUtc="2026-08-11T22:34:00Z"/>
              <w:rFonts w:ascii="Times New Roman" w:hAnsi="Times New Roman" w:cs="Times New Roman"/>
              <w:b/>
              <w:bCs/>
              <w:color w:val="000000"/>
              <w:sz w:val="24"/>
              <w:szCs w:val="24"/>
            </w:rPr>
          </w:rPrChange>
        </w:rPr>
      </w:pPr>
    </w:p>
    <w:p w14:paraId="668D85E4" w14:textId="77777777" w:rsidR="00BE2A5E" w:rsidRPr="006E4D15" w:rsidRDefault="00BE2A5E" w:rsidP="00E670DB">
      <w:pPr>
        <w:spacing w:after="0" w:line="480" w:lineRule="auto"/>
        <w:rPr>
          <w:rFonts w:ascii="Times New Roman" w:hAnsi="Times New Roman" w:cs="Times New Roman"/>
          <w:color w:val="000000"/>
          <w:sz w:val="24"/>
          <w:szCs w:val="24"/>
        </w:rPr>
      </w:pPr>
    </w:p>
    <w:p w14:paraId="03DC2199" w14:textId="69745FC5" w:rsidR="00381312" w:rsidRPr="006E4D15" w:rsidRDefault="00067CB2"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&lt;a&gt;</w:t>
      </w:r>
      <w:r w:rsidR="59803492" w:rsidRPr="006E4D15">
        <w:rPr>
          <w:rFonts w:ascii="Times New Roman" w:hAnsi="Times New Roman" w:cs="Times New Roman"/>
          <w:color w:val="000000"/>
          <w:sz w:val="24"/>
          <w:szCs w:val="24"/>
        </w:rPr>
        <w:t>Instructor</w:t>
      </w:r>
      <w:r w:rsidRPr="00C229A8">
        <w:rPr>
          <w:rFonts w:ascii="Times New Roman" w:hAnsi="Times New Roman" w:cs="Times New Roman"/>
          <w:color w:val="000000"/>
          <w:sz w:val="24"/>
          <w:szCs w:val="24"/>
        </w:rPr>
        <w:t>-</w:t>
      </w:r>
      <w:r w:rsidR="59803492" w:rsidRPr="006E4D15">
        <w:rPr>
          <w:rFonts w:ascii="Times New Roman" w:hAnsi="Times New Roman" w:cs="Times New Roman"/>
          <w:color w:val="000000"/>
          <w:sz w:val="24"/>
          <w:szCs w:val="24"/>
        </w:rPr>
        <w:t>Only Information</w:t>
      </w:r>
    </w:p>
    <w:p w14:paraId="214F649A" w14:textId="7A052696" w:rsidR="00BD603D" w:rsidRPr="006E4D15" w:rsidRDefault="547DB66B" w:rsidP="00227935">
      <w:pPr>
        <w:spacing w:after="0" w:line="48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sz w:val="24"/>
          <w:szCs w:val="24"/>
        </w:rPr>
        <w:t xml:space="preserve">The simulation format includes a </w:t>
      </w:r>
      <w:r w:rsidRPr="00C229A8">
        <w:rPr>
          <w:rFonts w:ascii="Times New Roman" w:eastAsia="Times New Roman" w:hAnsi="Times New Roman" w:cs="Times New Roman"/>
          <w:color w:val="000000"/>
          <w:sz w:val="24"/>
          <w:szCs w:val="24"/>
        </w:rPr>
        <w:t>10-minute</w:t>
      </w:r>
      <w:r>
        <w:rPr>
          <w:rFonts w:ascii="Times New Roman" w:eastAsia="Times New Roman" w:hAnsi="Times New Roman" w:cs="Times New Roman"/>
          <w:color w:val="000000"/>
          <w:sz w:val="24"/>
          <w:szCs w:val="24"/>
        </w:rPr>
        <w:t xml:space="preserve"> group presentation delivered as part of an athlete orientation day, where the sports medicine staff educates new athletes, parents, coaches, and other attendees at the start of the season. Students are assigned to groups</w:t>
      </w:r>
      <w:r w:rsidR="00B53CF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topics </w:t>
      </w:r>
      <w:r w:rsidR="00A1134C">
        <w:rPr>
          <w:rFonts w:ascii="Times New Roman" w:eastAsia="Times New Roman" w:hAnsi="Times New Roman" w:cs="Times New Roman"/>
          <w:color w:val="000000"/>
          <w:sz w:val="24"/>
          <w:szCs w:val="24"/>
        </w:rPr>
        <w:t xml:space="preserve">are </w:t>
      </w:r>
      <w:r>
        <w:rPr>
          <w:rFonts w:ascii="Times New Roman" w:eastAsia="Times New Roman" w:hAnsi="Times New Roman" w:cs="Times New Roman"/>
          <w:color w:val="000000"/>
          <w:sz w:val="24"/>
          <w:szCs w:val="24"/>
        </w:rPr>
        <w:t xml:space="preserve">listed in the </w:t>
      </w:r>
      <w:r w:rsidRPr="00124157">
        <w:rPr>
          <w:rFonts w:ascii="Times New Roman" w:eastAsia="Times New Roman" w:hAnsi="Times New Roman" w:cs="Times New Roman"/>
          <w:color w:val="000000"/>
          <w:sz w:val="24"/>
          <w:szCs w:val="24"/>
        </w:rPr>
        <w:t>Simulation Situation</w:t>
      </w:r>
      <w:r>
        <w:rPr>
          <w:rFonts w:ascii="Times New Roman" w:eastAsia="Times New Roman" w:hAnsi="Times New Roman" w:cs="Times New Roman"/>
          <w:color w:val="000000"/>
          <w:sz w:val="24"/>
          <w:szCs w:val="24"/>
        </w:rPr>
        <w:t xml:space="preserve"> </w:t>
      </w:r>
      <w:r w:rsidRPr="00C229A8">
        <w:rPr>
          <w:rFonts w:ascii="Times New Roman" w:eastAsia="Times New Roman" w:hAnsi="Times New Roman" w:cs="Times New Roman"/>
          <w:color w:val="000000"/>
          <w:sz w:val="24"/>
          <w:szCs w:val="24"/>
        </w:rPr>
        <w:t>section</w:t>
      </w:r>
      <w:r>
        <w:rPr>
          <w:rFonts w:ascii="Times New Roman" w:eastAsia="Times New Roman" w:hAnsi="Times New Roman" w:cs="Times New Roman"/>
          <w:color w:val="000000"/>
          <w:sz w:val="24"/>
          <w:szCs w:val="24"/>
        </w:rPr>
        <w:t xml:space="preserve"> of the </w:t>
      </w:r>
      <w:r w:rsidR="00A00399" w:rsidRPr="006E4D15">
        <w:rPr>
          <w:rFonts w:ascii="Times New Roman" w:eastAsia="Times New Roman" w:hAnsi="Times New Roman" w:cs="Times New Roman"/>
          <w:color w:val="000000"/>
          <w:sz w:val="24"/>
          <w:szCs w:val="24"/>
        </w:rPr>
        <w:t>s</w:t>
      </w:r>
      <w:r w:rsidRPr="006E4D15">
        <w:rPr>
          <w:rFonts w:ascii="Times New Roman" w:eastAsia="Times New Roman" w:hAnsi="Times New Roman" w:cs="Times New Roman"/>
          <w:color w:val="000000"/>
          <w:sz w:val="24"/>
          <w:szCs w:val="24"/>
        </w:rPr>
        <w:t>tudent e</w:t>
      </w:r>
      <w:r w:rsidR="00A00399" w:rsidRPr="006E4D15">
        <w:rPr>
          <w:rFonts w:ascii="Times New Roman" w:eastAsia="Times New Roman" w:hAnsi="Times New Roman" w:cs="Times New Roman"/>
          <w:color w:val="000000"/>
          <w:sz w:val="24"/>
          <w:szCs w:val="24"/>
        </w:rPr>
        <w:t>b</w:t>
      </w:r>
      <w:r w:rsidRPr="006E4D15">
        <w:rPr>
          <w:rFonts w:ascii="Times New Roman" w:eastAsia="Times New Roman" w:hAnsi="Times New Roman" w:cs="Times New Roman"/>
          <w:color w:val="000000"/>
          <w:sz w:val="24"/>
          <w:szCs w:val="24"/>
        </w:rPr>
        <w:t>ook. Presimulation</w:t>
      </w:r>
      <w:r>
        <w:rPr>
          <w:rFonts w:ascii="Times New Roman" w:eastAsia="Times New Roman" w:hAnsi="Times New Roman" w:cs="Times New Roman"/>
          <w:color w:val="000000"/>
          <w:sz w:val="24"/>
          <w:szCs w:val="24"/>
        </w:rPr>
        <w:t xml:space="preserve"> Activity </w:t>
      </w:r>
      <w:r w:rsidRPr="00C229A8">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guides the students on </w:t>
      </w:r>
      <w:r w:rsidR="006B0F0C">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requirements fo</w:t>
      </w:r>
      <w:r w:rsidRPr="006E4D15">
        <w:rPr>
          <w:rFonts w:ascii="Times New Roman" w:eastAsia="Times New Roman" w:hAnsi="Times New Roman" w:cs="Times New Roman"/>
          <w:color w:val="000000"/>
          <w:sz w:val="24"/>
          <w:szCs w:val="24"/>
        </w:rPr>
        <w:t>r the presentation and should be completed and submitted in advance of the presentation.</w:t>
      </w:r>
    </w:p>
    <w:p w14:paraId="0C150F2A" w14:textId="77777777" w:rsidR="00BE2A5E" w:rsidRPr="006E4D15" w:rsidRDefault="00BE2A5E" w:rsidP="00227935">
      <w:pPr>
        <w:spacing w:after="0" w:line="480" w:lineRule="auto"/>
        <w:rPr>
          <w:rFonts w:ascii="Times New Roman" w:eastAsia="Times New Roman" w:hAnsi="Times New Roman" w:cs="Times New Roman"/>
          <w:color w:val="000000"/>
          <w:kern w:val="0"/>
          <w:sz w:val="24"/>
          <w:szCs w:val="24"/>
          <w14:ligatures w14:val="none"/>
        </w:rPr>
      </w:pPr>
    </w:p>
    <w:p w14:paraId="7DD329CE" w14:textId="21F68861" w:rsidR="00BD603D" w:rsidRPr="006E4D15" w:rsidRDefault="00BD603D" w:rsidP="00227935">
      <w:pPr>
        <w:spacing w:after="0" w:line="480" w:lineRule="auto"/>
        <w:rPr>
          <w:rFonts w:ascii="Times New Roman" w:eastAsia="Times New Roman" w:hAnsi="Times New Roman" w:cs="Times New Roman"/>
          <w:color w:val="000000"/>
          <w:kern w:val="0"/>
          <w:sz w:val="24"/>
          <w:szCs w:val="24"/>
          <w14:ligatures w14:val="none"/>
        </w:rPr>
      </w:pPr>
      <w:r w:rsidRPr="006E4D15">
        <w:rPr>
          <w:rFonts w:ascii="Times New Roman" w:eastAsia="Times New Roman" w:hAnsi="Times New Roman" w:cs="Times New Roman"/>
          <w:color w:val="000000"/>
          <w:kern w:val="0"/>
          <w:sz w:val="24"/>
          <w:szCs w:val="24"/>
          <w14:ligatures w14:val="none"/>
        </w:rPr>
        <w:t>This simulation works best with an instructor (or other facilitator) acting as a moderator in the role of a school administrator. The moderator can select attendee</w:t>
      </w:r>
      <w:r w:rsidR="006B0F0C">
        <w:rPr>
          <w:rFonts w:ascii="Times New Roman" w:eastAsia="Times New Roman" w:hAnsi="Times New Roman" w:cs="Times New Roman"/>
          <w:color w:val="000000"/>
          <w:kern w:val="0"/>
          <w:sz w:val="24"/>
          <w:szCs w:val="24"/>
          <w14:ligatures w14:val="none"/>
        </w:rPr>
        <w:t>s</w:t>
      </w:r>
      <w:r w:rsidRPr="006E4D15">
        <w:rPr>
          <w:rFonts w:ascii="Times New Roman" w:eastAsia="Times New Roman" w:hAnsi="Times New Roman" w:cs="Times New Roman"/>
          <w:color w:val="000000"/>
          <w:kern w:val="0"/>
          <w:sz w:val="24"/>
          <w:szCs w:val="24"/>
          <w14:ligatures w14:val="none"/>
        </w:rPr>
        <w:t>’ questions, guide student responses, respond to questions, guide timing, and help the event run smoothly. This role is optional but highly effective.</w:t>
      </w:r>
    </w:p>
    <w:p w14:paraId="0DECEE90" w14:textId="77777777" w:rsidR="00BE2A5E" w:rsidRPr="006E4D15" w:rsidRDefault="00BE2A5E" w:rsidP="00227935">
      <w:pPr>
        <w:spacing w:after="0" w:line="480" w:lineRule="auto"/>
        <w:rPr>
          <w:rFonts w:ascii="Times New Roman" w:eastAsia="Times New Roman" w:hAnsi="Times New Roman" w:cs="Times New Roman"/>
          <w:color w:val="000000"/>
          <w:kern w:val="0"/>
          <w:sz w:val="24"/>
          <w:szCs w:val="24"/>
          <w14:ligatures w14:val="none"/>
        </w:rPr>
      </w:pPr>
    </w:p>
    <w:p w14:paraId="28F7B714" w14:textId="1E5D42A0" w:rsidR="00BD603D" w:rsidRPr="006E4D15" w:rsidRDefault="00BD603D" w:rsidP="00227935">
      <w:pPr>
        <w:spacing w:after="0" w:line="480" w:lineRule="auto"/>
        <w:rPr>
          <w:rFonts w:ascii="Times New Roman" w:eastAsia="Times New Roman" w:hAnsi="Times New Roman" w:cs="Times New Roman"/>
          <w:color w:val="000000"/>
          <w:kern w:val="0"/>
          <w:sz w:val="24"/>
          <w:szCs w:val="24"/>
          <w14:ligatures w14:val="none"/>
        </w:rPr>
      </w:pPr>
      <w:r w:rsidRPr="00C229A8">
        <w:rPr>
          <w:rFonts w:ascii="Times New Roman" w:eastAsia="Times New Roman" w:hAnsi="Times New Roman" w:cs="Times New Roman"/>
          <w:color w:val="000000"/>
          <w:kern w:val="0"/>
          <w:sz w:val="24"/>
          <w:szCs w:val="24"/>
          <w14:ligatures w14:val="none"/>
        </w:rPr>
        <w:t>Four</w:t>
      </w:r>
      <w:r>
        <w:rPr>
          <w:rFonts w:ascii="Times New Roman" w:eastAsia="Times New Roman" w:hAnsi="Times New Roman" w:cs="Times New Roman"/>
          <w:color w:val="000000"/>
          <w:kern w:val="0"/>
          <w:sz w:val="24"/>
          <w:szCs w:val="24"/>
          <w14:ligatures w14:val="none"/>
        </w:rPr>
        <w:t xml:space="preserve"> options for the presentation audience include</w:t>
      </w:r>
      <w:r w:rsidR="006B0F0C">
        <w:rPr>
          <w:rFonts w:ascii="Times New Roman" w:eastAsia="Times New Roman" w:hAnsi="Times New Roman" w:cs="Times New Roman"/>
          <w:color w:val="000000"/>
          <w:kern w:val="0"/>
          <w:sz w:val="24"/>
          <w:szCs w:val="24"/>
          <w14:ligatures w14:val="none"/>
        </w:rPr>
        <w:t xml:space="preserve"> the following</w:t>
      </w:r>
      <w:r>
        <w:rPr>
          <w:rFonts w:ascii="Times New Roman" w:eastAsia="Times New Roman" w:hAnsi="Times New Roman" w:cs="Times New Roman"/>
          <w:color w:val="000000"/>
          <w:kern w:val="0"/>
          <w:sz w:val="24"/>
          <w:szCs w:val="24"/>
          <w14:ligatures w14:val="none"/>
        </w:rPr>
        <w:t>:</w:t>
      </w:r>
    </w:p>
    <w:p w14:paraId="42373BAE" w14:textId="27494B7C" w:rsidR="00BD603D" w:rsidRPr="00E670DB" w:rsidRDefault="006651B6" w:rsidP="00E670DB">
      <w:pPr>
        <w:pStyle w:val="ListParagraph"/>
        <w:numPr>
          <w:ilvl w:val="0"/>
          <w:numId w:val="14"/>
        </w:numPr>
        <w:spacing w:after="0" w:line="480" w:lineRule="auto"/>
        <w:rPr>
          <w:rFonts w:ascii="Times New Roman" w:eastAsia="Times New Roman" w:hAnsi="Times New Roman" w:cs="Times New Roman"/>
          <w:color w:val="000000"/>
          <w:kern w:val="0"/>
          <w:sz w:val="24"/>
          <w:szCs w:val="24"/>
          <w14:ligatures w14:val="none"/>
          <w:rPrChange w:id="12" w:author="Anna Seaman" w:date="2026-08-11T17:34:00Z" w16du:dateUtc="2026-08-11T22:34:00Z">
            <w:rPr/>
          </w:rPrChange>
        </w:rPr>
        <w:pPrChange w:id="13" w:author="Anna Seaman" w:date="2026-08-11T17:34:00Z" w16du:dateUtc="2026-08-11T22:34:00Z">
          <w:pPr>
            <w:numPr>
              <w:numId w:val="12"/>
            </w:numPr>
            <w:tabs>
              <w:tab w:val="num" w:pos="720"/>
            </w:tabs>
            <w:spacing w:after="0" w:line="480" w:lineRule="auto"/>
          </w:pPr>
        </w:pPrChange>
      </w:pPr>
      <w:r w:rsidRPr="00E670DB">
        <w:rPr>
          <w:rFonts w:ascii="Times New Roman" w:eastAsia="Times New Roman" w:hAnsi="Times New Roman" w:cs="Times New Roman"/>
          <w:color w:val="000000"/>
          <w:kern w:val="0"/>
          <w:sz w:val="24"/>
          <w:szCs w:val="24"/>
          <w14:ligatures w14:val="none"/>
          <w:rPrChange w:id="14" w:author="Anna Seaman" w:date="2026-08-11T17:34:00Z" w16du:dateUtc="2026-08-11T22:34:00Z">
            <w:rPr/>
          </w:rPrChange>
        </w:rPr>
        <w:lastRenderedPageBreak/>
        <w:t>I</w:t>
      </w:r>
      <w:r w:rsidR="00BD603D" w:rsidRPr="00E670DB">
        <w:rPr>
          <w:rFonts w:ascii="Times New Roman" w:eastAsia="Times New Roman" w:hAnsi="Times New Roman" w:cs="Times New Roman"/>
          <w:color w:val="000000"/>
          <w:kern w:val="0"/>
          <w:sz w:val="24"/>
          <w:szCs w:val="24"/>
          <w14:ligatures w14:val="none"/>
          <w:rPrChange w:id="15" w:author="Anna Seaman" w:date="2026-08-11T17:34:00Z" w16du:dateUtc="2026-08-11T22:34:00Z">
            <w:rPr/>
          </w:rPrChange>
        </w:rPr>
        <w:t>nvite individuals familiar with athletics: faculty, graduate students, athletic trainers</w:t>
      </w:r>
      <w:r w:rsidR="006B0F0C" w:rsidRPr="00E670DB">
        <w:rPr>
          <w:rFonts w:ascii="Times New Roman" w:eastAsia="Times New Roman" w:hAnsi="Times New Roman" w:cs="Times New Roman"/>
          <w:color w:val="000000"/>
          <w:kern w:val="0"/>
          <w:sz w:val="24"/>
          <w:szCs w:val="24"/>
          <w14:ligatures w14:val="none"/>
          <w:rPrChange w:id="16" w:author="Anna Seaman" w:date="2026-08-11T17:34:00Z" w16du:dateUtc="2026-08-11T22:34:00Z">
            <w:rPr/>
          </w:rPrChange>
        </w:rPr>
        <w:t xml:space="preserve"> (ATs)</w:t>
      </w:r>
      <w:r w:rsidR="00BD603D" w:rsidRPr="00E670DB">
        <w:rPr>
          <w:rFonts w:ascii="Times New Roman" w:eastAsia="Times New Roman" w:hAnsi="Times New Roman" w:cs="Times New Roman"/>
          <w:color w:val="000000"/>
          <w:kern w:val="0"/>
          <w:sz w:val="24"/>
          <w:szCs w:val="24"/>
          <w14:ligatures w14:val="none"/>
          <w:rPrChange w:id="17" w:author="Anna Seaman" w:date="2026-08-11T17:34:00Z" w16du:dateUtc="2026-08-11T22:34:00Z">
            <w:rPr/>
          </w:rPrChange>
        </w:rPr>
        <w:t xml:space="preserve">, clinical preceptors, </w:t>
      </w:r>
      <w:r w:rsidR="006B0F0C" w:rsidRPr="00E670DB">
        <w:rPr>
          <w:rFonts w:ascii="Times New Roman" w:eastAsia="Times New Roman" w:hAnsi="Times New Roman" w:cs="Times New Roman"/>
          <w:color w:val="000000"/>
          <w:kern w:val="0"/>
          <w:sz w:val="24"/>
          <w:szCs w:val="24"/>
          <w14:ligatures w14:val="none"/>
          <w:rPrChange w:id="18" w:author="Anna Seaman" w:date="2026-08-11T17:34:00Z" w16du:dateUtc="2026-08-11T22:34:00Z">
            <w:rPr/>
          </w:rPrChange>
        </w:rPr>
        <w:t>and so on</w:t>
      </w:r>
      <w:r w:rsidR="00BD603D" w:rsidRPr="00E670DB">
        <w:rPr>
          <w:rFonts w:ascii="Times New Roman" w:eastAsia="Times New Roman" w:hAnsi="Times New Roman" w:cs="Times New Roman"/>
          <w:color w:val="000000"/>
          <w:kern w:val="0"/>
          <w:sz w:val="24"/>
          <w:szCs w:val="24"/>
          <w14:ligatures w14:val="none"/>
          <w:rPrChange w:id="19" w:author="Anna Seaman" w:date="2026-08-11T17:34:00Z" w16du:dateUtc="2026-08-11T22:34:00Z">
            <w:rPr/>
          </w:rPrChange>
        </w:rPr>
        <w:t>. These individuals may offer meaningful insights and relevant questions;</w:t>
      </w:r>
    </w:p>
    <w:p w14:paraId="2F58B860" w14:textId="41E1A8DE" w:rsidR="000159BC" w:rsidRPr="00E670DB" w:rsidRDefault="00BD603D" w:rsidP="00E670DB">
      <w:pPr>
        <w:pStyle w:val="ListParagraph"/>
        <w:numPr>
          <w:ilvl w:val="0"/>
          <w:numId w:val="14"/>
        </w:numPr>
        <w:spacing w:after="0" w:line="480" w:lineRule="auto"/>
        <w:rPr>
          <w:rFonts w:ascii="Times New Roman" w:eastAsia="Times New Roman" w:hAnsi="Times New Roman" w:cs="Times New Roman"/>
          <w:color w:val="000000"/>
          <w:kern w:val="0"/>
          <w:sz w:val="24"/>
          <w:szCs w:val="24"/>
          <w14:ligatures w14:val="none"/>
          <w:rPrChange w:id="20" w:author="Anna Seaman" w:date="2026-08-11T17:34:00Z" w16du:dateUtc="2026-08-11T22:34:00Z">
            <w:rPr/>
          </w:rPrChange>
        </w:rPr>
        <w:pPrChange w:id="21" w:author="Anna Seaman" w:date="2026-08-11T17:34:00Z" w16du:dateUtc="2026-08-11T22:34:00Z">
          <w:pPr>
            <w:numPr>
              <w:numId w:val="12"/>
            </w:numPr>
            <w:tabs>
              <w:tab w:val="num" w:pos="720"/>
            </w:tabs>
            <w:spacing w:after="0" w:line="480" w:lineRule="auto"/>
          </w:pPr>
        </w:pPrChange>
      </w:pPr>
      <w:r w:rsidRPr="00E670DB">
        <w:rPr>
          <w:rFonts w:ascii="Times New Roman" w:eastAsia="Times New Roman" w:hAnsi="Times New Roman" w:cs="Times New Roman"/>
          <w:color w:val="000000"/>
          <w:kern w:val="0"/>
          <w:sz w:val="24"/>
          <w:szCs w:val="24"/>
          <w14:ligatures w14:val="none"/>
          <w:rPrChange w:id="22" w:author="Anna Seaman" w:date="2026-08-11T17:34:00Z" w16du:dateUtc="2026-08-11T22:34:00Z">
            <w:rPr/>
          </w:rPrChange>
        </w:rPr>
        <w:t xml:space="preserve">have students adopt roles and ask questions of their peers (they create questions as part of </w:t>
      </w:r>
      <w:r w:rsidR="00124157" w:rsidRPr="00E670DB">
        <w:rPr>
          <w:rFonts w:ascii="Times New Roman" w:eastAsia="Times New Roman" w:hAnsi="Times New Roman" w:cs="Times New Roman"/>
          <w:color w:val="000000"/>
          <w:kern w:val="0"/>
          <w:sz w:val="24"/>
          <w:szCs w:val="24"/>
          <w14:ligatures w14:val="none"/>
          <w:rPrChange w:id="23" w:author="Anna Seaman" w:date="2026-08-11T17:34:00Z" w16du:dateUtc="2026-08-11T22:34:00Z">
            <w:rPr/>
          </w:rPrChange>
        </w:rPr>
        <w:t>p</w:t>
      </w:r>
      <w:r w:rsidR="000159BC" w:rsidRPr="00E670DB">
        <w:rPr>
          <w:rFonts w:ascii="Times New Roman" w:eastAsia="Times New Roman" w:hAnsi="Times New Roman" w:cs="Times New Roman"/>
          <w:color w:val="000000"/>
          <w:kern w:val="0"/>
          <w:sz w:val="24"/>
          <w:szCs w:val="24"/>
          <w14:ligatures w14:val="none"/>
          <w:rPrChange w:id="24" w:author="Anna Seaman" w:date="2026-08-11T17:34:00Z" w16du:dateUtc="2026-08-11T22:34:00Z">
            <w:rPr/>
          </w:rPrChange>
        </w:rPr>
        <w:t xml:space="preserve">resimulation </w:t>
      </w:r>
      <w:r w:rsidRPr="00E670DB">
        <w:rPr>
          <w:rFonts w:ascii="Times New Roman" w:eastAsia="Times New Roman" w:hAnsi="Times New Roman" w:cs="Times New Roman"/>
          <w:color w:val="000000"/>
          <w:kern w:val="0"/>
          <w:sz w:val="24"/>
          <w:szCs w:val="24"/>
          <w14:ligatures w14:val="none"/>
          <w:rPrChange w:id="25" w:author="Anna Seaman" w:date="2026-08-11T17:34:00Z" w16du:dateUtc="2026-08-11T22:34:00Z">
            <w:rPr/>
          </w:rPrChange>
        </w:rPr>
        <w:t>Activity 4);</w:t>
      </w:r>
    </w:p>
    <w:p w14:paraId="05D7ACB9" w14:textId="13C64C84" w:rsidR="00BD603D" w:rsidRPr="00E670DB" w:rsidRDefault="00BD603D" w:rsidP="00E670DB">
      <w:pPr>
        <w:pStyle w:val="ListParagraph"/>
        <w:numPr>
          <w:ilvl w:val="0"/>
          <w:numId w:val="14"/>
        </w:numPr>
        <w:spacing w:after="0" w:line="480" w:lineRule="auto"/>
        <w:rPr>
          <w:rFonts w:ascii="Times New Roman" w:eastAsia="Times New Roman" w:hAnsi="Times New Roman" w:cs="Times New Roman"/>
          <w:color w:val="000000"/>
          <w:kern w:val="0"/>
          <w:sz w:val="24"/>
          <w:szCs w:val="24"/>
          <w14:ligatures w14:val="none"/>
          <w:rPrChange w:id="26" w:author="Anna Seaman" w:date="2026-08-11T17:34:00Z" w16du:dateUtc="2026-08-11T22:34:00Z">
            <w:rPr/>
          </w:rPrChange>
        </w:rPr>
        <w:pPrChange w:id="27" w:author="Anna Seaman" w:date="2026-08-11T17:34:00Z" w16du:dateUtc="2026-08-11T22:34:00Z">
          <w:pPr>
            <w:numPr>
              <w:numId w:val="12"/>
            </w:numPr>
            <w:tabs>
              <w:tab w:val="num" w:pos="720"/>
            </w:tabs>
            <w:spacing w:after="0" w:line="480" w:lineRule="auto"/>
          </w:pPr>
        </w:pPrChange>
      </w:pPr>
      <w:r w:rsidRPr="00E670DB">
        <w:rPr>
          <w:rFonts w:ascii="Times New Roman" w:eastAsia="Times New Roman" w:hAnsi="Times New Roman" w:cs="Times New Roman"/>
          <w:color w:val="000000"/>
          <w:kern w:val="0"/>
          <w:sz w:val="24"/>
          <w:szCs w:val="24"/>
          <w14:ligatures w14:val="none"/>
          <w:rPrChange w:id="28" w:author="Anna Seaman" w:date="2026-08-11T17:34:00Z" w16du:dateUtc="2026-08-11T22:34:00Z">
            <w:rPr/>
          </w:rPrChange>
        </w:rPr>
        <w:t>use Embedded Personnel (EPs) to portray specific roles; or</w:t>
      </w:r>
    </w:p>
    <w:p w14:paraId="3E09D607" w14:textId="2ADD88C4" w:rsidR="00BD603D" w:rsidRPr="00E670DB" w:rsidRDefault="00BD603D" w:rsidP="00E670DB">
      <w:pPr>
        <w:pStyle w:val="ListParagraph"/>
        <w:numPr>
          <w:ilvl w:val="0"/>
          <w:numId w:val="14"/>
        </w:numPr>
        <w:spacing w:after="0" w:line="480" w:lineRule="auto"/>
        <w:rPr>
          <w:rFonts w:ascii="Times New Roman" w:eastAsia="Times New Roman" w:hAnsi="Times New Roman" w:cs="Times New Roman"/>
          <w:color w:val="000000"/>
          <w:kern w:val="0"/>
          <w:sz w:val="24"/>
          <w:szCs w:val="24"/>
          <w14:ligatures w14:val="none"/>
          <w:rPrChange w:id="29" w:author="Anna Seaman" w:date="2026-08-11T17:34:00Z" w16du:dateUtc="2026-08-11T22:34:00Z">
            <w:rPr/>
          </w:rPrChange>
        </w:rPr>
        <w:pPrChange w:id="30" w:author="Anna Seaman" w:date="2026-08-11T17:34:00Z" w16du:dateUtc="2026-08-11T22:34:00Z">
          <w:pPr>
            <w:numPr>
              <w:numId w:val="12"/>
            </w:numPr>
            <w:tabs>
              <w:tab w:val="num" w:pos="720"/>
            </w:tabs>
            <w:spacing w:after="0" w:line="480" w:lineRule="auto"/>
          </w:pPr>
        </w:pPrChange>
      </w:pPr>
      <w:r w:rsidRPr="00E670DB">
        <w:rPr>
          <w:rFonts w:ascii="Times New Roman" w:eastAsia="Times New Roman" w:hAnsi="Times New Roman" w:cs="Times New Roman"/>
          <w:color w:val="000000"/>
          <w:kern w:val="0"/>
          <w:sz w:val="24"/>
          <w:szCs w:val="24"/>
          <w14:ligatures w14:val="none"/>
          <w:rPrChange w:id="31" w:author="Anna Seaman" w:date="2026-08-11T17:34:00Z" w16du:dateUtc="2026-08-11T22:34:00Z">
            <w:rPr/>
          </w:rPrChange>
        </w:rPr>
        <w:t>any combination of these approaches.</w:t>
      </w:r>
    </w:p>
    <w:p w14:paraId="122A6379" w14:textId="77777777" w:rsidR="00BE2A5E" w:rsidRPr="006E4D15" w:rsidRDefault="00BE2A5E" w:rsidP="00227935">
      <w:pPr>
        <w:spacing w:after="0" w:line="480" w:lineRule="auto"/>
        <w:rPr>
          <w:rFonts w:ascii="Times New Roman" w:eastAsia="Times New Roman" w:hAnsi="Times New Roman" w:cs="Times New Roman"/>
          <w:color w:val="000000"/>
          <w:kern w:val="0"/>
          <w:sz w:val="24"/>
          <w:szCs w:val="24"/>
          <w14:ligatures w14:val="none"/>
        </w:rPr>
      </w:pPr>
    </w:p>
    <w:p w14:paraId="1A649373" w14:textId="088EFB74" w:rsidR="00BD603D" w:rsidRPr="006E4D15" w:rsidRDefault="00BD603D" w:rsidP="00227935">
      <w:pPr>
        <w:spacing w:after="0" w:line="48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If EPs are utilized, provide them with topic information and ask them to develop </w:t>
      </w:r>
      <w:r w:rsidR="00D03B18" w:rsidRPr="00C229A8">
        <w:rPr>
          <w:rFonts w:ascii="Times New Roman" w:eastAsia="Times New Roman" w:hAnsi="Times New Roman" w:cs="Times New Roman"/>
          <w:color w:val="000000"/>
          <w:kern w:val="0"/>
          <w:sz w:val="24"/>
          <w:szCs w:val="24"/>
          <w14:ligatures w14:val="none"/>
        </w:rPr>
        <w:t>two to three</w:t>
      </w:r>
      <w:r>
        <w:rPr>
          <w:rFonts w:ascii="Times New Roman" w:eastAsia="Times New Roman" w:hAnsi="Times New Roman" w:cs="Times New Roman"/>
          <w:color w:val="000000"/>
          <w:kern w:val="0"/>
          <w:sz w:val="24"/>
          <w:szCs w:val="24"/>
          <w14:ligatures w14:val="none"/>
        </w:rPr>
        <w:t xml:space="preserve"> questions per topic from the perspectives of different audience members. EP</w:t>
      </w:r>
      <w:r w:rsidRPr="00C229A8">
        <w:rPr>
          <w:rFonts w:ascii="Times New Roman" w:eastAsia="Times New Roman" w:hAnsi="Times New Roman" w:cs="Times New Roman"/>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generated questions </w:t>
      </w:r>
      <w:r w:rsidRPr="00C229A8">
        <w:rPr>
          <w:rFonts w:ascii="Times New Roman" w:eastAsia="Times New Roman" w:hAnsi="Times New Roman" w:cs="Times New Roman"/>
          <w:color w:val="000000"/>
          <w:kern w:val="0"/>
          <w:sz w:val="24"/>
          <w:szCs w:val="24"/>
          <w14:ligatures w14:val="none"/>
        </w:rPr>
        <w:t>tend</w:t>
      </w:r>
      <w:r>
        <w:rPr>
          <w:rFonts w:ascii="Times New Roman" w:eastAsia="Times New Roman" w:hAnsi="Times New Roman" w:cs="Times New Roman"/>
          <w:color w:val="000000"/>
          <w:kern w:val="0"/>
          <w:sz w:val="24"/>
          <w:szCs w:val="24"/>
          <w14:ligatures w14:val="none"/>
        </w:rPr>
        <w:t xml:space="preserve"> to be authentic, challenging, and reflective of real</w:t>
      </w:r>
      <w:r w:rsidRPr="00C229A8">
        <w:rPr>
          <w:rFonts w:ascii="Times New Roman" w:eastAsia="Times New Roman" w:hAnsi="Times New Roman" w:cs="Times New Roman"/>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world concerns. After reviewing their submissions, you may also provide the prepared backup questions listed </w:t>
      </w:r>
      <w:r w:rsidR="006B0F0C">
        <w:rPr>
          <w:rFonts w:ascii="Times New Roman" w:eastAsia="Times New Roman" w:hAnsi="Times New Roman" w:cs="Times New Roman"/>
          <w:color w:val="000000"/>
          <w:kern w:val="0"/>
          <w:sz w:val="24"/>
          <w:szCs w:val="24"/>
          <w14:ligatures w14:val="none"/>
        </w:rPr>
        <w:t>here</w:t>
      </w:r>
      <w:r>
        <w:rPr>
          <w:rFonts w:ascii="Times New Roman" w:eastAsia="Times New Roman" w:hAnsi="Times New Roman" w:cs="Times New Roman"/>
          <w:color w:val="000000"/>
          <w:kern w:val="0"/>
          <w:sz w:val="24"/>
          <w:szCs w:val="24"/>
          <w14:ligatures w14:val="none"/>
        </w:rPr>
        <w:t>. Moderators can manage who asks questions, as students are often enthusiastic to participate.</w:t>
      </w:r>
    </w:p>
    <w:p w14:paraId="0878581C" w14:textId="77777777" w:rsidR="00067CB2" w:rsidRPr="006E4D15" w:rsidRDefault="00067CB2" w:rsidP="00227935">
      <w:pPr>
        <w:spacing w:after="0" w:line="480" w:lineRule="auto"/>
        <w:rPr>
          <w:rFonts w:ascii="Times New Roman" w:hAnsi="Times New Roman" w:cs="Times New Roman"/>
          <w:color w:val="000000"/>
          <w:sz w:val="24"/>
          <w:szCs w:val="24"/>
        </w:rPr>
      </w:pPr>
    </w:p>
    <w:p w14:paraId="516FD486" w14:textId="414BC8CD" w:rsidR="00B07D97" w:rsidRPr="006E4D15" w:rsidRDefault="00067CB2"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&lt;a&gt;</w:t>
      </w:r>
      <w:r w:rsidR="00B07D97" w:rsidRPr="006E4D15">
        <w:rPr>
          <w:rFonts w:ascii="Times New Roman" w:hAnsi="Times New Roman" w:cs="Times New Roman"/>
          <w:color w:val="000000"/>
          <w:sz w:val="24"/>
          <w:szCs w:val="24"/>
        </w:rPr>
        <w:t xml:space="preserve">Scenario </w:t>
      </w:r>
      <w:r w:rsidR="00854763" w:rsidRPr="006E4D15">
        <w:rPr>
          <w:rFonts w:ascii="Times New Roman" w:hAnsi="Times New Roman" w:cs="Times New Roman"/>
          <w:color w:val="000000"/>
          <w:sz w:val="24"/>
          <w:szCs w:val="24"/>
        </w:rPr>
        <w:t>Synopsis</w:t>
      </w:r>
    </w:p>
    <w:p w14:paraId="2B1A7A2E" w14:textId="0A1812E7" w:rsidR="00BE2A5E" w:rsidDel="00E670DB" w:rsidRDefault="00E670DB" w:rsidP="00E670DB">
      <w:pPr>
        <w:spacing w:after="0" w:line="480" w:lineRule="auto"/>
        <w:rPr>
          <w:del w:id="32" w:author="Anna Seaman" w:date="2026-08-11T17:34:00Z" w16du:dateUtc="2026-08-11T22:34:00Z"/>
          <w:rFonts w:ascii="Times New Roman" w:hAnsi="Times New Roman" w:cs="Times New Roman"/>
          <w:color w:val="000000"/>
          <w:sz w:val="24"/>
          <w:szCs w:val="24"/>
        </w:rPr>
      </w:pPr>
      <w:ins w:id="33" w:author="Anna Seaman" w:date="2026-08-11T17:34:00Z">
        <w:r w:rsidRPr="00E670DB">
          <w:rPr>
            <w:rFonts w:ascii="Times New Roman" w:hAnsi="Times New Roman" w:cs="Times New Roman"/>
            <w:color w:val="000000"/>
            <w:sz w:val="24"/>
            <w:szCs w:val="24"/>
          </w:rPr>
          <w:t>This simulation involves students, acting as HCPs, giving presentations and then answering questions of parents, athletes, coaches, or any other attendees on topics of interest to this population. Topics may include athletic training services, sudden cardiac arrest, sports nutrition, sport specialization, care for LGBTQ+ athletes, Title IX, immunizations and infectious diseases, heat illnesses, athlete safety and mental health, and head injuries.</w:t>
        </w:r>
      </w:ins>
      <w:del w:id="34" w:author="Anna Seaman" w:date="2026-08-11T17:34:00Z" w16du:dateUtc="2026-08-11T22:34:00Z">
        <w:r w:rsidR="00BE2A5E" w:rsidRPr="00E670DB" w:rsidDel="00E670DB">
          <w:rPr>
            <w:rFonts w:ascii="Times New Roman" w:hAnsi="Times New Roman" w:cs="Times New Roman"/>
            <w:color w:val="000000"/>
            <w:sz w:val="24"/>
            <w:szCs w:val="24"/>
            <w:rPrChange w:id="35" w:author="Anna Seaman" w:date="2026-08-11T17:34:00Z" w16du:dateUtc="2026-08-11T22:34:00Z">
              <w:rPr>
                <w:rFonts w:ascii="Times New Roman" w:hAnsi="Times New Roman" w:cs="Times New Roman"/>
                <w:b/>
                <w:bCs/>
                <w:color w:val="000000"/>
                <w:sz w:val="24"/>
                <w:szCs w:val="24"/>
              </w:rPr>
            </w:rPrChange>
          </w:rPr>
          <w:delText>\qqPSM: Copy from the student ebook.xqq\</w:delText>
        </w:r>
      </w:del>
    </w:p>
    <w:p w14:paraId="51F75183" w14:textId="77777777" w:rsidR="00E670DB" w:rsidRPr="00E670DB" w:rsidRDefault="00E670DB" w:rsidP="00E670DB">
      <w:pPr>
        <w:spacing w:after="0" w:line="480" w:lineRule="auto"/>
        <w:rPr>
          <w:ins w:id="36" w:author="Anna Seaman" w:date="2026-08-11T17:34:00Z" w16du:dateUtc="2026-08-11T22:34:00Z"/>
          <w:rFonts w:ascii="Times New Roman" w:hAnsi="Times New Roman" w:cs="Times New Roman"/>
          <w:color w:val="000000"/>
          <w:sz w:val="24"/>
          <w:szCs w:val="24"/>
          <w:rPrChange w:id="37" w:author="Anna Seaman" w:date="2026-08-11T17:34:00Z" w16du:dateUtc="2026-08-11T22:34:00Z">
            <w:rPr>
              <w:ins w:id="38" w:author="Anna Seaman" w:date="2026-08-11T17:34:00Z" w16du:dateUtc="2026-08-11T22:34:00Z"/>
              <w:rFonts w:ascii="Times New Roman" w:hAnsi="Times New Roman" w:cs="Times New Roman"/>
              <w:b/>
              <w:bCs/>
              <w:color w:val="000000"/>
              <w:sz w:val="24"/>
              <w:szCs w:val="24"/>
            </w:rPr>
          </w:rPrChange>
        </w:rPr>
      </w:pPr>
    </w:p>
    <w:p w14:paraId="62769B6F" w14:textId="77777777" w:rsidR="00067CB2" w:rsidRPr="006E4D15" w:rsidRDefault="00067CB2" w:rsidP="00E670DB">
      <w:pPr>
        <w:spacing w:after="0" w:line="480" w:lineRule="auto"/>
        <w:rPr>
          <w:rFonts w:ascii="Times New Roman" w:hAnsi="Times New Roman" w:cs="Times New Roman"/>
          <w:color w:val="000000"/>
          <w:sz w:val="24"/>
          <w:szCs w:val="24"/>
        </w:rPr>
      </w:pPr>
    </w:p>
    <w:p w14:paraId="57EB9286" w14:textId="6FEE84B1" w:rsidR="00B07D97" w:rsidRPr="006E4D15" w:rsidRDefault="00067CB2"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&lt;a&gt;</w:t>
      </w:r>
      <w:r w:rsidR="59803492" w:rsidRPr="006E4D15">
        <w:rPr>
          <w:rFonts w:ascii="Times New Roman" w:hAnsi="Times New Roman" w:cs="Times New Roman"/>
          <w:color w:val="000000"/>
          <w:sz w:val="24"/>
          <w:szCs w:val="24"/>
        </w:rPr>
        <w:t>Content Area</w:t>
      </w:r>
    </w:p>
    <w:p w14:paraId="30A1F70E" w14:textId="068CA23D" w:rsidR="00BE2A5E" w:rsidDel="00E670DB" w:rsidRDefault="00E670DB" w:rsidP="00E670DB">
      <w:pPr>
        <w:spacing w:after="0" w:line="480" w:lineRule="auto"/>
        <w:rPr>
          <w:del w:id="39" w:author="Anna Seaman" w:date="2026-08-11T17:34:00Z" w16du:dateUtc="2026-08-11T22:34:00Z"/>
          <w:rFonts w:ascii="Times New Roman" w:hAnsi="Times New Roman" w:cs="Times New Roman"/>
          <w:color w:val="000000"/>
          <w:sz w:val="24"/>
          <w:szCs w:val="24"/>
        </w:rPr>
      </w:pPr>
      <w:ins w:id="40" w:author="Anna Seaman" w:date="2026-08-11T17:34:00Z">
        <w:r w:rsidRPr="00E670DB">
          <w:rPr>
            <w:rFonts w:ascii="Times New Roman" w:hAnsi="Times New Roman" w:cs="Times New Roman"/>
            <w:color w:val="000000"/>
            <w:sz w:val="24"/>
            <w:szCs w:val="24"/>
          </w:rPr>
          <w:lastRenderedPageBreak/>
          <w:t>Students must have an understanding of diverse patient populations and social determinants of health, along with education on preparticipation examinations. It is helpful if students have familiarity with the concepts mentioned earlier, but if not, this is a great way to learn.</w:t>
        </w:r>
      </w:ins>
      <w:del w:id="41" w:author="Anna Seaman" w:date="2026-08-11T17:34:00Z" w16du:dateUtc="2026-08-11T22:34:00Z">
        <w:r w:rsidR="00BE2A5E" w:rsidRPr="00E670DB" w:rsidDel="00E670DB">
          <w:rPr>
            <w:rFonts w:ascii="Times New Roman" w:hAnsi="Times New Roman" w:cs="Times New Roman"/>
            <w:color w:val="000000"/>
            <w:sz w:val="24"/>
            <w:szCs w:val="24"/>
            <w:rPrChange w:id="42" w:author="Anna Seaman" w:date="2026-08-11T17:34:00Z" w16du:dateUtc="2026-08-11T22:34:00Z">
              <w:rPr>
                <w:rFonts w:ascii="Times New Roman" w:hAnsi="Times New Roman" w:cs="Times New Roman"/>
                <w:b/>
                <w:bCs/>
                <w:color w:val="000000"/>
                <w:sz w:val="24"/>
                <w:szCs w:val="24"/>
              </w:rPr>
            </w:rPrChange>
          </w:rPr>
          <w:delText>\qqPSM: Copy from the student ebook.xqq\</w:delText>
        </w:r>
      </w:del>
    </w:p>
    <w:p w14:paraId="34A4FC50" w14:textId="77777777" w:rsidR="00E670DB" w:rsidRPr="00E670DB" w:rsidRDefault="00E670DB" w:rsidP="00E670DB">
      <w:pPr>
        <w:spacing w:after="0" w:line="480" w:lineRule="auto"/>
        <w:rPr>
          <w:ins w:id="43" w:author="Anna Seaman" w:date="2026-08-11T17:34:00Z" w16du:dateUtc="2026-08-11T22:34:00Z"/>
          <w:rFonts w:ascii="Times New Roman" w:hAnsi="Times New Roman" w:cs="Times New Roman"/>
          <w:color w:val="000000"/>
          <w:sz w:val="24"/>
          <w:szCs w:val="24"/>
          <w:rPrChange w:id="44" w:author="Anna Seaman" w:date="2026-08-11T17:34:00Z" w16du:dateUtc="2026-08-11T22:34:00Z">
            <w:rPr>
              <w:ins w:id="45" w:author="Anna Seaman" w:date="2026-08-11T17:34:00Z" w16du:dateUtc="2026-08-11T22:34:00Z"/>
              <w:rFonts w:ascii="Times New Roman" w:hAnsi="Times New Roman" w:cs="Times New Roman"/>
              <w:b/>
              <w:bCs/>
              <w:color w:val="000000"/>
              <w:sz w:val="24"/>
              <w:szCs w:val="24"/>
            </w:rPr>
          </w:rPrChange>
        </w:rPr>
      </w:pPr>
    </w:p>
    <w:p w14:paraId="55B0507F" w14:textId="77777777" w:rsidR="00067CB2" w:rsidRPr="006E4D15" w:rsidRDefault="00067CB2" w:rsidP="00E670DB">
      <w:pPr>
        <w:spacing w:after="0" w:line="480" w:lineRule="auto"/>
        <w:rPr>
          <w:rFonts w:ascii="Times New Roman" w:hAnsi="Times New Roman" w:cs="Times New Roman"/>
          <w:color w:val="000000"/>
          <w:sz w:val="24"/>
          <w:szCs w:val="24"/>
        </w:rPr>
      </w:pPr>
    </w:p>
    <w:p w14:paraId="4C90246E" w14:textId="4A3F2E06" w:rsidR="7DE776AE" w:rsidRPr="006E4D15" w:rsidDel="00E670DB" w:rsidRDefault="00067CB2" w:rsidP="00227935">
      <w:pPr>
        <w:spacing w:after="0" w:line="480" w:lineRule="auto"/>
        <w:rPr>
          <w:del w:id="46" w:author="Anna Seaman" w:date="2026-08-11T17:35:00Z" w16du:dateUtc="2026-08-11T22:35:00Z"/>
          <w:rFonts w:ascii="Times New Roman" w:hAnsi="Times New Roman" w:cs="Times New Roman"/>
          <w:color w:val="000000"/>
          <w:sz w:val="24"/>
          <w:szCs w:val="24"/>
        </w:rPr>
      </w:pPr>
      <w:r w:rsidRPr="006E4D15">
        <w:rPr>
          <w:rFonts w:ascii="Times New Roman" w:hAnsi="Times New Roman" w:cs="Times New Roman"/>
          <w:color w:val="000000"/>
          <w:sz w:val="24"/>
          <w:szCs w:val="24"/>
        </w:rPr>
        <w:t>&lt;a&gt;</w:t>
      </w:r>
      <w:r w:rsidR="7DE776AE" w:rsidRPr="006E4D15">
        <w:rPr>
          <w:rFonts w:ascii="Times New Roman" w:hAnsi="Times New Roman" w:cs="Times New Roman"/>
          <w:color w:val="000000"/>
          <w:sz w:val="24"/>
          <w:szCs w:val="24"/>
        </w:rPr>
        <w:t>Learning Objectives</w:t>
      </w:r>
    </w:p>
    <w:p w14:paraId="4861E065" w14:textId="77777777" w:rsidR="00E670DB" w:rsidRPr="00E670DB" w:rsidRDefault="00E670DB" w:rsidP="00E670DB">
      <w:pPr>
        <w:spacing w:after="0" w:line="480" w:lineRule="auto"/>
        <w:rPr>
          <w:ins w:id="47" w:author="Anna Seaman" w:date="2026-08-11T17:35:00Z"/>
          <w:rFonts w:ascii="Times New Roman" w:hAnsi="Times New Roman" w:cs="Times New Roman"/>
          <w:color w:val="000000"/>
          <w:sz w:val="24"/>
          <w:szCs w:val="24"/>
        </w:rPr>
      </w:pPr>
    </w:p>
    <w:p w14:paraId="6DEA6C43" w14:textId="77777777" w:rsidR="00E670DB" w:rsidRPr="00E670DB" w:rsidRDefault="00E670DB" w:rsidP="00E670DB">
      <w:pPr>
        <w:pStyle w:val="ListParagraph"/>
        <w:numPr>
          <w:ilvl w:val="0"/>
          <w:numId w:val="16"/>
        </w:numPr>
        <w:spacing w:after="0" w:line="480" w:lineRule="auto"/>
        <w:rPr>
          <w:ins w:id="48" w:author="Anna Seaman" w:date="2026-08-11T17:35:00Z"/>
          <w:rFonts w:ascii="Times New Roman" w:hAnsi="Times New Roman" w:cs="Times New Roman"/>
          <w:color w:val="000000"/>
          <w:sz w:val="24"/>
          <w:szCs w:val="24"/>
          <w:rPrChange w:id="49" w:author="Anna Seaman" w:date="2026-08-11T17:35:00Z" w16du:dateUtc="2026-08-11T22:35:00Z">
            <w:rPr>
              <w:ins w:id="50" w:author="Anna Seaman" w:date="2026-08-11T17:35:00Z"/>
            </w:rPr>
          </w:rPrChange>
        </w:rPr>
        <w:pPrChange w:id="51" w:author="Anna Seaman" w:date="2026-08-11T17:35:00Z" w16du:dateUtc="2026-08-11T22:35:00Z">
          <w:pPr>
            <w:numPr>
              <w:numId w:val="15"/>
            </w:numPr>
            <w:spacing w:after="0" w:line="480" w:lineRule="auto"/>
          </w:pPr>
        </w:pPrChange>
      </w:pPr>
      <w:ins w:id="52" w:author="Anna Seaman" w:date="2026-08-11T17:35:00Z">
        <w:r w:rsidRPr="00E670DB">
          <w:rPr>
            <w:rFonts w:ascii="Times New Roman" w:hAnsi="Times New Roman" w:cs="Times New Roman"/>
            <w:color w:val="000000"/>
            <w:sz w:val="24"/>
            <w:szCs w:val="24"/>
            <w:rPrChange w:id="53" w:author="Anna Seaman" w:date="2026-08-11T17:35:00Z" w16du:dateUtc="2026-08-11T22:35:00Z">
              <w:rPr/>
            </w:rPrChange>
          </w:rPr>
          <w:t>Explore local high school’s athlete orientation format</w:t>
        </w:r>
      </w:ins>
    </w:p>
    <w:p w14:paraId="554843EB" w14:textId="77777777" w:rsidR="00E670DB" w:rsidRPr="00E670DB" w:rsidRDefault="00E670DB" w:rsidP="00E670DB">
      <w:pPr>
        <w:pStyle w:val="ListParagraph"/>
        <w:numPr>
          <w:ilvl w:val="0"/>
          <w:numId w:val="16"/>
        </w:numPr>
        <w:spacing w:after="0" w:line="480" w:lineRule="auto"/>
        <w:rPr>
          <w:ins w:id="54" w:author="Anna Seaman" w:date="2026-08-11T17:35:00Z"/>
          <w:rFonts w:ascii="Times New Roman" w:hAnsi="Times New Roman" w:cs="Times New Roman"/>
          <w:color w:val="000000"/>
          <w:sz w:val="24"/>
          <w:szCs w:val="24"/>
          <w:rPrChange w:id="55" w:author="Anna Seaman" w:date="2026-08-11T17:35:00Z" w16du:dateUtc="2026-08-11T22:35:00Z">
            <w:rPr>
              <w:ins w:id="56" w:author="Anna Seaman" w:date="2026-08-11T17:35:00Z"/>
            </w:rPr>
          </w:rPrChange>
        </w:rPr>
        <w:pPrChange w:id="57" w:author="Anna Seaman" w:date="2026-08-11T17:35:00Z" w16du:dateUtc="2026-08-11T22:35:00Z">
          <w:pPr>
            <w:numPr>
              <w:numId w:val="15"/>
            </w:numPr>
            <w:spacing w:after="0" w:line="480" w:lineRule="auto"/>
          </w:pPr>
        </w:pPrChange>
      </w:pPr>
      <w:ins w:id="58" w:author="Anna Seaman" w:date="2026-08-11T17:35:00Z">
        <w:r w:rsidRPr="00E670DB">
          <w:rPr>
            <w:rFonts w:ascii="Times New Roman" w:hAnsi="Times New Roman" w:cs="Times New Roman"/>
            <w:color w:val="000000"/>
            <w:sz w:val="24"/>
            <w:szCs w:val="24"/>
            <w:rPrChange w:id="59" w:author="Anna Seaman" w:date="2026-08-11T17:35:00Z" w16du:dateUtc="2026-08-11T22:35:00Z">
              <w:rPr/>
            </w:rPrChange>
          </w:rPr>
          <w:t>Critically appraise a local high school’s athlete orientation format</w:t>
        </w:r>
      </w:ins>
    </w:p>
    <w:p w14:paraId="506278B2" w14:textId="77777777" w:rsidR="00E670DB" w:rsidRPr="00E670DB" w:rsidRDefault="00E670DB" w:rsidP="00E670DB">
      <w:pPr>
        <w:pStyle w:val="ListParagraph"/>
        <w:numPr>
          <w:ilvl w:val="0"/>
          <w:numId w:val="16"/>
        </w:numPr>
        <w:spacing w:after="0" w:line="480" w:lineRule="auto"/>
        <w:rPr>
          <w:ins w:id="60" w:author="Anna Seaman" w:date="2026-08-11T17:35:00Z"/>
          <w:rFonts w:ascii="Times New Roman" w:hAnsi="Times New Roman" w:cs="Times New Roman"/>
          <w:color w:val="000000"/>
          <w:sz w:val="24"/>
          <w:szCs w:val="24"/>
          <w:rPrChange w:id="61" w:author="Anna Seaman" w:date="2026-08-11T17:35:00Z" w16du:dateUtc="2026-08-11T22:35:00Z">
            <w:rPr>
              <w:ins w:id="62" w:author="Anna Seaman" w:date="2026-08-11T17:35:00Z"/>
            </w:rPr>
          </w:rPrChange>
        </w:rPr>
        <w:pPrChange w:id="63" w:author="Anna Seaman" w:date="2026-08-11T17:35:00Z" w16du:dateUtc="2026-08-11T22:35:00Z">
          <w:pPr>
            <w:numPr>
              <w:numId w:val="15"/>
            </w:numPr>
            <w:spacing w:after="0" w:line="480" w:lineRule="auto"/>
          </w:pPr>
        </w:pPrChange>
      </w:pPr>
      <w:ins w:id="64" w:author="Anna Seaman" w:date="2026-08-11T17:35:00Z">
        <w:r w:rsidRPr="00E670DB">
          <w:rPr>
            <w:rFonts w:ascii="Times New Roman" w:hAnsi="Times New Roman" w:cs="Times New Roman"/>
            <w:color w:val="000000"/>
            <w:sz w:val="24"/>
            <w:szCs w:val="24"/>
            <w:rPrChange w:id="65" w:author="Anna Seaman" w:date="2026-08-11T17:35:00Z" w16du:dateUtc="2026-08-11T22:35:00Z">
              <w:rPr/>
            </w:rPrChange>
          </w:rPr>
          <w:t>Create a presentation for an athlete orientation evening</w:t>
        </w:r>
      </w:ins>
    </w:p>
    <w:p w14:paraId="6CBD14D6" w14:textId="77777777" w:rsidR="00E670DB" w:rsidRPr="00E670DB" w:rsidRDefault="00E670DB" w:rsidP="00E670DB">
      <w:pPr>
        <w:pStyle w:val="ListParagraph"/>
        <w:numPr>
          <w:ilvl w:val="0"/>
          <w:numId w:val="16"/>
        </w:numPr>
        <w:spacing w:after="0" w:line="480" w:lineRule="auto"/>
        <w:rPr>
          <w:ins w:id="66" w:author="Anna Seaman" w:date="2026-08-11T17:35:00Z"/>
          <w:rFonts w:ascii="Times New Roman" w:hAnsi="Times New Roman" w:cs="Times New Roman"/>
          <w:color w:val="000000"/>
          <w:sz w:val="24"/>
          <w:szCs w:val="24"/>
          <w:rPrChange w:id="67" w:author="Anna Seaman" w:date="2026-08-11T17:35:00Z" w16du:dateUtc="2026-08-11T22:35:00Z">
            <w:rPr>
              <w:ins w:id="68" w:author="Anna Seaman" w:date="2026-08-11T17:35:00Z"/>
            </w:rPr>
          </w:rPrChange>
        </w:rPr>
        <w:pPrChange w:id="69" w:author="Anna Seaman" w:date="2026-08-11T17:35:00Z" w16du:dateUtc="2026-08-11T22:35:00Z">
          <w:pPr>
            <w:numPr>
              <w:numId w:val="15"/>
            </w:numPr>
            <w:spacing w:after="0" w:line="480" w:lineRule="auto"/>
          </w:pPr>
        </w:pPrChange>
      </w:pPr>
      <w:ins w:id="70" w:author="Anna Seaman" w:date="2026-08-11T17:35:00Z">
        <w:r w:rsidRPr="00E670DB">
          <w:rPr>
            <w:rFonts w:ascii="Times New Roman" w:hAnsi="Times New Roman" w:cs="Times New Roman"/>
            <w:color w:val="000000"/>
            <w:sz w:val="24"/>
            <w:szCs w:val="24"/>
            <w:rPrChange w:id="71" w:author="Anna Seaman" w:date="2026-08-11T17:35:00Z" w16du:dateUtc="2026-08-11T22:35:00Z">
              <w:rPr/>
            </w:rPrChange>
          </w:rPr>
          <w:t>Communicate with parents, coaches, athletes, and other stakeholders on a relevant topic</w:t>
        </w:r>
      </w:ins>
    </w:p>
    <w:p w14:paraId="2CD53D38" w14:textId="77777777" w:rsidR="00E670DB" w:rsidRPr="00E670DB" w:rsidRDefault="00E670DB" w:rsidP="00E670DB">
      <w:pPr>
        <w:pStyle w:val="ListParagraph"/>
        <w:numPr>
          <w:ilvl w:val="0"/>
          <w:numId w:val="16"/>
        </w:numPr>
        <w:spacing w:after="0" w:line="480" w:lineRule="auto"/>
        <w:rPr>
          <w:ins w:id="72" w:author="Anna Seaman" w:date="2026-08-11T17:35:00Z"/>
          <w:rFonts w:ascii="Times New Roman" w:hAnsi="Times New Roman" w:cs="Times New Roman"/>
          <w:color w:val="000000"/>
          <w:sz w:val="24"/>
          <w:szCs w:val="24"/>
          <w:rPrChange w:id="73" w:author="Anna Seaman" w:date="2026-08-11T17:35:00Z" w16du:dateUtc="2026-08-11T22:35:00Z">
            <w:rPr>
              <w:ins w:id="74" w:author="Anna Seaman" w:date="2026-08-11T17:35:00Z"/>
            </w:rPr>
          </w:rPrChange>
        </w:rPr>
        <w:pPrChange w:id="75" w:author="Anna Seaman" w:date="2026-08-11T17:35:00Z" w16du:dateUtc="2026-08-11T22:35:00Z">
          <w:pPr>
            <w:numPr>
              <w:numId w:val="15"/>
            </w:numPr>
            <w:spacing w:after="0" w:line="480" w:lineRule="auto"/>
          </w:pPr>
        </w:pPrChange>
      </w:pPr>
      <w:ins w:id="76" w:author="Anna Seaman" w:date="2026-08-11T17:35:00Z">
        <w:r w:rsidRPr="00E670DB">
          <w:rPr>
            <w:rFonts w:ascii="Times New Roman" w:hAnsi="Times New Roman" w:cs="Times New Roman"/>
            <w:color w:val="000000"/>
            <w:sz w:val="24"/>
            <w:szCs w:val="24"/>
            <w:rPrChange w:id="77" w:author="Anna Seaman" w:date="2026-08-11T17:35:00Z" w16du:dateUtc="2026-08-11T22:35:00Z">
              <w:rPr/>
            </w:rPrChange>
          </w:rPr>
          <w:t>Answer questions and critically consider topics related to high school athletics (specifically as listed in the description)</w:t>
        </w:r>
      </w:ins>
    </w:p>
    <w:p w14:paraId="721D644C" w14:textId="671915B0" w:rsidR="00BE2A5E" w:rsidRPr="00E670DB" w:rsidDel="00E670DB" w:rsidRDefault="00BE2A5E" w:rsidP="00227935">
      <w:pPr>
        <w:spacing w:after="0" w:line="480" w:lineRule="auto"/>
        <w:rPr>
          <w:del w:id="78" w:author="Anna Seaman" w:date="2026-08-11T17:35:00Z" w16du:dateUtc="2026-08-11T22:35:00Z"/>
          <w:rFonts w:ascii="Times New Roman" w:hAnsi="Times New Roman" w:cs="Times New Roman"/>
          <w:color w:val="000000"/>
          <w:sz w:val="24"/>
          <w:szCs w:val="24"/>
          <w:rPrChange w:id="79" w:author="Anna Seaman" w:date="2026-08-11T17:35:00Z" w16du:dateUtc="2026-08-11T22:35:00Z">
            <w:rPr>
              <w:del w:id="80" w:author="Anna Seaman" w:date="2026-08-11T17:35:00Z" w16du:dateUtc="2026-08-11T22:35:00Z"/>
              <w:rFonts w:ascii="Times New Roman" w:hAnsi="Times New Roman" w:cs="Times New Roman"/>
              <w:b/>
              <w:bCs/>
              <w:color w:val="000000"/>
              <w:sz w:val="24"/>
              <w:szCs w:val="24"/>
            </w:rPr>
          </w:rPrChange>
        </w:rPr>
      </w:pPr>
      <w:del w:id="81" w:author="Anna Seaman" w:date="2026-08-11T17:35:00Z" w16du:dateUtc="2026-08-11T22:35:00Z">
        <w:r w:rsidRPr="00E670DB" w:rsidDel="00E670DB">
          <w:rPr>
            <w:rFonts w:ascii="Times New Roman" w:hAnsi="Times New Roman" w:cs="Times New Roman"/>
            <w:color w:val="000000"/>
            <w:sz w:val="24"/>
            <w:szCs w:val="24"/>
            <w:rPrChange w:id="82" w:author="Anna Seaman" w:date="2026-08-11T17:35:00Z" w16du:dateUtc="2026-08-11T22:35:00Z">
              <w:rPr>
                <w:rFonts w:ascii="Times New Roman" w:hAnsi="Times New Roman" w:cs="Times New Roman"/>
                <w:b/>
                <w:bCs/>
                <w:color w:val="000000"/>
                <w:sz w:val="24"/>
                <w:szCs w:val="24"/>
              </w:rPr>
            </w:rPrChange>
          </w:rPr>
          <w:delText>\qqPSM: Copy from the student ebook.xqq\</w:delText>
        </w:r>
      </w:del>
    </w:p>
    <w:p w14:paraId="6561D513" w14:textId="77777777" w:rsidR="00067CB2" w:rsidRPr="006E4D15" w:rsidRDefault="00067CB2" w:rsidP="00227935">
      <w:pPr>
        <w:spacing w:after="0" w:line="480" w:lineRule="auto"/>
        <w:rPr>
          <w:rFonts w:ascii="Times New Roman" w:hAnsi="Times New Roman" w:cs="Times New Roman"/>
          <w:color w:val="000000"/>
          <w:sz w:val="24"/>
          <w:szCs w:val="24"/>
        </w:rPr>
      </w:pPr>
    </w:p>
    <w:p w14:paraId="112216D8" w14:textId="50EC6530" w:rsidR="7DE776AE" w:rsidRPr="006E4D15" w:rsidRDefault="00067CB2"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&lt;a&gt;</w:t>
      </w:r>
      <w:r>
        <w:rPr>
          <w:rFonts w:ascii="Times New Roman" w:hAnsi="Times New Roman" w:cs="Times New Roman"/>
          <w:color w:val="000000"/>
          <w:sz w:val="24"/>
          <w:szCs w:val="24"/>
        </w:rPr>
        <w:t xml:space="preserve">CAATE </w:t>
      </w:r>
      <w:r w:rsidRPr="00C229A8">
        <w:rPr>
          <w:rFonts w:ascii="Times New Roman" w:hAnsi="Times New Roman" w:cs="Times New Roman"/>
          <w:color w:val="000000"/>
          <w:sz w:val="24"/>
          <w:szCs w:val="24"/>
        </w:rPr>
        <w:t>2020</w:t>
      </w:r>
      <w:r>
        <w:rPr>
          <w:rFonts w:ascii="Times New Roman" w:hAnsi="Times New Roman" w:cs="Times New Roman"/>
          <w:color w:val="000000"/>
          <w:sz w:val="24"/>
          <w:szCs w:val="24"/>
        </w:rPr>
        <w:t xml:space="preserve"> Standards</w:t>
      </w:r>
    </w:p>
    <w:p w14:paraId="041423E5" w14:textId="4A583B28" w:rsidR="00BE2A5E" w:rsidRPr="00E670DB" w:rsidRDefault="00BE2A5E" w:rsidP="00E670DB">
      <w:pPr>
        <w:pStyle w:val="ListParagraph"/>
        <w:numPr>
          <w:ilvl w:val="0"/>
          <w:numId w:val="17"/>
        </w:numPr>
        <w:spacing w:after="0" w:line="480" w:lineRule="auto"/>
        <w:rPr>
          <w:ins w:id="83" w:author="Anna Seaman" w:date="2026-08-11T17:35:00Z" w16du:dateUtc="2026-08-11T22:35:00Z"/>
          <w:rFonts w:ascii="Times New Roman" w:hAnsi="Times New Roman" w:cs="Times New Roman"/>
          <w:color w:val="000000"/>
          <w:sz w:val="24"/>
          <w:szCs w:val="24"/>
          <w:rPrChange w:id="84" w:author="Anna Seaman" w:date="2026-08-11T17:35:00Z" w16du:dateUtc="2026-08-11T22:35:00Z">
            <w:rPr>
              <w:ins w:id="85" w:author="Anna Seaman" w:date="2026-08-11T17:35:00Z" w16du:dateUtc="2026-08-11T22:35:00Z"/>
            </w:rPr>
          </w:rPrChange>
        </w:rPr>
        <w:pPrChange w:id="86" w:author="Anna Seaman" w:date="2026-08-11T17:35:00Z" w16du:dateUtc="2026-08-11T22:35:00Z">
          <w:pPr>
            <w:spacing w:after="0" w:line="480" w:lineRule="auto"/>
          </w:pPr>
        </w:pPrChange>
      </w:pPr>
      <w:del w:id="87" w:author="Anna Seaman" w:date="2026-08-11T17:35:00Z" w16du:dateUtc="2026-08-11T22:35:00Z">
        <w:r w:rsidRPr="00E670DB" w:rsidDel="00E670DB">
          <w:rPr>
            <w:rFonts w:ascii="Times New Roman" w:hAnsi="Times New Roman" w:cs="Times New Roman"/>
            <w:color w:val="000000"/>
            <w:sz w:val="24"/>
            <w:szCs w:val="24"/>
            <w:rPrChange w:id="88" w:author="Anna Seaman" w:date="2026-08-11T17:35:00Z" w16du:dateUtc="2026-08-11T22:35:00Z">
              <w:rPr>
                <w:rFonts w:ascii="Times New Roman" w:hAnsi="Times New Roman" w:cs="Times New Roman"/>
                <w:b/>
                <w:bCs/>
                <w:color w:val="000000"/>
                <w:sz w:val="24"/>
                <w:szCs w:val="24"/>
              </w:rPr>
            </w:rPrChange>
          </w:rPr>
          <w:delText>\qqPSM: Copy from the student ebook.xqq\</w:delText>
        </w:r>
      </w:del>
      <w:ins w:id="89" w:author="Anna Seaman" w:date="2026-08-11T17:35:00Z" w16du:dateUtc="2026-08-11T22:35:00Z">
        <w:r w:rsidR="00E670DB" w:rsidRPr="00E670DB">
          <w:rPr>
            <w:rFonts w:ascii="Times New Roman" w:hAnsi="Times New Roman" w:cs="Times New Roman"/>
            <w:color w:val="000000"/>
            <w:sz w:val="24"/>
            <w:szCs w:val="24"/>
            <w:rPrChange w:id="90" w:author="Anna Seaman" w:date="2026-08-11T17:35:00Z" w16du:dateUtc="2026-08-11T22:35:00Z">
              <w:rPr/>
            </w:rPrChange>
          </w:rPr>
          <w:t>Standard DEI 2</w:t>
        </w:r>
      </w:ins>
    </w:p>
    <w:p w14:paraId="6A0EECA7" w14:textId="3446CA2D" w:rsidR="00E670DB" w:rsidRPr="00E670DB" w:rsidRDefault="00E670DB" w:rsidP="00E670DB">
      <w:pPr>
        <w:pStyle w:val="ListParagraph"/>
        <w:numPr>
          <w:ilvl w:val="0"/>
          <w:numId w:val="17"/>
        </w:numPr>
        <w:spacing w:after="0" w:line="480" w:lineRule="auto"/>
        <w:rPr>
          <w:ins w:id="91" w:author="Anna Seaman" w:date="2026-08-11T17:35:00Z" w16du:dateUtc="2026-08-11T22:35:00Z"/>
          <w:rFonts w:ascii="Times New Roman" w:hAnsi="Times New Roman" w:cs="Times New Roman"/>
          <w:color w:val="000000"/>
          <w:sz w:val="24"/>
          <w:szCs w:val="24"/>
          <w:rPrChange w:id="92" w:author="Anna Seaman" w:date="2026-08-11T17:35:00Z" w16du:dateUtc="2026-08-11T22:35:00Z">
            <w:rPr>
              <w:ins w:id="93" w:author="Anna Seaman" w:date="2026-08-11T17:35:00Z" w16du:dateUtc="2026-08-11T22:35:00Z"/>
            </w:rPr>
          </w:rPrChange>
        </w:rPr>
        <w:pPrChange w:id="94" w:author="Anna Seaman" w:date="2026-08-11T17:35:00Z" w16du:dateUtc="2026-08-11T22:35:00Z">
          <w:pPr>
            <w:spacing w:after="0" w:line="480" w:lineRule="auto"/>
          </w:pPr>
        </w:pPrChange>
      </w:pPr>
      <w:ins w:id="95" w:author="Anna Seaman" w:date="2026-08-11T17:35:00Z" w16du:dateUtc="2026-08-11T22:35:00Z">
        <w:r w:rsidRPr="00E670DB">
          <w:rPr>
            <w:rFonts w:ascii="Times New Roman" w:hAnsi="Times New Roman" w:cs="Times New Roman"/>
            <w:color w:val="000000"/>
            <w:sz w:val="24"/>
            <w:szCs w:val="24"/>
            <w:rPrChange w:id="96" w:author="Anna Seaman" w:date="2026-08-11T17:35:00Z" w16du:dateUtc="2026-08-11T22:35:00Z">
              <w:rPr/>
            </w:rPrChange>
          </w:rPr>
          <w:t>Standard 56</w:t>
        </w:r>
      </w:ins>
    </w:p>
    <w:p w14:paraId="0564C6BE" w14:textId="6A8EBB89" w:rsidR="00E670DB" w:rsidRPr="00E670DB" w:rsidRDefault="00E670DB" w:rsidP="00E670DB">
      <w:pPr>
        <w:pStyle w:val="ListParagraph"/>
        <w:numPr>
          <w:ilvl w:val="0"/>
          <w:numId w:val="17"/>
        </w:numPr>
        <w:spacing w:after="0" w:line="480" w:lineRule="auto"/>
        <w:rPr>
          <w:ins w:id="97" w:author="Anna Seaman" w:date="2026-08-11T17:35:00Z" w16du:dateUtc="2026-08-11T22:35:00Z"/>
          <w:rFonts w:ascii="Times New Roman" w:hAnsi="Times New Roman" w:cs="Times New Roman"/>
          <w:color w:val="000000"/>
          <w:sz w:val="24"/>
          <w:szCs w:val="24"/>
          <w:rPrChange w:id="98" w:author="Anna Seaman" w:date="2026-08-11T17:35:00Z" w16du:dateUtc="2026-08-11T22:35:00Z">
            <w:rPr>
              <w:ins w:id="99" w:author="Anna Seaman" w:date="2026-08-11T17:35:00Z" w16du:dateUtc="2026-08-11T22:35:00Z"/>
            </w:rPr>
          </w:rPrChange>
        </w:rPr>
        <w:pPrChange w:id="100" w:author="Anna Seaman" w:date="2026-08-11T17:35:00Z" w16du:dateUtc="2026-08-11T22:35:00Z">
          <w:pPr>
            <w:spacing w:after="0" w:line="480" w:lineRule="auto"/>
          </w:pPr>
        </w:pPrChange>
      </w:pPr>
      <w:ins w:id="101" w:author="Anna Seaman" w:date="2026-08-11T17:35:00Z" w16du:dateUtc="2026-08-11T22:35:00Z">
        <w:r w:rsidRPr="00E670DB">
          <w:rPr>
            <w:rFonts w:ascii="Times New Roman" w:hAnsi="Times New Roman" w:cs="Times New Roman"/>
            <w:color w:val="000000"/>
            <w:sz w:val="24"/>
            <w:szCs w:val="24"/>
            <w:rPrChange w:id="102" w:author="Anna Seaman" w:date="2026-08-11T17:35:00Z" w16du:dateUtc="2026-08-11T22:35:00Z">
              <w:rPr/>
            </w:rPrChange>
          </w:rPr>
          <w:t>Standard 58</w:t>
        </w:r>
      </w:ins>
    </w:p>
    <w:p w14:paraId="40786918" w14:textId="1D4AE7A5" w:rsidR="00E670DB" w:rsidRPr="00E670DB" w:rsidRDefault="00E670DB" w:rsidP="00E670DB">
      <w:pPr>
        <w:pStyle w:val="ListParagraph"/>
        <w:numPr>
          <w:ilvl w:val="0"/>
          <w:numId w:val="17"/>
        </w:numPr>
        <w:spacing w:after="0" w:line="480" w:lineRule="auto"/>
        <w:rPr>
          <w:ins w:id="103" w:author="Anna Seaman" w:date="2026-08-11T17:35:00Z" w16du:dateUtc="2026-08-11T22:35:00Z"/>
          <w:rFonts w:ascii="Times New Roman" w:hAnsi="Times New Roman" w:cs="Times New Roman"/>
          <w:color w:val="000000"/>
          <w:sz w:val="24"/>
          <w:szCs w:val="24"/>
          <w:rPrChange w:id="104" w:author="Anna Seaman" w:date="2026-08-11T17:35:00Z" w16du:dateUtc="2026-08-11T22:35:00Z">
            <w:rPr>
              <w:ins w:id="105" w:author="Anna Seaman" w:date="2026-08-11T17:35:00Z" w16du:dateUtc="2026-08-11T22:35:00Z"/>
            </w:rPr>
          </w:rPrChange>
        </w:rPr>
        <w:pPrChange w:id="106" w:author="Anna Seaman" w:date="2026-08-11T17:35:00Z" w16du:dateUtc="2026-08-11T22:35:00Z">
          <w:pPr>
            <w:spacing w:after="0" w:line="480" w:lineRule="auto"/>
          </w:pPr>
        </w:pPrChange>
      </w:pPr>
      <w:ins w:id="107" w:author="Anna Seaman" w:date="2026-08-11T17:35:00Z" w16du:dateUtc="2026-08-11T22:35:00Z">
        <w:r w:rsidRPr="00E670DB">
          <w:rPr>
            <w:rFonts w:ascii="Times New Roman" w:hAnsi="Times New Roman" w:cs="Times New Roman"/>
            <w:color w:val="000000"/>
            <w:sz w:val="24"/>
            <w:szCs w:val="24"/>
            <w:rPrChange w:id="108" w:author="Anna Seaman" w:date="2026-08-11T17:35:00Z" w16du:dateUtc="2026-08-11T22:35:00Z">
              <w:rPr/>
            </w:rPrChange>
          </w:rPr>
          <w:t>Standard 59</w:t>
        </w:r>
      </w:ins>
    </w:p>
    <w:p w14:paraId="3FD980FB" w14:textId="5101E359" w:rsidR="00E670DB" w:rsidRPr="00E670DB" w:rsidRDefault="00E670DB" w:rsidP="00E670DB">
      <w:pPr>
        <w:pStyle w:val="ListParagraph"/>
        <w:numPr>
          <w:ilvl w:val="0"/>
          <w:numId w:val="17"/>
        </w:numPr>
        <w:spacing w:after="0" w:line="480" w:lineRule="auto"/>
        <w:rPr>
          <w:ins w:id="109" w:author="Anna Seaman" w:date="2026-08-11T17:35:00Z" w16du:dateUtc="2026-08-11T22:35:00Z"/>
          <w:rFonts w:ascii="Times New Roman" w:hAnsi="Times New Roman" w:cs="Times New Roman"/>
          <w:color w:val="000000"/>
          <w:sz w:val="24"/>
          <w:szCs w:val="24"/>
          <w:rPrChange w:id="110" w:author="Anna Seaman" w:date="2026-08-11T17:35:00Z" w16du:dateUtc="2026-08-11T22:35:00Z">
            <w:rPr>
              <w:ins w:id="111" w:author="Anna Seaman" w:date="2026-08-11T17:35:00Z" w16du:dateUtc="2026-08-11T22:35:00Z"/>
            </w:rPr>
          </w:rPrChange>
        </w:rPr>
        <w:pPrChange w:id="112" w:author="Anna Seaman" w:date="2026-08-11T17:35:00Z" w16du:dateUtc="2026-08-11T22:35:00Z">
          <w:pPr>
            <w:spacing w:after="0" w:line="480" w:lineRule="auto"/>
          </w:pPr>
        </w:pPrChange>
      </w:pPr>
      <w:ins w:id="113" w:author="Anna Seaman" w:date="2026-08-11T17:35:00Z" w16du:dateUtc="2026-08-11T22:35:00Z">
        <w:r w:rsidRPr="00E670DB">
          <w:rPr>
            <w:rFonts w:ascii="Times New Roman" w:hAnsi="Times New Roman" w:cs="Times New Roman"/>
            <w:color w:val="000000"/>
            <w:sz w:val="24"/>
            <w:szCs w:val="24"/>
            <w:rPrChange w:id="114" w:author="Anna Seaman" w:date="2026-08-11T17:35:00Z" w16du:dateUtc="2026-08-11T22:35:00Z">
              <w:rPr/>
            </w:rPrChange>
          </w:rPr>
          <w:t>Standard 68</w:t>
        </w:r>
      </w:ins>
    </w:p>
    <w:p w14:paraId="0E720627" w14:textId="49B366CA" w:rsidR="00E670DB" w:rsidRPr="00E670DB" w:rsidRDefault="00E670DB" w:rsidP="00E670DB">
      <w:pPr>
        <w:pStyle w:val="ListParagraph"/>
        <w:numPr>
          <w:ilvl w:val="0"/>
          <w:numId w:val="17"/>
        </w:numPr>
        <w:spacing w:after="0" w:line="480" w:lineRule="auto"/>
        <w:rPr>
          <w:ins w:id="115" w:author="Anna Seaman" w:date="2026-08-11T17:35:00Z" w16du:dateUtc="2026-08-11T22:35:00Z"/>
          <w:rFonts w:ascii="Times New Roman" w:hAnsi="Times New Roman" w:cs="Times New Roman"/>
          <w:color w:val="000000"/>
          <w:sz w:val="24"/>
          <w:szCs w:val="24"/>
          <w:rPrChange w:id="116" w:author="Anna Seaman" w:date="2026-08-11T17:35:00Z" w16du:dateUtc="2026-08-11T22:35:00Z">
            <w:rPr>
              <w:ins w:id="117" w:author="Anna Seaman" w:date="2026-08-11T17:35:00Z" w16du:dateUtc="2026-08-11T22:35:00Z"/>
            </w:rPr>
          </w:rPrChange>
        </w:rPr>
        <w:pPrChange w:id="118" w:author="Anna Seaman" w:date="2026-08-11T17:35:00Z" w16du:dateUtc="2026-08-11T22:35:00Z">
          <w:pPr>
            <w:spacing w:after="0" w:line="480" w:lineRule="auto"/>
          </w:pPr>
        </w:pPrChange>
      </w:pPr>
      <w:ins w:id="119" w:author="Anna Seaman" w:date="2026-08-11T17:35:00Z" w16du:dateUtc="2026-08-11T22:35:00Z">
        <w:r w:rsidRPr="00E670DB">
          <w:rPr>
            <w:rFonts w:ascii="Times New Roman" w:hAnsi="Times New Roman" w:cs="Times New Roman"/>
            <w:color w:val="000000"/>
            <w:sz w:val="24"/>
            <w:szCs w:val="24"/>
            <w:rPrChange w:id="120" w:author="Anna Seaman" w:date="2026-08-11T17:35:00Z" w16du:dateUtc="2026-08-11T22:35:00Z">
              <w:rPr/>
            </w:rPrChange>
          </w:rPr>
          <w:t>Standard 76</w:t>
        </w:r>
      </w:ins>
    </w:p>
    <w:p w14:paraId="37A73029" w14:textId="1BB8FF36" w:rsidR="00E670DB" w:rsidRPr="00E670DB" w:rsidRDefault="00E670DB" w:rsidP="00E670DB">
      <w:pPr>
        <w:pStyle w:val="ListParagraph"/>
        <w:numPr>
          <w:ilvl w:val="0"/>
          <w:numId w:val="17"/>
        </w:numPr>
        <w:spacing w:after="0" w:line="480" w:lineRule="auto"/>
        <w:rPr>
          <w:ins w:id="121" w:author="Anna Seaman" w:date="2026-08-11T17:35:00Z" w16du:dateUtc="2026-08-11T22:35:00Z"/>
          <w:rFonts w:ascii="Times New Roman" w:hAnsi="Times New Roman" w:cs="Times New Roman"/>
          <w:color w:val="000000"/>
          <w:sz w:val="24"/>
          <w:szCs w:val="24"/>
          <w:rPrChange w:id="122" w:author="Anna Seaman" w:date="2026-08-11T17:35:00Z" w16du:dateUtc="2026-08-11T22:35:00Z">
            <w:rPr>
              <w:ins w:id="123" w:author="Anna Seaman" w:date="2026-08-11T17:35:00Z" w16du:dateUtc="2026-08-11T22:35:00Z"/>
            </w:rPr>
          </w:rPrChange>
        </w:rPr>
        <w:pPrChange w:id="124" w:author="Anna Seaman" w:date="2026-08-11T17:35:00Z" w16du:dateUtc="2026-08-11T22:35:00Z">
          <w:pPr>
            <w:spacing w:after="0" w:line="480" w:lineRule="auto"/>
          </w:pPr>
        </w:pPrChange>
      </w:pPr>
      <w:ins w:id="125" w:author="Anna Seaman" w:date="2026-08-11T17:35:00Z" w16du:dateUtc="2026-08-11T22:35:00Z">
        <w:r w:rsidRPr="00E670DB">
          <w:rPr>
            <w:rFonts w:ascii="Times New Roman" w:hAnsi="Times New Roman" w:cs="Times New Roman"/>
            <w:color w:val="000000"/>
            <w:sz w:val="24"/>
            <w:szCs w:val="24"/>
            <w:rPrChange w:id="126" w:author="Anna Seaman" w:date="2026-08-11T17:35:00Z" w16du:dateUtc="2026-08-11T22:35:00Z">
              <w:rPr/>
            </w:rPrChange>
          </w:rPr>
          <w:t>Standard 80</w:t>
        </w:r>
      </w:ins>
    </w:p>
    <w:p w14:paraId="0F233FF6" w14:textId="6A71ACB0" w:rsidR="00E670DB" w:rsidRPr="00E670DB" w:rsidRDefault="00E670DB" w:rsidP="00E670DB">
      <w:pPr>
        <w:pStyle w:val="ListParagraph"/>
        <w:numPr>
          <w:ilvl w:val="0"/>
          <w:numId w:val="17"/>
        </w:numPr>
        <w:spacing w:after="0" w:line="480" w:lineRule="auto"/>
        <w:rPr>
          <w:ins w:id="127" w:author="Anna Seaman" w:date="2026-08-11T17:35:00Z" w16du:dateUtc="2026-08-11T22:35:00Z"/>
          <w:rFonts w:ascii="Times New Roman" w:hAnsi="Times New Roman" w:cs="Times New Roman"/>
          <w:color w:val="000000"/>
          <w:sz w:val="24"/>
          <w:szCs w:val="24"/>
          <w:rPrChange w:id="128" w:author="Anna Seaman" w:date="2026-08-11T17:35:00Z" w16du:dateUtc="2026-08-11T22:35:00Z">
            <w:rPr>
              <w:ins w:id="129" w:author="Anna Seaman" w:date="2026-08-11T17:35:00Z" w16du:dateUtc="2026-08-11T22:35:00Z"/>
            </w:rPr>
          </w:rPrChange>
        </w:rPr>
        <w:pPrChange w:id="130" w:author="Anna Seaman" w:date="2026-08-11T17:35:00Z" w16du:dateUtc="2026-08-11T22:35:00Z">
          <w:pPr>
            <w:spacing w:after="0" w:line="480" w:lineRule="auto"/>
          </w:pPr>
        </w:pPrChange>
      </w:pPr>
      <w:ins w:id="131" w:author="Anna Seaman" w:date="2026-08-11T17:35:00Z" w16du:dateUtc="2026-08-11T22:35:00Z">
        <w:r w:rsidRPr="00E670DB">
          <w:rPr>
            <w:rFonts w:ascii="Times New Roman" w:hAnsi="Times New Roman" w:cs="Times New Roman"/>
            <w:color w:val="000000"/>
            <w:sz w:val="24"/>
            <w:szCs w:val="24"/>
            <w:rPrChange w:id="132" w:author="Anna Seaman" w:date="2026-08-11T17:35:00Z" w16du:dateUtc="2026-08-11T22:35:00Z">
              <w:rPr/>
            </w:rPrChange>
          </w:rPr>
          <w:t>Standard 83</w:t>
        </w:r>
      </w:ins>
    </w:p>
    <w:p w14:paraId="16EEED02" w14:textId="50E41CC4" w:rsidR="00E670DB" w:rsidRPr="00E670DB" w:rsidRDefault="00E670DB" w:rsidP="00E670DB">
      <w:pPr>
        <w:pStyle w:val="ListParagraph"/>
        <w:numPr>
          <w:ilvl w:val="0"/>
          <w:numId w:val="17"/>
        </w:numPr>
        <w:spacing w:after="0" w:line="480" w:lineRule="auto"/>
        <w:rPr>
          <w:rFonts w:ascii="Times New Roman" w:hAnsi="Times New Roman" w:cs="Times New Roman"/>
          <w:color w:val="000000"/>
          <w:sz w:val="24"/>
          <w:szCs w:val="24"/>
          <w:rPrChange w:id="133" w:author="Anna Seaman" w:date="2026-08-11T17:35:00Z" w16du:dateUtc="2026-08-11T22:35:00Z">
            <w:rPr>
              <w:rFonts w:ascii="Times New Roman" w:hAnsi="Times New Roman" w:cs="Times New Roman"/>
              <w:b/>
              <w:bCs/>
              <w:color w:val="000000"/>
              <w:sz w:val="24"/>
              <w:szCs w:val="24"/>
            </w:rPr>
          </w:rPrChange>
        </w:rPr>
        <w:pPrChange w:id="134" w:author="Anna Seaman" w:date="2026-08-11T17:35:00Z" w16du:dateUtc="2026-08-11T22:35:00Z">
          <w:pPr>
            <w:spacing w:after="0" w:line="480" w:lineRule="auto"/>
          </w:pPr>
        </w:pPrChange>
      </w:pPr>
      <w:ins w:id="135" w:author="Anna Seaman" w:date="2026-08-11T17:35:00Z" w16du:dateUtc="2026-08-11T22:35:00Z">
        <w:r w:rsidRPr="00E670DB">
          <w:rPr>
            <w:rFonts w:ascii="Times New Roman" w:hAnsi="Times New Roman" w:cs="Times New Roman"/>
            <w:color w:val="000000"/>
            <w:sz w:val="24"/>
            <w:szCs w:val="24"/>
            <w:rPrChange w:id="136" w:author="Anna Seaman" w:date="2026-08-11T17:35:00Z" w16du:dateUtc="2026-08-11T22:35:00Z">
              <w:rPr/>
            </w:rPrChange>
          </w:rPr>
          <w:t>Standard 93</w:t>
        </w:r>
      </w:ins>
    </w:p>
    <w:p w14:paraId="58815D94" w14:textId="77777777" w:rsidR="00067CB2" w:rsidRPr="006E4D15" w:rsidRDefault="00067CB2" w:rsidP="00227935">
      <w:pPr>
        <w:spacing w:after="0" w:line="480" w:lineRule="auto"/>
        <w:rPr>
          <w:rFonts w:ascii="Times New Roman" w:hAnsi="Times New Roman" w:cs="Times New Roman"/>
          <w:color w:val="000000"/>
          <w:sz w:val="24"/>
          <w:szCs w:val="24"/>
        </w:rPr>
      </w:pPr>
    </w:p>
    <w:p w14:paraId="39FB46FD" w14:textId="44E086AB" w:rsidR="00067CB2" w:rsidRPr="006E4D15" w:rsidRDefault="00067CB2" w:rsidP="00227935">
      <w:pPr>
        <w:spacing w:after="0" w:line="480" w:lineRule="auto"/>
        <w:rPr>
          <w:rFonts w:ascii="Times New Roman" w:hAnsi="Times New Roman" w:cs="Times New Roman"/>
          <w:b/>
          <w:bCs/>
          <w:color w:val="000000"/>
          <w:sz w:val="24"/>
          <w:szCs w:val="24"/>
        </w:rPr>
      </w:pPr>
      <w:r w:rsidRPr="006E4D15">
        <w:rPr>
          <w:rFonts w:ascii="Times New Roman" w:hAnsi="Times New Roman" w:cs="Times New Roman"/>
          <w:b/>
          <w:bCs/>
          <w:color w:val="000000"/>
          <w:sz w:val="24"/>
          <w:szCs w:val="24"/>
        </w:rPr>
        <w:lastRenderedPageBreak/>
        <w:t>\qqBEGIN downloadable content\</w:t>
      </w:r>
      <w:r w:rsidR="006B0F0C">
        <w:rPr>
          <w:rFonts w:ascii="Times New Roman" w:hAnsi="Times New Roman" w:cs="Times New Roman"/>
          <w:b/>
          <w:bCs/>
          <w:color w:val="000000"/>
          <w:sz w:val="24"/>
          <w:szCs w:val="24"/>
        </w:rPr>
        <w:t xml:space="preserve">Button name: </w:t>
      </w:r>
      <w:r w:rsidR="006B0F0C" w:rsidRPr="00124157">
        <w:rPr>
          <w:rFonts w:ascii="Times New Roman" w:hAnsi="Times New Roman" w:cs="Times New Roman"/>
          <w:b/>
          <w:bCs/>
          <w:color w:val="000000"/>
          <w:sz w:val="24"/>
          <w:szCs w:val="24"/>
        </w:rPr>
        <w:t>Simulation Schedule</w:t>
      </w:r>
    </w:p>
    <w:p w14:paraId="76DA56F4" w14:textId="77777777" w:rsidR="00067CB2" w:rsidRPr="006E4D15" w:rsidRDefault="00067CB2"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&lt;title&gt;Simulation Schedule</w:t>
      </w:r>
    </w:p>
    <w:p w14:paraId="6AA43B57" w14:textId="70513C5F" w:rsidR="0056231A" w:rsidRPr="006E4D15" w:rsidRDefault="0056231A"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&lt;b&gt;</w:t>
      </w:r>
      <w:r w:rsidR="009B07ED" w:rsidRPr="006E4D15">
        <w:rPr>
          <w:rFonts w:ascii="Times New Roman" w:hAnsi="Times New Roman" w:cs="Times New Roman"/>
          <w:color w:val="000000"/>
          <w:sz w:val="24"/>
          <w:szCs w:val="24"/>
        </w:rPr>
        <w:t>Time</w:t>
      </w:r>
      <w:r w:rsidR="006B0F0C">
        <w:rPr>
          <w:rFonts w:ascii="Times New Roman" w:hAnsi="Times New Roman" w:cs="Times New Roman"/>
          <w:color w:val="000000"/>
          <w:sz w:val="24"/>
          <w:szCs w:val="24"/>
        </w:rPr>
        <w:t xml:space="preserve"> F</w:t>
      </w:r>
      <w:r w:rsidR="009B07ED" w:rsidRPr="006E4D15">
        <w:rPr>
          <w:rFonts w:ascii="Times New Roman" w:hAnsi="Times New Roman" w:cs="Times New Roman"/>
          <w:color w:val="000000"/>
          <w:sz w:val="24"/>
          <w:szCs w:val="24"/>
        </w:rPr>
        <w:t xml:space="preserve">rame for </w:t>
      </w:r>
      <w:r w:rsidR="00854763" w:rsidRPr="006E4D15">
        <w:rPr>
          <w:rFonts w:ascii="Times New Roman" w:hAnsi="Times New Roman" w:cs="Times New Roman"/>
          <w:color w:val="000000"/>
          <w:sz w:val="24"/>
          <w:szCs w:val="24"/>
        </w:rPr>
        <w:t>Simulation</w:t>
      </w:r>
    </w:p>
    <w:p w14:paraId="13BA032A" w14:textId="389E7BAA" w:rsidR="00BE2A5E" w:rsidDel="00E670DB" w:rsidRDefault="00E670DB" w:rsidP="00E670DB">
      <w:pPr>
        <w:spacing w:after="0" w:line="480" w:lineRule="auto"/>
        <w:rPr>
          <w:del w:id="137" w:author="Anna Seaman" w:date="2026-08-11T17:36:00Z" w16du:dateUtc="2026-08-11T22:36:00Z"/>
          <w:rFonts w:ascii="Times New Roman" w:hAnsi="Times New Roman" w:cs="Times New Roman"/>
          <w:color w:val="000000"/>
          <w:sz w:val="24"/>
          <w:szCs w:val="24"/>
        </w:rPr>
      </w:pPr>
      <w:bookmarkStart w:id="138" w:name="_Hlk216971601"/>
      <w:ins w:id="139" w:author="Anna Seaman" w:date="2026-08-11T17:36:00Z">
        <w:r w:rsidRPr="00E670DB">
          <w:rPr>
            <w:rFonts w:ascii="Times New Roman" w:hAnsi="Times New Roman" w:cs="Times New Roman"/>
            <w:color w:val="000000"/>
            <w:sz w:val="24"/>
            <w:szCs w:val="24"/>
          </w:rPr>
          <w:t>Groups of students will deliver a 10-minute presentation on an assigned topic, followed by 8 minutes for questions, with a 2-minute buffer for transition time between groups.</w:t>
        </w:r>
      </w:ins>
      <w:del w:id="140" w:author="Anna Seaman" w:date="2026-08-11T17:36:00Z" w16du:dateUtc="2026-08-11T22:36:00Z">
        <w:r w:rsidR="00BE2A5E" w:rsidRPr="00E670DB" w:rsidDel="00E670DB">
          <w:rPr>
            <w:rFonts w:ascii="Times New Roman" w:hAnsi="Times New Roman" w:cs="Times New Roman"/>
            <w:color w:val="000000"/>
            <w:sz w:val="24"/>
            <w:szCs w:val="24"/>
            <w:rPrChange w:id="141" w:author="Anna Seaman" w:date="2026-08-11T17:35:00Z" w16du:dateUtc="2026-08-11T22:35:00Z">
              <w:rPr>
                <w:rFonts w:ascii="Times New Roman" w:hAnsi="Times New Roman" w:cs="Times New Roman"/>
                <w:b/>
                <w:bCs/>
                <w:color w:val="000000"/>
                <w:sz w:val="24"/>
                <w:szCs w:val="24"/>
              </w:rPr>
            </w:rPrChange>
          </w:rPr>
          <w:delText>\qqPSM: Copy from the student ebook.xqq\</w:delText>
        </w:r>
      </w:del>
    </w:p>
    <w:p w14:paraId="7B15F018" w14:textId="77777777" w:rsidR="00E670DB" w:rsidRPr="00E670DB" w:rsidRDefault="00E670DB" w:rsidP="00E670DB">
      <w:pPr>
        <w:spacing w:after="0" w:line="480" w:lineRule="auto"/>
        <w:rPr>
          <w:ins w:id="142" w:author="Anna Seaman" w:date="2026-08-11T17:36:00Z" w16du:dateUtc="2026-08-11T22:36:00Z"/>
          <w:rFonts w:ascii="Times New Roman" w:hAnsi="Times New Roman" w:cs="Times New Roman"/>
          <w:color w:val="000000"/>
          <w:sz w:val="24"/>
          <w:szCs w:val="24"/>
          <w:rPrChange w:id="143" w:author="Anna Seaman" w:date="2026-08-11T17:35:00Z" w16du:dateUtc="2026-08-11T22:35:00Z">
            <w:rPr>
              <w:ins w:id="144" w:author="Anna Seaman" w:date="2026-08-11T17:36:00Z" w16du:dateUtc="2026-08-11T22:36:00Z"/>
              <w:rFonts w:ascii="Times New Roman" w:hAnsi="Times New Roman" w:cs="Times New Roman"/>
              <w:b/>
              <w:bCs/>
              <w:color w:val="000000"/>
              <w:sz w:val="24"/>
              <w:szCs w:val="24"/>
            </w:rPr>
          </w:rPrChange>
        </w:rPr>
      </w:pPr>
    </w:p>
    <w:bookmarkEnd w:id="138"/>
    <w:p w14:paraId="0C911269" w14:textId="77777777" w:rsidR="00067CB2" w:rsidRPr="006E4D15" w:rsidRDefault="00067CB2" w:rsidP="00E670DB">
      <w:pPr>
        <w:spacing w:after="0" w:line="480" w:lineRule="auto"/>
        <w:rPr>
          <w:rFonts w:ascii="Times New Roman" w:hAnsi="Times New Roman" w:cs="Times New Roman"/>
          <w:color w:val="000000"/>
          <w:sz w:val="24"/>
          <w:szCs w:val="24"/>
        </w:rPr>
      </w:pPr>
    </w:p>
    <w:p w14:paraId="084D8650" w14:textId="2CA2440F" w:rsidR="00847526" w:rsidRPr="006E4D15" w:rsidRDefault="009B07ED"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&lt;b&gt;</w:t>
      </w:r>
      <w:r w:rsidR="0048250B" w:rsidRPr="006E4D15">
        <w:rPr>
          <w:rFonts w:ascii="Times New Roman" w:hAnsi="Times New Roman" w:cs="Times New Roman"/>
          <w:color w:val="000000"/>
          <w:sz w:val="24"/>
          <w:szCs w:val="24"/>
        </w:rPr>
        <w:t>Sample Simulation Schedule</w:t>
      </w:r>
    </w:p>
    <w:tbl>
      <w:tblPr>
        <w:tblW w:w="2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Change w:id="145" w:author="Anna Seaman" w:date="2026-08-11T17:36:00Z" w16du:dateUtc="2026-08-11T22:36:00Z">
          <w:tblPr>
            <w:tblW w:w="4312"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PrChange>
      </w:tblPr>
      <w:tblGrid>
        <w:gridCol w:w="2342"/>
        <w:gridCol w:w="2343"/>
        <w:tblGridChange w:id="146">
          <w:tblGrid>
            <w:gridCol w:w="8"/>
            <w:gridCol w:w="2152"/>
            <w:gridCol w:w="182"/>
            <w:gridCol w:w="1978"/>
            <w:gridCol w:w="365"/>
          </w:tblGrid>
        </w:tblGridChange>
      </w:tblGrid>
      <w:tr w:rsidR="00227935" w:rsidRPr="006E4D15" w14:paraId="07DE7FCD" w14:textId="77777777" w:rsidTr="00E670DB">
        <w:trPr>
          <w:trPrChange w:id="147" w:author="Anna Seaman" w:date="2026-08-11T17:36:00Z" w16du:dateUtc="2026-08-11T22:36:00Z">
            <w:trPr>
              <w:gridBefore w:val="1"/>
              <w:gridAfter w:val="0"/>
            </w:trPr>
          </w:trPrChange>
        </w:trPr>
        <w:tc>
          <w:tcPr>
            <w:tcW w:w="2342" w:type="dxa"/>
            <w:shd w:val="clear" w:color="auto" w:fill="A73023"/>
            <w:tcPrChange w:id="148" w:author="Anna Seaman" w:date="2026-08-11T17:36:00Z" w16du:dateUtc="2026-08-11T22:36:00Z">
              <w:tcPr>
                <w:tcW w:w="2152" w:type="dxa"/>
              </w:tcPr>
            </w:tcPrChange>
          </w:tcPr>
          <w:p w14:paraId="2126510E" w14:textId="7201F2AD" w:rsidR="00847526" w:rsidRPr="00E670DB" w:rsidRDefault="00E670DB" w:rsidP="00E670DB">
            <w:pPr>
              <w:spacing w:after="0" w:line="480" w:lineRule="auto"/>
              <w:jc w:val="center"/>
              <w:textAlignment w:val="baseline"/>
              <w:rPr>
                <w:rFonts w:ascii="Times New Roman" w:hAnsi="Times New Roman" w:cs="Times New Roman"/>
                <w:b/>
                <w:bCs/>
                <w:color w:val="FFFFFF" w:themeColor="background1"/>
                <w:sz w:val="24"/>
                <w:szCs w:val="24"/>
                <w:rPrChange w:id="149" w:author="Anna Seaman" w:date="2026-08-11T17:36:00Z" w16du:dateUtc="2026-08-11T22:36:00Z">
                  <w:rPr>
                    <w:rFonts w:ascii="Times New Roman" w:hAnsi="Times New Roman" w:cs="Times New Roman"/>
                    <w:b/>
                    <w:bCs/>
                    <w:color w:val="000000"/>
                    <w:sz w:val="24"/>
                    <w:szCs w:val="24"/>
                  </w:rPr>
                </w:rPrChange>
              </w:rPr>
              <w:pPrChange w:id="150" w:author="Anna Seaman" w:date="2026-08-11T17:36:00Z" w16du:dateUtc="2026-08-11T22:36:00Z">
                <w:pPr>
                  <w:spacing w:after="0" w:line="480" w:lineRule="auto"/>
                  <w:textAlignment w:val="baseline"/>
                </w:pPr>
              </w:pPrChange>
            </w:pPr>
            <w:r w:rsidRPr="00E670DB">
              <w:rPr>
                <w:rFonts w:ascii="Times New Roman" w:hAnsi="Times New Roman" w:cs="Times New Roman"/>
                <w:b/>
                <w:bCs/>
                <w:color w:val="FFFFFF" w:themeColor="background1"/>
                <w:sz w:val="24"/>
                <w:szCs w:val="24"/>
                <w:rPrChange w:id="151" w:author="Anna Seaman" w:date="2026-08-11T17:36:00Z" w16du:dateUtc="2026-08-11T22:36:00Z">
                  <w:rPr>
                    <w:rFonts w:ascii="Times New Roman" w:hAnsi="Times New Roman" w:cs="Times New Roman"/>
                    <w:b/>
                    <w:bCs/>
                    <w:color w:val="000000"/>
                    <w:sz w:val="24"/>
                    <w:szCs w:val="24"/>
                  </w:rPr>
                </w:rPrChange>
              </w:rPr>
              <w:t>TIME</w:t>
            </w:r>
          </w:p>
        </w:tc>
        <w:tc>
          <w:tcPr>
            <w:tcW w:w="2343" w:type="dxa"/>
            <w:shd w:val="clear" w:color="auto" w:fill="A73023"/>
            <w:tcPrChange w:id="152" w:author="Anna Seaman" w:date="2026-08-11T17:36:00Z" w16du:dateUtc="2026-08-11T22:36:00Z">
              <w:tcPr>
                <w:tcW w:w="2160" w:type="dxa"/>
                <w:gridSpan w:val="2"/>
              </w:tcPr>
            </w:tcPrChange>
          </w:tcPr>
          <w:p w14:paraId="56003D15" w14:textId="6AB6F22E" w:rsidR="00847526" w:rsidRPr="00E670DB" w:rsidRDefault="00E670DB" w:rsidP="00E670DB">
            <w:pPr>
              <w:spacing w:after="0" w:line="480" w:lineRule="auto"/>
              <w:jc w:val="center"/>
              <w:textAlignment w:val="baseline"/>
              <w:rPr>
                <w:rFonts w:ascii="Times New Roman" w:hAnsi="Times New Roman" w:cs="Times New Roman"/>
                <w:b/>
                <w:bCs/>
                <w:color w:val="FFFFFF" w:themeColor="background1"/>
                <w:sz w:val="24"/>
                <w:szCs w:val="24"/>
                <w:rPrChange w:id="153" w:author="Anna Seaman" w:date="2026-08-11T17:36:00Z" w16du:dateUtc="2026-08-11T22:36:00Z">
                  <w:rPr>
                    <w:rFonts w:ascii="Times New Roman" w:hAnsi="Times New Roman" w:cs="Times New Roman"/>
                    <w:b/>
                    <w:bCs/>
                    <w:color w:val="000000"/>
                    <w:sz w:val="24"/>
                    <w:szCs w:val="24"/>
                  </w:rPr>
                </w:rPrChange>
              </w:rPr>
              <w:pPrChange w:id="154" w:author="Anna Seaman" w:date="2026-08-11T17:36:00Z" w16du:dateUtc="2026-08-11T22:36:00Z">
                <w:pPr>
                  <w:spacing w:after="0" w:line="480" w:lineRule="auto"/>
                  <w:textAlignment w:val="baseline"/>
                </w:pPr>
              </w:pPrChange>
            </w:pPr>
            <w:r w:rsidRPr="00E670DB">
              <w:rPr>
                <w:rFonts w:ascii="Times New Roman" w:hAnsi="Times New Roman" w:cs="Times New Roman"/>
                <w:b/>
                <w:bCs/>
                <w:color w:val="FFFFFF" w:themeColor="background1"/>
                <w:sz w:val="24"/>
                <w:szCs w:val="24"/>
                <w:rPrChange w:id="155" w:author="Anna Seaman" w:date="2026-08-11T17:36:00Z" w16du:dateUtc="2026-08-11T22:36:00Z">
                  <w:rPr>
                    <w:rFonts w:ascii="Times New Roman" w:hAnsi="Times New Roman" w:cs="Times New Roman"/>
                    <w:b/>
                    <w:bCs/>
                    <w:color w:val="000000"/>
                    <w:sz w:val="24"/>
                    <w:szCs w:val="24"/>
                  </w:rPr>
                </w:rPrChange>
              </w:rPr>
              <w:t>LOCATION 1</w:t>
            </w:r>
          </w:p>
        </w:tc>
      </w:tr>
      <w:tr w:rsidR="00227935" w:rsidRPr="006E4D15" w14:paraId="0142AE50" w14:textId="77777777" w:rsidTr="00E670DB">
        <w:trPr>
          <w:trPrChange w:id="156" w:author="Anna Seaman" w:date="2026-08-11T17:36:00Z" w16du:dateUtc="2026-08-11T22:36:00Z">
            <w:trPr>
              <w:gridBefore w:val="1"/>
              <w:gridAfter w:val="0"/>
            </w:trPr>
          </w:trPrChange>
        </w:trPr>
        <w:tc>
          <w:tcPr>
            <w:tcW w:w="2342" w:type="dxa"/>
            <w:tcPrChange w:id="157" w:author="Anna Seaman" w:date="2026-08-11T17:36:00Z" w16du:dateUtc="2026-08-11T22:36:00Z">
              <w:tcPr>
                <w:tcW w:w="2152" w:type="dxa"/>
              </w:tcPr>
            </w:tcPrChange>
          </w:tcPr>
          <w:p w14:paraId="7DD994F0" w14:textId="09A62507" w:rsidR="00847526" w:rsidRPr="006E4D15" w:rsidRDefault="00847526" w:rsidP="00227935">
            <w:pPr>
              <w:spacing w:after="0" w:line="480" w:lineRule="auto"/>
              <w:textAlignment w:val="baseline"/>
              <w:rPr>
                <w:rFonts w:ascii="Times New Roman" w:hAnsi="Times New Roman" w:cs="Times New Roman"/>
                <w:color w:val="000000"/>
                <w:sz w:val="24"/>
                <w:szCs w:val="24"/>
              </w:rPr>
            </w:pPr>
            <w:r w:rsidRPr="00C229A8">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C229A8">
              <w:rPr>
                <w:rFonts w:ascii="Times New Roman" w:hAnsi="Times New Roman" w:cs="Times New Roman"/>
                <w:color w:val="000000"/>
                <w:sz w:val="24"/>
                <w:szCs w:val="24"/>
              </w:rPr>
              <w:t>00-10</w:t>
            </w:r>
            <w:r>
              <w:rPr>
                <w:rFonts w:ascii="Times New Roman" w:hAnsi="Times New Roman" w:cs="Times New Roman"/>
                <w:color w:val="000000"/>
                <w:sz w:val="24"/>
                <w:szCs w:val="24"/>
              </w:rPr>
              <w:t>:</w:t>
            </w:r>
            <w:r w:rsidRPr="00C229A8">
              <w:rPr>
                <w:rFonts w:ascii="Times New Roman" w:hAnsi="Times New Roman" w:cs="Times New Roman"/>
                <w:color w:val="000000"/>
                <w:sz w:val="24"/>
                <w:szCs w:val="24"/>
              </w:rPr>
              <w:t>18</w:t>
            </w:r>
          </w:p>
        </w:tc>
        <w:tc>
          <w:tcPr>
            <w:tcW w:w="2343" w:type="dxa"/>
            <w:hideMark/>
            <w:tcPrChange w:id="158" w:author="Anna Seaman" w:date="2026-08-11T17:36:00Z" w16du:dateUtc="2026-08-11T22:36:00Z">
              <w:tcPr>
                <w:tcW w:w="2160" w:type="dxa"/>
                <w:gridSpan w:val="2"/>
                <w:hideMark/>
              </w:tcPr>
            </w:tcPrChange>
          </w:tcPr>
          <w:p w14:paraId="1F33C79B" w14:textId="5178B955" w:rsidR="00847526" w:rsidRPr="006E4D15" w:rsidRDefault="00847526" w:rsidP="00227935">
            <w:pPr>
              <w:spacing w:after="0" w:line="48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HCP Group </w:t>
            </w:r>
            <w:r w:rsidRPr="00C229A8">
              <w:rPr>
                <w:rFonts w:ascii="Times New Roman" w:hAnsi="Times New Roman" w:cs="Times New Roman"/>
                <w:color w:val="000000"/>
                <w:sz w:val="24"/>
                <w:szCs w:val="24"/>
              </w:rPr>
              <w:t>1</w:t>
            </w:r>
            <w:del w:id="159" w:author="Anna Seaman" w:date="2026-08-11T17:36:00Z" w16du:dateUtc="2026-08-11T22:36:00Z">
              <w:r w:rsidDel="00E670DB">
                <w:rPr>
                  <w:rFonts w:ascii="Times New Roman" w:hAnsi="Times New Roman" w:cs="Times New Roman"/>
                  <w:color w:val="000000"/>
                  <w:sz w:val="24"/>
                  <w:szCs w:val="24"/>
                </w:rPr>
                <w:delText> </w:delText>
              </w:r>
            </w:del>
          </w:p>
        </w:tc>
      </w:tr>
      <w:tr w:rsidR="00227935" w:rsidRPr="006E4D15" w14:paraId="3BD32016" w14:textId="77777777" w:rsidTr="00E670DB">
        <w:trPr>
          <w:trPrChange w:id="160" w:author="Anna Seaman" w:date="2026-08-11T17:36:00Z" w16du:dateUtc="2026-08-11T22:36:00Z">
            <w:trPr>
              <w:gridBefore w:val="1"/>
              <w:gridAfter w:val="0"/>
            </w:trPr>
          </w:trPrChange>
        </w:trPr>
        <w:tc>
          <w:tcPr>
            <w:tcW w:w="2342" w:type="dxa"/>
            <w:tcPrChange w:id="161" w:author="Anna Seaman" w:date="2026-08-11T17:36:00Z" w16du:dateUtc="2026-08-11T22:36:00Z">
              <w:tcPr>
                <w:tcW w:w="2152" w:type="dxa"/>
              </w:tcPr>
            </w:tcPrChange>
          </w:tcPr>
          <w:p w14:paraId="7625E962" w14:textId="2FFE53E2" w:rsidR="00847526" w:rsidRPr="006E4D15" w:rsidRDefault="00847526" w:rsidP="00227935">
            <w:pPr>
              <w:spacing w:after="0" w:line="480" w:lineRule="auto"/>
              <w:textAlignment w:val="baseline"/>
              <w:rPr>
                <w:rFonts w:ascii="Times New Roman" w:hAnsi="Times New Roman" w:cs="Times New Roman"/>
                <w:color w:val="000000"/>
                <w:sz w:val="24"/>
                <w:szCs w:val="24"/>
              </w:rPr>
            </w:pPr>
            <w:r w:rsidRPr="00C229A8">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C229A8">
              <w:rPr>
                <w:rFonts w:ascii="Times New Roman" w:hAnsi="Times New Roman" w:cs="Times New Roman"/>
                <w:color w:val="000000"/>
                <w:sz w:val="24"/>
                <w:szCs w:val="24"/>
              </w:rPr>
              <w:t>20-10</w:t>
            </w:r>
            <w:r>
              <w:rPr>
                <w:rFonts w:ascii="Times New Roman" w:hAnsi="Times New Roman" w:cs="Times New Roman"/>
                <w:color w:val="000000"/>
                <w:sz w:val="24"/>
                <w:szCs w:val="24"/>
              </w:rPr>
              <w:t>:</w:t>
            </w:r>
            <w:r w:rsidRPr="00C229A8">
              <w:rPr>
                <w:rFonts w:ascii="Times New Roman" w:hAnsi="Times New Roman" w:cs="Times New Roman"/>
                <w:color w:val="000000"/>
                <w:sz w:val="24"/>
                <w:szCs w:val="24"/>
              </w:rPr>
              <w:t>38</w:t>
            </w:r>
          </w:p>
        </w:tc>
        <w:tc>
          <w:tcPr>
            <w:tcW w:w="2343" w:type="dxa"/>
            <w:hideMark/>
            <w:tcPrChange w:id="162" w:author="Anna Seaman" w:date="2026-08-11T17:36:00Z" w16du:dateUtc="2026-08-11T22:36:00Z">
              <w:tcPr>
                <w:tcW w:w="2160" w:type="dxa"/>
                <w:gridSpan w:val="2"/>
                <w:hideMark/>
              </w:tcPr>
            </w:tcPrChange>
          </w:tcPr>
          <w:p w14:paraId="277748E5" w14:textId="1462A817" w:rsidR="00847526" w:rsidRPr="006E4D15" w:rsidRDefault="00847526" w:rsidP="00227935">
            <w:pPr>
              <w:spacing w:after="0" w:line="48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HCP Group </w:t>
            </w:r>
            <w:r w:rsidRPr="00C229A8">
              <w:rPr>
                <w:rFonts w:ascii="Times New Roman" w:hAnsi="Times New Roman" w:cs="Times New Roman"/>
                <w:color w:val="000000"/>
                <w:sz w:val="24"/>
                <w:szCs w:val="24"/>
              </w:rPr>
              <w:t>2</w:t>
            </w:r>
            <w:del w:id="163" w:author="Anna Seaman" w:date="2026-08-11T17:36:00Z" w16du:dateUtc="2026-08-11T22:36:00Z">
              <w:r w:rsidDel="00E670DB">
                <w:rPr>
                  <w:rFonts w:ascii="Times New Roman" w:hAnsi="Times New Roman" w:cs="Times New Roman"/>
                  <w:color w:val="000000"/>
                  <w:sz w:val="24"/>
                  <w:szCs w:val="24"/>
                </w:rPr>
                <w:delText> </w:delText>
              </w:r>
            </w:del>
          </w:p>
        </w:tc>
      </w:tr>
      <w:tr w:rsidR="00227935" w:rsidRPr="006E4D15" w14:paraId="4E089765" w14:textId="77777777" w:rsidTr="00E670DB">
        <w:trPr>
          <w:trPrChange w:id="164" w:author="Anna Seaman" w:date="2026-08-11T17:36:00Z" w16du:dateUtc="2026-08-11T22:36:00Z">
            <w:trPr>
              <w:gridBefore w:val="1"/>
              <w:gridAfter w:val="0"/>
            </w:trPr>
          </w:trPrChange>
        </w:trPr>
        <w:tc>
          <w:tcPr>
            <w:tcW w:w="2342" w:type="dxa"/>
            <w:tcPrChange w:id="165" w:author="Anna Seaman" w:date="2026-08-11T17:36:00Z" w16du:dateUtc="2026-08-11T22:36:00Z">
              <w:tcPr>
                <w:tcW w:w="2152" w:type="dxa"/>
              </w:tcPr>
            </w:tcPrChange>
          </w:tcPr>
          <w:p w14:paraId="2D82B68C" w14:textId="5646CBE4" w:rsidR="00847526" w:rsidRPr="006E4D15" w:rsidRDefault="00847526" w:rsidP="00227935">
            <w:pPr>
              <w:spacing w:after="0" w:line="480" w:lineRule="auto"/>
              <w:textAlignment w:val="baseline"/>
              <w:rPr>
                <w:rFonts w:ascii="Times New Roman" w:hAnsi="Times New Roman" w:cs="Times New Roman"/>
                <w:color w:val="000000"/>
                <w:sz w:val="24"/>
                <w:szCs w:val="24"/>
              </w:rPr>
            </w:pPr>
            <w:r w:rsidRPr="00C229A8">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C229A8">
              <w:rPr>
                <w:rFonts w:ascii="Times New Roman" w:hAnsi="Times New Roman" w:cs="Times New Roman"/>
                <w:color w:val="000000"/>
                <w:sz w:val="24"/>
                <w:szCs w:val="24"/>
              </w:rPr>
              <w:t>40-10</w:t>
            </w:r>
            <w:r>
              <w:rPr>
                <w:rFonts w:ascii="Times New Roman" w:hAnsi="Times New Roman" w:cs="Times New Roman"/>
                <w:color w:val="000000"/>
                <w:sz w:val="24"/>
                <w:szCs w:val="24"/>
              </w:rPr>
              <w:t>:</w:t>
            </w:r>
            <w:r w:rsidRPr="00C229A8">
              <w:rPr>
                <w:rFonts w:ascii="Times New Roman" w:hAnsi="Times New Roman" w:cs="Times New Roman"/>
                <w:color w:val="000000"/>
                <w:sz w:val="24"/>
                <w:szCs w:val="24"/>
              </w:rPr>
              <w:t>58</w:t>
            </w:r>
          </w:p>
        </w:tc>
        <w:tc>
          <w:tcPr>
            <w:tcW w:w="2343" w:type="dxa"/>
            <w:hideMark/>
            <w:tcPrChange w:id="166" w:author="Anna Seaman" w:date="2026-08-11T17:36:00Z" w16du:dateUtc="2026-08-11T22:36:00Z">
              <w:tcPr>
                <w:tcW w:w="2160" w:type="dxa"/>
                <w:gridSpan w:val="2"/>
                <w:hideMark/>
              </w:tcPr>
            </w:tcPrChange>
          </w:tcPr>
          <w:p w14:paraId="0AA1E870" w14:textId="77F77A42" w:rsidR="00847526" w:rsidRPr="006E4D15" w:rsidRDefault="00847526" w:rsidP="00227935">
            <w:pPr>
              <w:spacing w:after="0" w:line="48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HCP Group </w:t>
            </w:r>
            <w:r w:rsidRPr="00C229A8">
              <w:rPr>
                <w:rFonts w:ascii="Times New Roman" w:hAnsi="Times New Roman" w:cs="Times New Roman"/>
                <w:color w:val="000000"/>
                <w:sz w:val="24"/>
                <w:szCs w:val="24"/>
              </w:rPr>
              <w:t>3</w:t>
            </w:r>
          </w:p>
        </w:tc>
      </w:tr>
      <w:tr w:rsidR="00227935" w:rsidRPr="006E4D15" w14:paraId="5C88C192" w14:textId="77777777" w:rsidTr="00E670DB">
        <w:trPr>
          <w:trPrChange w:id="167" w:author="Anna Seaman" w:date="2026-08-11T17:36:00Z" w16du:dateUtc="2026-08-11T22:36:00Z">
            <w:trPr>
              <w:gridBefore w:val="1"/>
              <w:gridAfter w:val="0"/>
            </w:trPr>
          </w:trPrChange>
        </w:trPr>
        <w:tc>
          <w:tcPr>
            <w:tcW w:w="2342" w:type="dxa"/>
            <w:tcPrChange w:id="168" w:author="Anna Seaman" w:date="2026-08-11T17:36:00Z" w16du:dateUtc="2026-08-11T22:36:00Z">
              <w:tcPr>
                <w:tcW w:w="2152" w:type="dxa"/>
              </w:tcPr>
            </w:tcPrChange>
          </w:tcPr>
          <w:p w14:paraId="3AA4E552" w14:textId="629AA5E8" w:rsidR="00847526" w:rsidRPr="006E4D15" w:rsidRDefault="00847526" w:rsidP="00227935">
            <w:pPr>
              <w:spacing w:after="0" w:line="480" w:lineRule="auto"/>
              <w:textAlignment w:val="baseline"/>
              <w:rPr>
                <w:rFonts w:ascii="Times New Roman" w:hAnsi="Times New Roman" w:cs="Times New Roman"/>
                <w:color w:val="000000"/>
                <w:sz w:val="24"/>
                <w:szCs w:val="24"/>
              </w:rPr>
            </w:pPr>
            <w:r w:rsidRPr="00C229A8">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C229A8">
              <w:rPr>
                <w:rFonts w:ascii="Times New Roman" w:hAnsi="Times New Roman" w:cs="Times New Roman"/>
                <w:color w:val="000000"/>
                <w:sz w:val="24"/>
                <w:szCs w:val="24"/>
              </w:rPr>
              <w:t>00-11</w:t>
            </w:r>
            <w:r>
              <w:rPr>
                <w:rFonts w:ascii="Times New Roman" w:hAnsi="Times New Roman" w:cs="Times New Roman"/>
                <w:color w:val="000000"/>
                <w:sz w:val="24"/>
                <w:szCs w:val="24"/>
              </w:rPr>
              <w:t>:</w:t>
            </w:r>
            <w:r w:rsidRPr="00C229A8">
              <w:rPr>
                <w:rFonts w:ascii="Times New Roman" w:hAnsi="Times New Roman" w:cs="Times New Roman"/>
                <w:color w:val="000000"/>
                <w:sz w:val="24"/>
                <w:szCs w:val="24"/>
              </w:rPr>
              <w:t>18</w:t>
            </w:r>
          </w:p>
        </w:tc>
        <w:tc>
          <w:tcPr>
            <w:tcW w:w="2343" w:type="dxa"/>
            <w:hideMark/>
            <w:tcPrChange w:id="169" w:author="Anna Seaman" w:date="2026-08-11T17:36:00Z" w16du:dateUtc="2026-08-11T22:36:00Z">
              <w:tcPr>
                <w:tcW w:w="2160" w:type="dxa"/>
                <w:gridSpan w:val="2"/>
                <w:hideMark/>
              </w:tcPr>
            </w:tcPrChange>
          </w:tcPr>
          <w:p w14:paraId="62FE44AB" w14:textId="65A23727" w:rsidR="00847526" w:rsidRPr="006E4D15" w:rsidRDefault="00847526" w:rsidP="00227935">
            <w:pPr>
              <w:spacing w:after="0" w:line="48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HCP Group </w:t>
            </w:r>
            <w:r w:rsidRPr="00C229A8">
              <w:rPr>
                <w:rFonts w:ascii="Times New Roman" w:hAnsi="Times New Roman" w:cs="Times New Roman"/>
                <w:color w:val="000000"/>
                <w:sz w:val="24"/>
                <w:szCs w:val="24"/>
              </w:rPr>
              <w:t>4</w:t>
            </w:r>
          </w:p>
        </w:tc>
      </w:tr>
      <w:tr w:rsidR="00227935" w:rsidRPr="006E4D15" w14:paraId="56CD3B11" w14:textId="77777777" w:rsidTr="00E670DB">
        <w:trPr>
          <w:trPrChange w:id="170" w:author="Anna Seaman" w:date="2026-08-11T17:36:00Z" w16du:dateUtc="2026-08-11T22:36:00Z">
            <w:trPr>
              <w:gridBefore w:val="1"/>
              <w:gridAfter w:val="0"/>
            </w:trPr>
          </w:trPrChange>
        </w:trPr>
        <w:tc>
          <w:tcPr>
            <w:tcW w:w="2342" w:type="dxa"/>
            <w:tcPrChange w:id="171" w:author="Anna Seaman" w:date="2026-08-11T17:36:00Z" w16du:dateUtc="2026-08-11T22:36:00Z">
              <w:tcPr>
                <w:tcW w:w="2152" w:type="dxa"/>
              </w:tcPr>
            </w:tcPrChange>
          </w:tcPr>
          <w:p w14:paraId="0576EF8F" w14:textId="006797E8" w:rsidR="00847526" w:rsidRPr="006E4D15" w:rsidRDefault="00847526" w:rsidP="00227935">
            <w:pPr>
              <w:spacing w:after="0" w:line="480" w:lineRule="auto"/>
              <w:textAlignment w:val="baseline"/>
              <w:rPr>
                <w:rFonts w:ascii="Times New Roman" w:hAnsi="Times New Roman" w:cs="Times New Roman"/>
                <w:color w:val="000000"/>
                <w:sz w:val="24"/>
                <w:szCs w:val="24"/>
              </w:rPr>
            </w:pPr>
            <w:r w:rsidRPr="00C229A8">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C229A8">
              <w:rPr>
                <w:rFonts w:ascii="Times New Roman" w:hAnsi="Times New Roman" w:cs="Times New Roman"/>
                <w:color w:val="000000"/>
                <w:sz w:val="24"/>
                <w:szCs w:val="24"/>
              </w:rPr>
              <w:t>20-11</w:t>
            </w:r>
            <w:r>
              <w:rPr>
                <w:rFonts w:ascii="Times New Roman" w:hAnsi="Times New Roman" w:cs="Times New Roman"/>
                <w:color w:val="000000"/>
                <w:sz w:val="24"/>
                <w:szCs w:val="24"/>
              </w:rPr>
              <w:t>:</w:t>
            </w:r>
            <w:r w:rsidRPr="00C229A8">
              <w:rPr>
                <w:rFonts w:ascii="Times New Roman" w:hAnsi="Times New Roman" w:cs="Times New Roman"/>
                <w:color w:val="000000"/>
                <w:sz w:val="24"/>
                <w:szCs w:val="24"/>
              </w:rPr>
              <w:t>38</w:t>
            </w:r>
          </w:p>
        </w:tc>
        <w:tc>
          <w:tcPr>
            <w:tcW w:w="2343" w:type="dxa"/>
            <w:hideMark/>
            <w:tcPrChange w:id="172" w:author="Anna Seaman" w:date="2026-08-11T17:36:00Z" w16du:dateUtc="2026-08-11T22:36:00Z">
              <w:tcPr>
                <w:tcW w:w="2160" w:type="dxa"/>
                <w:gridSpan w:val="2"/>
                <w:hideMark/>
              </w:tcPr>
            </w:tcPrChange>
          </w:tcPr>
          <w:p w14:paraId="3ED0FB8B" w14:textId="6A7A6F58" w:rsidR="00847526" w:rsidRPr="006E4D15" w:rsidRDefault="00847526" w:rsidP="00227935">
            <w:pPr>
              <w:spacing w:after="0" w:line="48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HCP Group </w:t>
            </w:r>
            <w:r w:rsidRPr="00C229A8">
              <w:rPr>
                <w:rFonts w:ascii="Times New Roman" w:hAnsi="Times New Roman" w:cs="Times New Roman"/>
                <w:color w:val="000000"/>
                <w:sz w:val="24"/>
                <w:szCs w:val="24"/>
              </w:rPr>
              <w:t>5</w:t>
            </w:r>
          </w:p>
        </w:tc>
      </w:tr>
      <w:tr w:rsidR="00227935" w:rsidRPr="006E4D15" w14:paraId="30298EF0" w14:textId="77777777" w:rsidTr="00E670DB">
        <w:trPr>
          <w:trPrChange w:id="173" w:author="Anna Seaman" w:date="2026-08-11T17:36:00Z" w16du:dateUtc="2026-08-11T22:36:00Z">
            <w:trPr>
              <w:gridBefore w:val="1"/>
              <w:gridAfter w:val="0"/>
            </w:trPr>
          </w:trPrChange>
        </w:trPr>
        <w:tc>
          <w:tcPr>
            <w:tcW w:w="2342" w:type="dxa"/>
            <w:tcPrChange w:id="174" w:author="Anna Seaman" w:date="2026-08-11T17:36:00Z" w16du:dateUtc="2026-08-11T22:36:00Z">
              <w:tcPr>
                <w:tcW w:w="2152" w:type="dxa"/>
              </w:tcPr>
            </w:tcPrChange>
          </w:tcPr>
          <w:p w14:paraId="317B2290" w14:textId="5F4D20F8" w:rsidR="00847526" w:rsidRPr="006E4D15" w:rsidRDefault="00847526" w:rsidP="00227935">
            <w:pPr>
              <w:spacing w:after="0" w:line="480" w:lineRule="auto"/>
              <w:textAlignment w:val="baseline"/>
              <w:rPr>
                <w:rFonts w:ascii="Times New Roman" w:hAnsi="Times New Roman" w:cs="Times New Roman"/>
                <w:color w:val="000000"/>
                <w:sz w:val="24"/>
                <w:szCs w:val="24"/>
              </w:rPr>
            </w:pPr>
            <w:r w:rsidRPr="00C229A8">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C229A8">
              <w:rPr>
                <w:rFonts w:ascii="Times New Roman" w:hAnsi="Times New Roman" w:cs="Times New Roman"/>
                <w:color w:val="000000"/>
                <w:sz w:val="24"/>
                <w:szCs w:val="24"/>
              </w:rPr>
              <w:t>40-11</w:t>
            </w:r>
            <w:r>
              <w:rPr>
                <w:rFonts w:ascii="Times New Roman" w:hAnsi="Times New Roman" w:cs="Times New Roman"/>
                <w:color w:val="000000"/>
                <w:sz w:val="24"/>
                <w:szCs w:val="24"/>
              </w:rPr>
              <w:t>:</w:t>
            </w:r>
            <w:r w:rsidRPr="00C229A8">
              <w:rPr>
                <w:rFonts w:ascii="Times New Roman" w:hAnsi="Times New Roman" w:cs="Times New Roman"/>
                <w:color w:val="000000"/>
                <w:sz w:val="24"/>
                <w:szCs w:val="24"/>
              </w:rPr>
              <w:t>58</w:t>
            </w:r>
          </w:p>
        </w:tc>
        <w:tc>
          <w:tcPr>
            <w:tcW w:w="2343" w:type="dxa"/>
            <w:tcPrChange w:id="175" w:author="Anna Seaman" w:date="2026-08-11T17:36:00Z" w16du:dateUtc="2026-08-11T22:36:00Z">
              <w:tcPr>
                <w:tcW w:w="2160" w:type="dxa"/>
                <w:gridSpan w:val="2"/>
              </w:tcPr>
            </w:tcPrChange>
          </w:tcPr>
          <w:p w14:paraId="5BE9B74B" w14:textId="178CB198" w:rsidR="00847526" w:rsidRPr="006E4D15" w:rsidRDefault="00847526" w:rsidP="00227935">
            <w:pPr>
              <w:spacing w:after="0" w:line="48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HCP Group </w:t>
            </w:r>
            <w:r w:rsidRPr="00C229A8">
              <w:rPr>
                <w:rFonts w:ascii="Times New Roman" w:hAnsi="Times New Roman" w:cs="Times New Roman"/>
                <w:color w:val="000000"/>
                <w:sz w:val="24"/>
                <w:szCs w:val="24"/>
              </w:rPr>
              <w:t>6</w:t>
            </w:r>
          </w:p>
        </w:tc>
      </w:tr>
      <w:tr w:rsidR="00227935" w:rsidRPr="006E4D15" w14:paraId="2FA4336F" w14:textId="77777777" w:rsidTr="00E670DB">
        <w:trPr>
          <w:trPrChange w:id="176" w:author="Anna Seaman" w:date="2026-08-11T17:36:00Z" w16du:dateUtc="2026-08-11T22:36:00Z">
            <w:trPr>
              <w:gridBefore w:val="1"/>
              <w:gridAfter w:val="0"/>
            </w:trPr>
          </w:trPrChange>
        </w:trPr>
        <w:tc>
          <w:tcPr>
            <w:tcW w:w="4685" w:type="dxa"/>
            <w:gridSpan w:val="2"/>
            <w:tcPrChange w:id="177" w:author="Anna Seaman" w:date="2026-08-11T17:36:00Z" w16du:dateUtc="2026-08-11T22:36:00Z">
              <w:tcPr>
                <w:tcW w:w="4312" w:type="dxa"/>
                <w:gridSpan w:val="3"/>
              </w:tcPr>
            </w:tcPrChange>
          </w:tcPr>
          <w:p w14:paraId="72292603" w14:textId="28735403" w:rsidR="00933A59" w:rsidRPr="006E4D15" w:rsidRDefault="00933A59" w:rsidP="00227935">
            <w:pPr>
              <w:spacing w:after="0" w:line="48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Debrief: </w:t>
            </w:r>
            <w:ins w:id="178" w:author="Anna Seaman" w:date="2026-08-11T17:36:00Z" w16du:dateUtc="2026-08-11T22:36:00Z">
              <w:r w:rsidR="00E670DB">
                <w:rPr>
                  <w:rFonts w:ascii="Times New Roman" w:hAnsi="Times New Roman" w:cs="Times New Roman"/>
                  <w:color w:val="000000"/>
                  <w:sz w:val="24"/>
                  <w:szCs w:val="24"/>
                </w:rPr>
                <w:t>≥</w:t>
              </w:r>
            </w:ins>
            <w:del w:id="179" w:author="Anna Seaman" w:date="2026-08-11T17:36:00Z" w16du:dateUtc="2026-08-11T22:36:00Z">
              <w:r w:rsidR="006B0F0C" w:rsidDel="00E670DB">
                <w:rPr>
                  <w:rFonts w:ascii="Times New Roman" w:hAnsi="Times New Roman" w:cs="Times New Roman"/>
                  <w:color w:val="000000"/>
                  <w:sz w:val="24"/>
                  <w:szCs w:val="24"/>
                </w:rPr>
                <w:delText>\gte\</w:delText>
              </w:r>
            </w:del>
            <w:r w:rsidRPr="00C229A8">
              <w:rPr>
                <w:rFonts w:ascii="Times New Roman" w:hAnsi="Times New Roman" w:cs="Times New Roman"/>
                <w:color w:val="000000"/>
                <w:sz w:val="24"/>
                <w:szCs w:val="24"/>
              </w:rPr>
              <w:t>30 min</w:t>
            </w:r>
          </w:p>
        </w:tc>
      </w:tr>
    </w:tbl>
    <w:p w14:paraId="311C6283" w14:textId="77777777" w:rsidR="00067CB2" w:rsidRPr="006E4D15" w:rsidRDefault="00067CB2" w:rsidP="00227935">
      <w:pPr>
        <w:spacing w:after="0" w:line="480" w:lineRule="auto"/>
        <w:rPr>
          <w:rFonts w:ascii="Times New Roman" w:hAnsi="Times New Roman" w:cs="Times New Roman"/>
          <w:b/>
          <w:bCs/>
          <w:color w:val="000000"/>
          <w:sz w:val="24"/>
          <w:szCs w:val="24"/>
        </w:rPr>
      </w:pPr>
      <w:bookmarkStart w:id="180" w:name="_Hlk217043241"/>
      <w:r w:rsidRPr="006E4D15">
        <w:rPr>
          <w:rFonts w:ascii="Times New Roman" w:hAnsi="Times New Roman" w:cs="Times New Roman"/>
          <w:b/>
          <w:bCs/>
          <w:color w:val="000000"/>
          <w:sz w:val="24"/>
          <w:szCs w:val="24"/>
        </w:rPr>
        <w:t>\qqEND downloadable content\</w:t>
      </w:r>
    </w:p>
    <w:bookmarkEnd w:id="180"/>
    <w:p w14:paraId="28FC15F5" w14:textId="77777777" w:rsidR="00067CB2" w:rsidRPr="006E4D15" w:rsidRDefault="00067CB2" w:rsidP="00227935">
      <w:pPr>
        <w:spacing w:after="0" w:line="480" w:lineRule="auto"/>
        <w:rPr>
          <w:rFonts w:ascii="Times New Roman" w:hAnsi="Times New Roman" w:cs="Times New Roman"/>
          <w:color w:val="000000"/>
          <w:sz w:val="24"/>
          <w:szCs w:val="24"/>
        </w:rPr>
      </w:pPr>
    </w:p>
    <w:p w14:paraId="69E30DBA" w14:textId="1C298B88" w:rsidR="00067CB2" w:rsidRPr="006E4D15" w:rsidRDefault="00067CB2" w:rsidP="00227935">
      <w:pPr>
        <w:spacing w:after="0" w:line="480" w:lineRule="auto"/>
        <w:rPr>
          <w:rFonts w:ascii="Times New Roman" w:hAnsi="Times New Roman" w:cs="Times New Roman"/>
          <w:b/>
          <w:bCs/>
          <w:color w:val="000000"/>
          <w:sz w:val="24"/>
          <w:szCs w:val="24"/>
        </w:rPr>
      </w:pPr>
      <w:r w:rsidRPr="006E4D15">
        <w:rPr>
          <w:rFonts w:ascii="Times New Roman" w:hAnsi="Times New Roman" w:cs="Times New Roman"/>
          <w:b/>
          <w:bCs/>
          <w:color w:val="000000"/>
          <w:sz w:val="24"/>
          <w:szCs w:val="24"/>
        </w:rPr>
        <w:t>\qqBEGIN downloadable content\</w:t>
      </w:r>
      <w:r w:rsidR="006B0F0C">
        <w:rPr>
          <w:rFonts w:ascii="Times New Roman" w:hAnsi="Times New Roman" w:cs="Times New Roman"/>
          <w:b/>
          <w:bCs/>
          <w:color w:val="000000"/>
          <w:sz w:val="24"/>
          <w:szCs w:val="24"/>
        </w:rPr>
        <w:t xml:space="preserve">Button name: </w:t>
      </w:r>
      <w:r w:rsidR="006B0F0C" w:rsidRPr="00124157">
        <w:rPr>
          <w:rFonts w:ascii="Times New Roman" w:eastAsia="Times New Roman" w:hAnsi="Times New Roman" w:cs="Times New Roman"/>
          <w:b/>
          <w:bCs/>
          <w:color w:val="000000"/>
          <w:sz w:val="24"/>
          <w:szCs w:val="24"/>
        </w:rPr>
        <w:t>Personnel, Equipment, and Moulage</w:t>
      </w:r>
    </w:p>
    <w:p w14:paraId="1F364BCD" w14:textId="44D0EAC2" w:rsidR="24A0B271" w:rsidRPr="006E4D15" w:rsidRDefault="0048250B" w:rsidP="00227935">
      <w:pPr>
        <w:spacing w:after="0" w:line="480" w:lineRule="auto"/>
        <w:rPr>
          <w:rFonts w:ascii="Times New Roman" w:eastAsia="Times New Roman" w:hAnsi="Times New Roman" w:cs="Times New Roman"/>
          <w:color w:val="000000"/>
          <w:sz w:val="24"/>
          <w:szCs w:val="24"/>
        </w:rPr>
      </w:pPr>
      <w:r w:rsidRPr="006E4D15">
        <w:rPr>
          <w:rFonts w:ascii="Times New Roman" w:eastAsia="Times New Roman" w:hAnsi="Times New Roman" w:cs="Times New Roman"/>
          <w:color w:val="000000"/>
          <w:sz w:val="24"/>
          <w:szCs w:val="24"/>
        </w:rPr>
        <w:t>&lt;title&gt;</w:t>
      </w:r>
      <w:r w:rsidR="24A0B271" w:rsidRPr="006E4D15">
        <w:rPr>
          <w:rFonts w:ascii="Times New Roman" w:eastAsia="Times New Roman" w:hAnsi="Times New Roman" w:cs="Times New Roman"/>
          <w:color w:val="000000"/>
          <w:sz w:val="24"/>
          <w:szCs w:val="24"/>
        </w:rPr>
        <w:t>Personnel, Equipment, and Moulage</w:t>
      </w:r>
    </w:p>
    <w:p w14:paraId="4FE03A6F" w14:textId="5835C49D" w:rsidR="0048250B" w:rsidRPr="006E4D15" w:rsidRDefault="0048250B"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&lt;b&gt;Personnel</w:t>
      </w:r>
    </w:p>
    <w:p w14:paraId="6CFAB3F0" w14:textId="0F7E0425" w:rsidR="0079143B" w:rsidRPr="006E4D15" w:rsidRDefault="59803492" w:rsidP="0022793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This simulation should include a minimum of </w:t>
      </w:r>
      <w:r w:rsidR="00D03B18" w:rsidRPr="00C229A8">
        <w:rPr>
          <w:rFonts w:ascii="Times New Roman" w:hAnsi="Times New Roman" w:cs="Times New Roman"/>
          <w:color w:val="000000"/>
          <w:sz w:val="24"/>
          <w:szCs w:val="24"/>
        </w:rPr>
        <w:t>five</w:t>
      </w:r>
      <w:r w:rsidR="00A1134C">
        <w:rPr>
          <w:rFonts w:ascii="Times New Roman" w:hAnsi="Times New Roman" w:cs="Times New Roman"/>
          <w:color w:val="000000"/>
          <w:sz w:val="24"/>
          <w:szCs w:val="24"/>
        </w:rPr>
        <w:t xml:space="preserve"> participants to ask </w:t>
      </w:r>
      <w:r w:rsidR="00F30713">
        <w:rPr>
          <w:rFonts w:ascii="Times New Roman" w:hAnsi="Times New Roman" w:cs="Times New Roman"/>
          <w:color w:val="000000"/>
          <w:sz w:val="24"/>
          <w:szCs w:val="24"/>
        </w:rPr>
        <w:t>questions (</w:t>
      </w:r>
      <w:r w:rsidR="00D03B18" w:rsidRPr="00C229A8">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athletes, </w:t>
      </w:r>
      <w:r w:rsidR="00D03B18" w:rsidRPr="00C229A8">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parents, </w:t>
      </w:r>
      <w:r w:rsidR="00D03B18" w:rsidRPr="00C229A8">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coach)</w:t>
      </w:r>
      <w:r w:rsidR="006B0F0C">
        <w:rPr>
          <w:rFonts w:ascii="Times New Roman" w:hAnsi="Times New Roman" w:cs="Times New Roman"/>
          <w:color w:val="000000"/>
          <w:sz w:val="24"/>
          <w:szCs w:val="24"/>
        </w:rPr>
        <w:t>,</w:t>
      </w:r>
      <w:r>
        <w:rPr>
          <w:rFonts w:ascii="Times New Roman" w:hAnsi="Times New Roman" w:cs="Times New Roman"/>
          <w:color w:val="000000"/>
          <w:sz w:val="24"/>
          <w:szCs w:val="24"/>
        </w:rPr>
        <w:t xml:space="preserve"> but ideally</w:t>
      </w:r>
      <w:r w:rsidR="006B0F0C">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101571" w:rsidRPr="006E4D15">
        <w:rPr>
          <w:rFonts w:ascii="Times New Roman" w:hAnsi="Times New Roman" w:cs="Times New Roman"/>
          <w:color w:val="000000"/>
          <w:sz w:val="24"/>
          <w:szCs w:val="24"/>
        </w:rPr>
        <w:t xml:space="preserve">there </w:t>
      </w:r>
      <w:r w:rsidRPr="006E4D15">
        <w:rPr>
          <w:rFonts w:ascii="Times New Roman" w:hAnsi="Times New Roman" w:cs="Times New Roman"/>
          <w:color w:val="000000"/>
          <w:sz w:val="24"/>
          <w:szCs w:val="24"/>
        </w:rPr>
        <w:t>will</w:t>
      </w:r>
      <w:r w:rsidR="00101571" w:rsidRPr="006E4D15">
        <w:rPr>
          <w:rFonts w:ascii="Times New Roman" w:hAnsi="Times New Roman" w:cs="Times New Roman"/>
          <w:color w:val="000000"/>
          <w:sz w:val="24"/>
          <w:szCs w:val="24"/>
        </w:rPr>
        <w:t xml:space="preserve"> be</w:t>
      </w:r>
      <w:r>
        <w:rPr>
          <w:rFonts w:ascii="Times New Roman" w:hAnsi="Times New Roman" w:cs="Times New Roman"/>
          <w:color w:val="000000"/>
          <w:sz w:val="24"/>
          <w:szCs w:val="24"/>
        </w:rPr>
        <w:t xml:space="preserve"> </w:t>
      </w:r>
      <w:r w:rsidRPr="00C229A8">
        <w:rPr>
          <w:rFonts w:ascii="Times New Roman" w:hAnsi="Times New Roman" w:cs="Times New Roman"/>
          <w:color w:val="000000"/>
          <w:sz w:val="24"/>
          <w:szCs w:val="24"/>
        </w:rPr>
        <w:t>10</w:t>
      </w:r>
      <w:r w:rsidR="00D03B18" w:rsidRPr="00C229A8">
        <w:rPr>
          <w:rFonts w:ascii="Times New Roman" w:hAnsi="Times New Roman" w:cs="Times New Roman"/>
          <w:color w:val="000000"/>
          <w:sz w:val="24"/>
          <w:szCs w:val="24"/>
        </w:rPr>
        <w:t xml:space="preserve"> to </w:t>
      </w:r>
      <w:r w:rsidRPr="00C229A8">
        <w:rPr>
          <w:rFonts w:ascii="Times New Roman" w:hAnsi="Times New Roman" w:cs="Times New Roman"/>
          <w:color w:val="000000"/>
          <w:sz w:val="24"/>
          <w:szCs w:val="24"/>
        </w:rPr>
        <w:t>15</w:t>
      </w:r>
      <w:r>
        <w:rPr>
          <w:rFonts w:ascii="Times New Roman" w:hAnsi="Times New Roman" w:cs="Times New Roman"/>
          <w:color w:val="000000"/>
          <w:sz w:val="24"/>
          <w:szCs w:val="24"/>
        </w:rPr>
        <w:t xml:space="preserve"> </w:t>
      </w:r>
      <w:r w:rsidR="00101571" w:rsidRPr="006E4D15">
        <w:rPr>
          <w:rFonts w:ascii="Times New Roman" w:hAnsi="Times New Roman" w:cs="Times New Roman"/>
          <w:color w:val="000000"/>
          <w:sz w:val="24"/>
          <w:szCs w:val="24"/>
        </w:rPr>
        <w:t xml:space="preserve">people </w:t>
      </w:r>
      <w:r w:rsidRPr="006E4D15">
        <w:rPr>
          <w:rFonts w:ascii="Times New Roman" w:hAnsi="Times New Roman" w:cs="Times New Roman"/>
          <w:color w:val="000000"/>
          <w:sz w:val="24"/>
          <w:szCs w:val="24"/>
        </w:rPr>
        <w:t>portraying various roles</w:t>
      </w:r>
      <w:r w:rsidR="00101571" w:rsidRPr="006E4D15">
        <w:rPr>
          <w:rFonts w:ascii="Times New Roman" w:hAnsi="Times New Roman" w:cs="Times New Roman"/>
          <w:color w:val="000000"/>
          <w:sz w:val="24"/>
          <w:szCs w:val="24"/>
        </w:rPr>
        <w:t xml:space="preserve"> (as a reminder, these could be students)</w:t>
      </w:r>
      <w:r w:rsidRPr="006E4D15">
        <w:rPr>
          <w:rFonts w:ascii="Times New Roman" w:hAnsi="Times New Roman" w:cs="Times New Roman"/>
          <w:color w:val="000000"/>
          <w:sz w:val="24"/>
          <w:szCs w:val="24"/>
        </w:rPr>
        <w:t xml:space="preserve">. </w:t>
      </w:r>
    </w:p>
    <w:p w14:paraId="49BC1100" w14:textId="77777777" w:rsidR="0048250B" w:rsidRPr="006E4D15" w:rsidRDefault="0048250B" w:rsidP="00227935">
      <w:pPr>
        <w:spacing w:after="0" w:line="480" w:lineRule="auto"/>
        <w:rPr>
          <w:rFonts w:ascii="Times New Roman" w:hAnsi="Times New Roman" w:cs="Times New Roman"/>
          <w:color w:val="000000"/>
          <w:sz w:val="24"/>
          <w:szCs w:val="24"/>
        </w:rPr>
      </w:pPr>
    </w:p>
    <w:p w14:paraId="68D5FFF6" w14:textId="2522AE6B" w:rsidR="0079143B" w:rsidRPr="006E4D15" w:rsidRDefault="0048250B"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&lt;b&gt;</w:t>
      </w:r>
      <w:r w:rsidR="0079143B" w:rsidRPr="006E4D15">
        <w:rPr>
          <w:rFonts w:ascii="Times New Roman" w:hAnsi="Times New Roman" w:cs="Times New Roman"/>
          <w:color w:val="000000"/>
          <w:sz w:val="24"/>
          <w:szCs w:val="24"/>
        </w:rPr>
        <w:t>Equipment</w:t>
      </w:r>
    </w:p>
    <w:p w14:paraId="74C97148" w14:textId="77777777" w:rsidR="0079143B" w:rsidRPr="00E670DB" w:rsidRDefault="0079143B" w:rsidP="00E670DB">
      <w:pPr>
        <w:pStyle w:val="ListParagraph"/>
        <w:numPr>
          <w:ilvl w:val="0"/>
          <w:numId w:val="18"/>
        </w:numPr>
        <w:spacing w:after="0" w:line="480" w:lineRule="auto"/>
        <w:rPr>
          <w:rFonts w:ascii="Times New Roman" w:hAnsi="Times New Roman" w:cs="Times New Roman"/>
          <w:color w:val="000000"/>
          <w:sz w:val="24"/>
          <w:szCs w:val="24"/>
          <w:rPrChange w:id="181" w:author="Anna Seaman" w:date="2026-08-11T17:36:00Z" w16du:dateUtc="2026-08-11T22:36:00Z">
            <w:rPr/>
          </w:rPrChange>
        </w:rPr>
        <w:pPrChange w:id="182" w:author="Anna Seaman" w:date="2026-08-11T17:36:00Z" w16du:dateUtc="2026-08-11T22:36:00Z">
          <w:pPr>
            <w:pStyle w:val="ListParagraph"/>
            <w:numPr>
              <w:numId w:val="5"/>
            </w:numPr>
            <w:spacing w:after="0" w:line="480" w:lineRule="auto"/>
            <w:ind w:left="0"/>
          </w:pPr>
        </w:pPrChange>
      </w:pPr>
      <w:r w:rsidRPr="00E670DB">
        <w:rPr>
          <w:rFonts w:ascii="Times New Roman" w:hAnsi="Times New Roman" w:cs="Times New Roman"/>
          <w:color w:val="000000"/>
          <w:sz w:val="24"/>
          <w:szCs w:val="24"/>
          <w:rPrChange w:id="183" w:author="Anna Seaman" w:date="2026-08-11T17:36:00Z" w16du:dateUtc="2026-08-11T22:36:00Z">
            <w:rPr/>
          </w:rPrChange>
        </w:rPr>
        <w:t>Computer</w:t>
      </w:r>
    </w:p>
    <w:p w14:paraId="6F0BCD17" w14:textId="77777777" w:rsidR="0079143B" w:rsidRPr="00E670DB" w:rsidRDefault="0079143B" w:rsidP="00E670DB">
      <w:pPr>
        <w:pStyle w:val="ListParagraph"/>
        <w:numPr>
          <w:ilvl w:val="0"/>
          <w:numId w:val="18"/>
        </w:numPr>
        <w:spacing w:after="0" w:line="480" w:lineRule="auto"/>
        <w:rPr>
          <w:rFonts w:ascii="Times New Roman" w:hAnsi="Times New Roman" w:cs="Times New Roman"/>
          <w:color w:val="000000"/>
          <w:sz w:val="24"/>
          <w:szCs w:val="24"/>
          <w:rPrChange w:id="184" w:author="Anna Seaman" w:date="2026-08-11T17:36:00Z" w16du:dateUtc="2026-08-11T22:36:00Z">
            <w:rPr/>
          </w:rPrChange>
        </w:rPr>
        <w:pPrChange w:id="185" w:author="Anna Seaman" w:date="2026-08-11T17:36:00Z" w16du:dateUtc="2026-08-11T22:36:00Z">
          <w:pPr>
            <w:pStyle w:val="ListParagraph"/>
            <w:numPr>
              <w:numId w:val="5"/>
            </w:numPr>
            <w:spacing w:after="0" w:line="480" w:lineRule="auto"/>
            <w:ind w:left="0"/>
          </w:pPr>
        </w:pPrChange>
      </w:pPr>
      <w:r w:rsidRPr="00E670DB">
        <w:rPr>
          <w:rFonts w:ascii="Times New Roman" w:hAnsi="Times New Roman" w:cs="Times New Roman"/>
          <w:color w:val="000000"/>
          <w:sz w:val="24"/>
          <w:szCs w:val="24"/>
          <w:rPrChange w:id="186" w:author="Anna Seaman" w:date="2026-08-11T17:36:00Z" w16du:dateUtc="2026-08-11T22:36:00Z">
            <w:rPr/>
          </w:rPrChange>
        </w:rPr>
        <w:t>Projector and screen</w:t>
      </w:r>
    </w:p>
    <w:p w14:paraId="4E2EC530" w14:textId="3D14AAB7" w:rsidR="001C54C0" w:rsidRPr="00E670DB" w:rsidRDefault="001C54C0" w:rsidP="00E670DB">
      <w:pPr>
        <w:pStyle w:val="ListParagraph"/>
        <w:numPr>
          <w:ilvl w:val="0"/>
          <w:numId w:val="18"/>
        </w:numPr>
        <w:spacing w:after="0" w:line="480" w:lineRule="auto"/>
        <w:rPr>
          <w:rFonts w:ascii="Times New Roman" w:hAnsi="Times New Roman" w:cs="Times New Roman"/>
          <w:color w:val="000000"/>
          <w:sz w:val="24"/>
          <w:szCs w:val="24"/>
          <w:rPrChange w:id="187" w:author="Anna Seaman" w:date="2026-08-11T17:36:00Z" w16du:dateUtc="2026-08-11T22:36:00Z">
            <w:rPr/>
          </w:rPrChange>
        </w:rPr>
        <w:pPrChange w:id="188" w:author="Anna Seaman" w:date="2026-08-11T17:36:00Z" w16du:dateUtc="2026-08-11T22:36:00Z">
          <w:pPr>
            <w:pStyle w:val="ListParagraph"/>
            <w:numPr>
              <w:numId w:val="5"/>
            </w:numPr>
            <w:spacing w:after="0" w:line="480" w:lineRule="auto"/>
            <w:ind w:left="0"/>
          </w:pPr>
        </w:pPrChange>
      </w:pPr>
      <w:r w:rsidRPr="00E670DB">
        <w:rPr>
          <w:rFonts w:ascii="Times New Roman" w:hAnsi="Times New Roman" w:cs="Times New Roman"/>
          <w:color w:val="000000"/>
          <w:sz w:val="24"/>
          <w:szCs w:val="24"/>
          <w:rPrChange w:id="189" w:author="Anna Seaman" w:date="2026-08-11T17:36:00Z" w16du:dateUtc="2026-08-11T22:36:00Z">
            <w:rPr/>
          </w:rPrChange>
        </w:rPr>
        <w:t xml:space="preserve">Small budget (e.g., up to $10 </w:t>
      </w:r>
      <w:r w:rsidR="006B0F0C" w:rsidRPr="00E670DB">
        <w:rPr>
          <w:rFonts w:ascii="Times New Roman" w:hAnsi="Times New Roman" w:cs="Times New Roman"/>
          <w:color w:val="000000"/>
          <w:sz w:val="24"/>
          <w:szCs w:val="24"/>
          <w:rPrChange w:id="190" w:author="Anna Seaman" w:date="2026-08-11T17:36:00Z" w16du:dateUtc="2026-08-11T22:36:00Z">
            <w:rPr/>
          </w:rPrChange>
        </w:rPr>
        <w:t xml:space="preserve">per </w:t>
      </w:r>
      <w:r w:rsidRPr="00E670DB">
        <w:rPr>
          <w:rFonts w:ascii="Times New Roman" w:hAnsi="Times New Roman" w:cs="Times New Roman"/>
          <w:color w:val="000000"/>
          <w:sz w:val="24"/>
          <w:szCs w:val="24"/>
          <w:rPrChange w:id="191" w:author="Anna Seaman" w:date="2026-08-11T17:36:00Z" w16du:dateUtc="2026-08-11T22:36:00Z">
            <w:rPr/>
          </w:rPrChange>
        </w:rPr>
        <w:t>group) if students want to create a handout or other material</w:t>
      </w:r>
    </w:p>
    <w:p w14:paraId="7F29C617" w14:textId="77777777" w:rsidR="00067CB2" w:rsidRPr="006E4D15" w:rsidRDefault="00067CB2" w:rsidP="00227935">
      <w:pPr>
        <w:spacing w:after="0" w:line="480" w:lineRule="auto"/>
        <w:rPr>
          <w:rFonts w:ascii="Times New Roman" w:hAnsi="Times New Roman" w:cs="Times New Roman"/>
          <w:b/>
          <w:bCs/>
          <w:color w:val="000000"/>
          <w:sz w:val="24"/>
          <w:szCs w:val="24"/>
        </w:rPr>
      </w:pPr>
      <w:r w:rsidRPr="006E4D15">
        <w:rPr>
          <w:rFonts w:ascii="Times New Roman" w:hAnsi="Times New Roman" w:cs="Times New Roman"/>
          <w:b/>
          <w:bCs/>
          <w:color w:val="000000"/>
          <w:sz w:val="24"/>
          <w:szCs w:val="24"/>
        </w:rPr>
        <w:t>\qqEND downloadable content\</w:t>
      </w:r>
    </w:p>
    <w:p w14:paraId="00A15B78" w14:textId="77777777" w:rsidR="00067CB2" w:rsidRPr="006E4D15" w:rsidRDefault="00067CB2" w:rsidP="00227935">
      <w:pPr>
        <w:spacing w:after="0" w:line="480" w:lineRule="auto"/>
        <w:rPr>
          <w:rFonts w:ascii="Times New Roman" w:hAnsi="Times New Roman" w:cs="Times New Roman"/>
          <w:color w:val="000000"/>
          <w:sz w:val="24"/>
          <w:szCs w:val="24"/>
        </w:rPr>
      </w:pPr>
    </w:p>
    <w:p w14:paraId="160C6F4F" w14:textId="09ACFC03" w:rsidR="0048250B" w:rsidRPr="006E4D15" w:rsidRDefault="0048250B" w:rsidP="00227935">
      <w:pPr>
        <w:spacing w:after="0" w:line="480" w:lineRule="auto"/>
        <w:rPr>
          <w:rFonts w:ascii="Times New Roman" w:hAnsi="Times New Roman" w:cs="Times New Roman"/>
          <w:b/>
          <w:bCs/>
          <w:color w:val="000000"/>
          <w:sz w:val="24"/>
          <w:szCs w:val="24"/>
        </w:rPr>
      </w:pPr>
      <w:bookmarkStart w:id="192" w:name="_Hlk217057306"/>
      <w:r w:rsidRPr="006E4D15">
        <w:rPr>
          <w:rFonts w:ascii="Times New Roman" w:hAnsi="Times New Roman" w:cs="Times New Roman"/>
          <w:b/>
          <w:bCs/>
          <w:color w:val="000000"/>
          <w:sz w:val="24"/>
          <w:szCs w:val="24"/>
        </w:rPr>
        <w:t>\qqBEGIN downloadable content\</w:t>
      </w:r>
      <w:r w:rsidR="006B0F0C">
        <w:rPr>
          <w:rFonts w:ascii="Times New Roman" w:hAnsi="Times New Roman" w:cs="Times New Roman"/>
          <w:b/>
          <w:bCs/>
          <w:color w:val="000000"/>
          <w:sz w:val="24"/>
          <w:szCs w:val="24"/>
        </w:rPr>
        <w:t>Button name: Situation and Setting</w:t>
      </w:r>
    </w:p>
    <w:p w14:paraId="7616D8FA" w14:textId="77777777" w:rsidR="0048250B" w:rsidRPr="006E4D15" w:rsidRDefault="0048250B" w:rsidP="00227935">
      <w:pPr>
        <w:spacing w:after="0" w:line="480" w:lineRule="auto"/>
        <w:rPr>
          <w:rFonts w:ascii="Times New Roman" w:hAnsi="Times New Roman" w:cs="Times New Roman"/>
          <w:color w:val="000000"/>
          <w:sz w:val="24"/>
          <w:szCs w:val="24"/>
        </w:rPr>
      </w:pPr>
      <w:bookmarkStart w:id="193" w:name="_Hlk214019919"/>
      <w:bookmarkStart w:id="194" w:name="_Hlk217057319"/>
      <w:bookmarkEnd w:id="192"/>
      <w:r w:rsidRPr="006E4D15">
        <w:rPr>
          <w:rFonts w:ascii="Times New Roman" w:hAnsi="Times New Roman" w:cs="Times New Roman"/>
          <w:color w:val="000000"/>
          <w:sz w:val="24"/>
          <w:szCs w:val="24"/>
        </w:rPr>
        <w:t>&lt;title&gt;Situation and Setting</w:t>
      </w:r>
      <w:bookmarkEnd w:id="193"/>
    </w:p>
    <w:bookmarkEnd w:id="194"/>
    <w:p w14:paraId="635525A8" w14:textId="6F82903D" w:rsidR="00847526" w:rsidRPr="006E4D15" w:rsidRDefault="59111CB0"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w:t>
      </w:r>
      <w:r w:rsidR="00D454C0" w:rsidRPr="006E4D15">
        <w:rPr>
          <w:rFonts w:ascii="Times New Roman" w:hAnsi="Times New Roman" w:cs="Times New Roman"/>
          <w:color w:val="000000"/>
          <w:sz w:val="24"/>
          <w:szCs w:val="24"/>
        </w:rPr>
        <w:t>b</w:t>
      </w:r>
      <w:r w:rsidRPr="006E4D15">
        <w:rPr>
          <w:rFonts w:ascii="Times New Roman" w:hAnsi="Times New Roman" w:cs="Times New Roman"/>
          <w:color w:val="000000"/>
          <w:sz w:val="24"/>
          <w:szCs w:val="24"/>
        </w:rPr>
        <w:t>&gt;Simulation Situation</w:t>
      </w:r>
    </w:p>
    <w:p w14:paraId="28A09FDD" w14:textId="3615B41C" w:rsidR="00BE2A5E" w:rsidDel="00E670DB" w:rsidRDefault="00E670DB" w:rsidP="00E670DB">
      <w:pPr>
        <w:spacing w:after="0" w:line="480" w:lineRule="auto"/>
        <w:rPr>
          <w:del w:id="195" w:author="Anna Seaman" w:date="2026-08-11T17:37:00Z" w16du:dateUtc="2026-08-11T22:37:00Z"/>
          <w:rFonts w:ascii="Times New Roman" w:hAnsi="Times New Roman" w:cs="Times New Roman"/>
          <w:color w:val="000000"/>
          <w:sz w:val="24"/>
          <w:szCs w:val="24"/>
        </w:rPr>
      </w:pPr>
      <w:bookmarkStart w:id="196" w:name="_Hlk217057335"/>
      <w:ins w:id="197" w:author="Anna Seaman" w:date="2026-08-11T17:37:00Z">
        <w:r w:rsidRPr="00E670DB">
          <w:rPr>
            <w:rFonts w:ascii="Times New Roman" w:hAnsi="Times New Roman" w:cs="Times New Roman"/>
            <w:color w:val="000000"/>
            <w:sz w:val="24"/>
            <w:szCs w:val="24"/>
          </w:rPr>
          <w:t>This simulation will take up to 18 minutes per group, but you will participate in the audience for every presentation and stay the entire duration of this simulation event. You and your group are the athletic training staff at a local high school. You are to prepare a 10-minute presentation to the athletes, parents, coaches, ATs, students, and other attendees in the audience. At the end of the presentation, there will be eight minutes for questions. Your audience will ask you questions based on your topic. Please answer them as the medical providers on staff for this high school, and they are your athletes, parents, and coaches. The topic areas you will be assigned are from the following list and includes suggestions for what could be addressed:</w:t>
        </w:r>
      </w:ins>
      <w:del w:id="198" w:author="Anna Seaman" w:date="2026-08-11T17:37:00Z" w16du:dateUtc="2026-08-11T22:37:00Z">
        <w:r w:rsidR="00BE2A5E" w:rsidRPr="00E670DB" w:rsidDel="00E670DB">
          <w:rPr>
            <w:rFonts w:ascii="Times New Roman" w:hAnsi="Times New Roman" w:cs="Times New Roman"/>
            <w:color w:val="000000"/>
            <w:sz w:val="24"/>
            <w:szCs w:val="24"/>
            <w:rPrChange w:id="199" w:author="Anna Seaman" w:date="2026-08-11T17:37:00Z" w16du:dateUtc="2026-08-11T22:37:00Z">
              <w:rPr>
                <w:rFonts w:ascii="Times New Roman" w:hAnsi="Times New Roman" w:cs="Times New Roman"/>
                <w:b/>
                <w:bCs/>
                <w:color w:val="000000"/>
                <w:sz w:val="24"/>
                <w:szCs w:val="24"/>
              </w:rPr>
            </w:rPrChange>
          </w:rPr>
          <w:delText>\qqPSM: Copy from the student ebook.xqq\</w:delText>
        </w:r>
      </w:del>
    </w:p>
    <w:p w14:paraId="1482D1ED" w14:textId="77777777" w:rsidR="00E670DB" w:rsidRDefault="00E670DB" w:rsidP="00E670DB">
      <w:pPr>
        <w:spacing w:after="0" w:line="480" w:lineRule="auto"/>
        <w:rPr>
          <w:ins w:id="200" w:author="Anna Seaman" w:date="2026-08-11T17:37:00Z" w16du:dateUtc="2026-08-11T22:37:00Z"/>
          <w:rFonts w:ascii="Times New Roman" w:hAnsi="Times New Roman" w:cs="Times New Roman"/>
          <w:color w:val="000000"/>
          <w:sz w:val="24"/>
          <w:szCs w:val="24"/>
        </w:rPr>
      </w:pPr>
    </w:p>
    <w:p w14:paraId="639A2753" w14:textId="77777777" w:rsidR="00E670DB" w:rsidRPr="00E670DB" w:rsidRDefault="00E670DB" w:rsidP="00E670DB">
      <w:pPr>
        <w:numPr>
          <w:ilvl w:val="0"/>
          <w:numId w:val="23"/>
        </w:numPr>
        <w:spacing w:after="0" w:line="480" w:lineRule="auto"/>
        <w:rPr>
          <w:ins w:id="201" w:author="Anna Seaman" w:date="2026-08-11T17:37:00Z"/>
          <w:rFonts w:ascii="Times New Roman" w:hAnsi="Times New Roman" w:cs="Times New Roman"/>
          <w:color w:val="000000"/>
          <w:sz w:val="24"/>
          <w:szCs w:val="24"/>
        </w:rPr>
        <w:pPrChange w:id="202" w:author="Anna Seaman" w:date="2026-08-11T17:37:00Z" w16du:dateUtc="2026-08-11T22:37:00Z">
          <w:pPr>
            <w:numPr>
              <w:numId w:val="19"/>
            </w:numPr>
            <w:spacing w:after="0" w:line="480" w:lineRule="auto"/>
          </w:pPr>
        </w:pPrChange>
      </w:pPr>
      <w:ins w:id="203" w:author="Anna Seaman" w:date="2026-08-11T17:37:00Z">
        <w:r w:rsidRPr="00E670DB">
          <w:rPr>
            <w:rFonts w:ascii="Times New Roman" w:hAnsi="Times New Roman" w:cs="Times New Roman"/>
            <w:b/>
            <w:bCs/>
            <w:color w:val="000000"/>
            <w:sz w:val="24"/>
            <w:szCs w:val="24"/>
          </w:rPr>
          <w:t>Athletic Training Services</w:t>
        </w:r>
      </w:ins>
    </w:p>
    <w:p w14:paraId="2BE3858D" w14:textId="77777777" w:rsidR="00E670DB" w:rsidRPr="00E670DB" w:rsidRDefault="00E670DB" w:rsidP="00E670DB">
      <w:pPr>
        <w:pStyle w:val="ListParagraph"/>
        <w:spacing w:after="0" w:line="480" w:lineRule="auto"/>
        <w:rPr>
          <w:ins w:id="204" w:author="Anna Seaman" w:date="2026-08-11T17:37:00Z"/>
          <w:rFonts w:ascii="Times New Roman" w:hAnsi="Times New Roman" w:cs="Times New Roman"/>
          <w:color w:val="000000"/>
          <w:sz w:val="24"/>
          <w:szCs w:val="24"/>
          <w:rPrChange w:id="205" w:author="Anna Seaman" w:date="2026-08-11T17:37:00Z" w16du:dateUtc="2026-08-11T22:37:00Z">
            <w:rPr>
              <w:ins w:id="206" w:author="Anna Seaman" w:date="2026-08-11T17:37:00Z"/>
            </w:rPr>
          </w:rPrChange>
        </w:rPr>
        <w:pPrChange w:id="207" w:author="Anna Seaman" w:date="2026-08-11T17:37:00Z" w16du:dateUtc="2026-08-11T22:37:00Z">
          <w:pPr>
            <w:spacing w:after="0" w:line="480" w:lineRule="auto"/>
          </w:pPr>
        </w:pPrChange>
      </w:pPr>
      <w:ins w:id="208" w:author="Anna Seaman" w:date="2026-08-11T17:37:00Z">
        <w:r w:rsidRPr="00E670DB">
          <w:rPr>
            <w:rFonts w:ascii="Times New Roman" w:hAnsi="Times New Roman" w:cs="Times New Roman"/>
            <w:color w:val="000000"/>
            <w:sz w:val="24"/>
            <w:szCs w:val="24"/>
            <w:rPrChange w:id="209" w:author="Anna Seaman" w:date="2026-08-11T17:37:00Z" w16du:dateUtc="2026-08-11T22:37:00Z">
              <w:rPr/>
            </w:rPrChange>
          </w:rPr>
          <w:t xml:space="preserve">In this presentation, include information on who ATs are, what services ATs can provide, what services the state practice act allows under the direction of a physician, and what coverage your staff will provide to the athletes at this high school. </w:t>
        </w:r>
      </w:ins>
    </w:p>
    <w:p w14:paraId="2B165824" w14:textId="65926934" w:rsidR="00E670DB" w:rsidRPr="00E670DB" w:rsidRDefault="00E670DB" w:rsidP="00E670DB">
      <w:pPr>
        <w:numPr>
          <w:ilvl w:val="0"/>
          <w:numId w:val="23"/>
        </w:numPr>
        <w:spacing w:after="0" w:line="480" w:lineRule="auto"/>
        <w:rPr>
          <w:ins w:id="210" w:author="Anna Seaman" w:date="2026-08-11T17:37:00Z"/>
          <w:rFonts w:ascii="Times New Roman" w:hAnsi="Times New Roman" w:cs="Times New Roman"/>
          <w:color w:val="000000"/>
          <w:sz w:val="24"/>
          <w:szCs w:val="24"/>
        </w:rPr>
        <w:pPrChange w:id="211" w:author="Anna Seaman" w:date="2026-08-11T17:37:00Z" w16du:dateUtc="2026-08-11T22:37:00Z">
          <w:pPr>
            <w:spacing w:after="0" w:line="480" w:lineRule="auto"/>
          </w:pPr>
        </w:pPrChange>
      </w:pPr>
      <w:ins w:id="212" w:author="Anna Seaman" w:date="2026-08-11T17:37:00Z">
        <w:r w:rsidRPr="00E670DB">
          <w:rPr>
            <w:rFonts w:ascii="Times New Roman" w:hAnsi="Times New Roman" w:cs="Times New Roman"/>
            <w:b/>
            <w:bCs/>
            <w:color w:val="000000"/>
            <w:sz w:val="24"/>
            <w:szCs w:val="24"/>
          </w:rPr>
          <w:lastRenderedPageBreak/>
          <w:t>Sudden Cardiac Arrest</w:t>
        </w:r>
      </w:ins>
    </w:p>
    <w:p w14:paraId="13403160" w14:textId="314976DD" w:rsidR="00E670DB" w:rsidRPr="00E670DB" w:rsidRDefault="00E670DB" w:rsidP="00E670DB">
      <w:pPr>
        <w:pStyle w:val="ListParagraph"/>
        <w:spacing w:after="0" w:line="480" w:lineRule="auto"/>
        <w:rPr>
          <w:ins w:id="213" w:author="Anna Seaman" w:date="2026-08-11T17:37:00Z"/>
          <w:rFonts w:ascii="Times New Roman" w:hAnsi="Times New Roman" w:cs="Times New Roman"/>
          <w:color w:val="000000"/>
          <w:sz w:val="24"/>
          <w:szCs w:val="24"/>
          <w:rPrChange w:id="214" w:author="Anna Seaman" w:date="2026-08-11T17:37:00Z" w16du:dateUtc="2026-08-11T22:37:00Z">
            <w:rPr>
              <w:ins w:id="215" w:author="Anna Seaman" w:date="2026-08-11T17:37:00Z"/>
            </w:rPr>
          </w:rPrChange>
        </w:rPr>
        <w:pPrChange w:id="216" w:author="Anna Seaman" w:date="2026-08-11T17:37:00Z" w16du:dateUtc="2026-08-11T22:37:00Z">
          <w:pPr>
            <w:spacing w:after="0" w:line="480" w:lineRule="auto"/>
          </w:pPr>
        </w:pPrChange>
      </w:pPr>
      <w:ins w:id="217" w:author="Anna Seaman" w:date="2026-08-11T17:37:00Z">
        <w:r w:rsidRPr="00E670DB">
          <w:rPr>
            <w:rFonts w:ascii="Times New Roman" w:hAnsi="Times New Roman" w:cs="Times New Roman"/>
            <w:color w:val="000000"/>
            <w:sz w:val="24"/>
            <w:szCs w:val="24"/>
            <w:rPrChange w:id="218" w:author="Anna Seaman" w:date="2026-08-11T17:37:00Z" w16du:dateUtc="2026-08-11T22:37:00Z">
              <w:rPr/>
            </w:rPrChange>
          </w:rPr>
          <w:t>Include in this presentation background information on sudden cardiac arrest conditions, risk factors, warning signs, disqualifying conditions, and management of these conditions.</w:t>
        </w:r>
      </w:ins>
    </w:p>
    <w:p w14:paraId="0BC58E7B" w14:textId="30E84666" w:rsidR="00E670DB" w:rsidRPr="00E670DB" w:rsidRDefault="00E670DB" w:rsidP="00E670DB">
      <w:pPr>
        <w:numPr>
          <w:ilvl w:val="0"/>
          <w:numId w:val="23"/>
        </w:numPr>
        <w:spacing w:after="0" w:line="480" w:lineRule="auto"/>
        <w:rPr>
          <w:ins w:id="219" w:author="Anna Seaman" w:date="2026-08-11T17:37:00Z"/>
          <w:rFonts w:ascii="Times New Roman" w:hAnsi="Times New Roman" w:cs="Times New Roman"/>
          <w:color w:val="000000"/>
          <w:sz w:val="24"/>
          <w:szCs w:val="24"/>
        </w:rPr>
        <w:pPrChange w:id="220" w:author="Anna Seaman" w:date="2026-08-11T17:37:00Z" w16du:dateUtc="2026-08-11T22:37:00Z">
          <w:pPr>
            <w:spacing w:after="0" w:line="480" w:lineRule="auto"/>
          </w:pPr>
        </w:pPrChange>
      </w:pPr>
      <w:ins w:id="221" w:author="Anna Seaman" w:date="2026-08-11T17:37:00Z">
        <w:r w:rsidRPr="00E670DB">
          <w:rPr>
            <w:rFonts w:ascii="Times New Roman" w:hAnsi="Times New Roman" w:cs="Times New Roman"/>
            <w:b/>
            <w:bCs/>
            <w:color w:val="000000"/>
            <w:sz w:val="24"/>
            <w:szCs w:val="24"/>
          </w:rPr>
          <w:t>Sports Nutrition</w:t>
        </w:r>
      </w:ins>
    </w:p>
    <w:p w14:paraId="34F7B730" w14:textId="199E193E" w:rsidR="00E670DB" w:rsidRPr="00E670DB" w:rsidRDefault="00E670DB" w:rsidP="00E670DB">
      <w:pPr>
        <w:pStyle w:val="ListParagraph"/>
        <w:spacing w:after="0" w:line="480" w:lineRule="auto"/>
        <w:rPr>
          <w:ins w:id="222" w:author="Anna Seaman" w:date="2026-08-11T17:37:00Z"/>
          <w:rFonts w:ascii="Times New Roman" w:hAnsi="Times New Roman" w:cs="Times New Roman"/>
          <w:color w:val="000000"/>
          <w:sz w:val="24"/>
          <w:szCs w:val="24"/>
          <w:rPrChange w:id="223" w:author="Anna Seaman" w:date="2026-08-11T17:37:00Z" w16du:dateUtc="2026-08-11T22:37:00Z">
            <w:rPr>
              <w:ins w:id="224" w:author="Anna Seaman" w:date="2026-08-11T17:37:00Z"/>
            </w:rPr>
          </w:rPrChange>
        </w:rPr>
        <w:pPrChange w:id="225" w:author="Anna Seaman" w:date="2026-08-11T17:37:00Z" w16du:dateUtc="2026-08-11T22:37:00Z">
          <w:pPr>
            <w:spacing w:after="0" w:line="480" w:lineRule="auto"/>
          </w:pPr>
        </w:pPrChange>
      </w:pPr>
      <w:ins w:id="226" w:author="Anna Seaman" w:date="2026-08-11T17:37:00Z">
        <w:r w:rsidRPr="00E670DB">
          <w:rPr>
            <w:rFonts w:ascii="Times New Roman" w:hAnsi="Times New Roman" w:cs="Times New Roman"/>
            <w:color w:val="000000"/>
            <w:sz w:val="24"/>
            <w:szCs w:val="24"/>
            <w:rPrChange w:id="227" w:author="Anna Seaman" w:date="2026-08-11T17:37:00Z" w16du:dateUtc="2026-08-11T22:37:00Z">
              <w:rPr/>
            </w:rPrChange>
          </w:rPr>
          <w:t>Include in this presentation information for athletes on hydration and fuel needs and recommendations for their sport.</w:t>
        </w:r>
      </w:ins>
    </w:p>
    <w:p w14:paraId="694E097C" w14:textId="60690C96" w:rsidR="00E670DB" w:rsidRPr="00E670DB" w:rsidRDefault="00E670DB" w:rsidP="00E670DB">
      <w:pPr>
        <w:numPr>
          <w:ilvl w:val="0"/>
          <w:numId w:val="23"/>
        </w:numPr>
        <w:spacing w:after="0" w:line="480" w:lineRule="auto"/>
        <w:rPr>
          <w:ins w:id="228" w:author="Anna Seaman" w:date="2026-08-11T17:37:00Z"/>
          <w:rFonts w:ascii="Times New Roman" w:hAnsi="Times New Roman" w:cs="Times New Roman"/>
          <w:color w:val="000000"/>
          <w:sz w:val="24"/>
          <w:szCs w:val="24"/>
        </w:rPr>
        <w:pPrChange w:id="229" w:author="Anna Seaman" w:date="2026-08-11T17:37:00Z" w16du:dateUtc="2026-08-11T22:37:00Z">
          <w:pPr>
            <w:spacing w:after="0" w:line="480" w:lineRule="auto"/>
          </w:pPr>
        </w:pPrChange>
      </w:pPr>
      <w:ins w:id="230" w:author="Anna Seaman" w:date="2026-08-11T17:37:00Z">
        <w:r w:rsidRPr="00E670DB">
          <w:rPr>
            <w:rFonts w:ascii="Times New Roman" w:hAnsi="Times New Roman" w:cs="Times New Roman"/>
            <w:b/>
            <w:bCs/>
            <w:color w:val="000000"/>
            <w:sz w:val="24"/>
            <w:szCs w:val="24"/>
          </w:rPr>
          <w:t>Sport Specialization</w:t>
        </w:r>
      </w:ins>
    </w:p>
    <w:p w14:paraId="75EF573B" w14:textId="71CEC9C3" w:rsidR="00E670DB" w:rsidRDefault="00E670DB" w:rsidP="00E670DB">
      <w:pPr>
        <w:pStyle w:val="ListParagraph"/>
        <w:spacing w:after="0" w:line="480" w:lineRule="auto"/>
        <w:rPr>
          <w:ins w:id="231" w:author="Anna Seaman" w:date="2026-08-11T17:37:00Z" w16du:dateUtc="2026-08-11T22:37:00Z"/>
          <w:rFonts w:ascii="Times New Roman" w:hAnsi="Times New Roman" w:cs="Times New Roman"/>
          <w:color w:val="000000"/>
          <w:sz w:val="24"/>
          <w:szCs w:val="24"/>
        </w:rPr>
      </w:pPr>
      <w:ins w:id="232" w:author="Anna Seaman" w:date="2026-08-11T17:37:00Z">
        <w:r w:rsidRPr="00E670DB">
          <w:rPr>
            <w:rFonts w:ascii="Times New Roman" w:hAnsi="Times New Roman" w:cs="Times New Roman"/>
            <w:color w:val="000000"/>
            <w:sz w:val="24"/>
            <w:szCs w:val="24"/>
            <w:rPrChange w:id="233" w:author="Anna Seaman" w:date="2026-08-11T17:37:00Z" w16du:dateUtc="2026-08-11T22:37:00Z">
              <w:rPr/>
            </w:rPrChange>
          </w:rPr>
          <w:t>Included in this presentation should be the definition of sport specialization, the pros and cons of single-sport specialization, and the risks for athlete mental health associated with single-sport specialization.</w:t>
        </w:r>
      </w:ins>
    </w:p>
    <w:p w14:paraId="6136E956" w14:textId="77777777" w:rsidR="00E670DB" w:rsidRPr="00E670DB" w:rsidRDefault="00E670DB" w:rsidP="00E670DB">
      <w:pPr>
        <w:pStyle w:val="ListParagraph"/>
        <w:numPr>
          <w:ilvl w:val="0"/>
          <w:numId w:val="23"/>
        </w:numPr>
        <w:spacing w:line="480" w:lineRule="auto"/>
        <w:jc w:val="both"/>
        <w:rPr>
          <w:ins w:id="234" w:author="Anna Seaman" w:date="2026-08-11T17:37:00Z"/>
          <w:rFonts w:ascii="Times New Roman" w:hAnsi="Times New Roman" w:cs="Times New Roman"/>
          <w:color w:val="000000"/>
          <w:sz w:val="24"/>
          <w:szCs w:val="24"/>
        </w:rPr>
        <w:pPrChange w:id="235" w:author="Anna Seaman" w:date="2026-08-11T17:39:00Z" w16du:dateUtc="2026-08-11T22:39:00Z">
          <w:pPr>
            <w:pStyle w:val="ListParagraph"/>
            <w:numPr>
              <w:numId w:val="24"/>
            </w:numPr>
            <w:spacing w:line="480" w:lineRule="auto"/>
          </w:pPr>
        </w:pPrChange>
      </w:pPr>
      <w:ins w:id="236" w:author="Anna Seaman" w:date="2026-08-11T17:37:00Z">
        <w:r w:rsidRPr="00E670DB">
          <w:rPr>
            <w:rFonts w:ascii="Times New Roman" w:hAnsi="Times New Roman" w:cs="Times New Roman"/>
            <w:b/>
            <w:bCs/>
            <w:color w:val="000000"/>
            <w:sz w:val="24"/>
            <w:szCs w:val="24"/>
          </w:rPr>
          <w:t>Care for LGBTQ+ Athletes</w:t>
        </w:r>
      </w:ins>
    </w:p>
    <w:p w14:paraId="12A2842D" w14:textId="5CC52338" w:rsidR="00E670DB" w:rsidRPr="00E670DB" w:rsidRDefault="00E670DB" w:rsidP="00E670DB">
      <w:pPr>
        <w:pStyle w:val="ListParagraph"/>
        <w:spacing w:line="480" w:lineRule="auto"/>
        <w:jc w:val="both"/>
        <w:rPr>
          <w:ins w:id="237" w:author="Anna Seaman" w:date="2026-08-11T17:37:00Z"/>
          <w:rFonts w:ascii="Times New Roman" w:hAnsi="Times New Roman" w:cs="Times New Roman"/>
          <w:color w:val="000000"/>
          <w:sz w:val="24"/>
          <w:szCs w:val="24"/>
        </w:rPr>
        <w:pPrChange w:id="238" w:author="Anna Seaman" w:date="2026-08-11T17:39:00Z" w16du:dateUtc="2026-08-11T22:39:00Z">
          <w:pPr>
            <w:pStyle w:val="ListParagraph"/>
            <w:spacing w:line="480" w:lineRule="auto"/>
          </w:pPr>
        </w:pPrChange>
      </w:pPr>
      <w:ins w:id="239" w:author="Anna Seaman" w:date="2026-08-11T17:37:00Z">
        <w:r w:rsidRPr="00E670DB">
          <w:rPr>
            <w:rFonts w:ascii="Times New Roman" w:hAnsi="Times New Roman" w:cs="Times New Roman"/>
            <w:color w:val="000000"/>
            <w:sz w:val="24"/>
            <w:szCs w:val="24"/>
          </w:rPr>
          <w:t>Include in this presentation your policy on caring for all athletes, referring to them by their preferred names and pronouns. Also include the mental health concerns among this population.</w:t>
        </w:r>
      </w:ins>
    </w:p>
    <w:p w14:paraId="7FB57674" w14:textId="77777777" w:rsidR="00E670DB" w:rsidRPr="00E670DB" w:rsidRDefault="00E670DB" w:rsidP="00E670DB">
      <w:pPr>
        <w:pStyle w:val="ListParagraph"/>
        <w:numPr>
          <w:ilvl w:val="0"/>
          <w:numId w:val="23"/>
        </w:numPr>
        <w:spacing w:line="480" w:lineRule="auto"/>
        <w:jc w:val="both"/>
        <w:rPr>
          <w:ins w:id="240" w:author="Anna Seaman" w:date="2026-08-11T17:37:00Z"/>
          <w:rFonts w:ascii="Times New Roman" w:hAnsi="Times New Roman" w:cs="Times New Roman"/>
          <w:color w:val="000000"/>
          <w:sz w:val="24"/>
          <w:szCs w:val="24"/>
        </w:rPr>
        <w:pPrChange w:id="241" w:author="Anna Seaman" w:date="2026-08-11T17:39:00Z" w16du:dateUtc="2026-08-11T22:39:00Z">
          <w:pPr>
            <w:pStyle w:val="ListParagraph"/>
            <w:numPr>
              <w:numId w:val="25"/>
            </w:numPr>
            <w:spacing w:line="480" w:lineRule="auto"/>
          </w:pPr>
        </w:pPrChange>
      </w:pPr>
      <w:ins w:id="242" w:author="Anna Seaman" w:date="2026-08-11T17:37:00Z">
        <w:r w:rsidRPr="00E670DB">
          <w:rPr>
            <w:rFonts w:ascii="Times New Roman" w:hAnsi="Times New Roman" w:cs="Times New Roman"/>
            <w:b/>
            <w:bCs/>
            <w:color w:val="000000"/>
            <w:sz w:val="24"/>
            <w:szCs w:val="24"/>
          </w:rPr>
          <w:t>Head Injuries</w:t>
        </w:r>
      </w:ins>
    </w:p>
    <w:p w14:paraId="3FEB1A45" w14:textId="17508B44" w:rsidR="00E670DB" w:rsidRPr="00E670DB" w:rsidRDefault="00E670DB" w:rsidP="00E670DB">
      <w:pPr>
        <w:pStyle w:val="ListParagraph"/>
        <w:spacing w:line="480" w:lineRule="auto"/>
        <w:jc w:val="both"/>
        <w:rPr>
          <w:ins w:id="243" w:author="Anna Seaman" w:date="2026-08-11T17:37:00Z"/>
          <w:rFonts w:ascii="Times New Roman" w:hAnsi="Times New Roman" w:cs="Times New Roman"/>
          <w:color w:val="000000"/>
          <w:sz w:val="24"/>
          <w:szCs w:val="24"/>
        </w:rPr>
        <w:pPrChange w:id="244" w:author="Anna Seaman" w:date="2026-08-11T17:39:00Z" w16du:dateUtc="2026-08-11T22:39:00Z">
          <w:pPr>
            <w:pStyle w:val="ListParagraph"/>
            <w:spacing w:line="480" w:lineRule="auto"/>
          </w:pPr>
        </w:pPrChange>
      </w:pPr>
      <w:ins w:id="245" w:author="Anna Seaman" w:date="2026-08-11T17:37:00Z">
        <w:r w:rsidRPr="00E670DB">
          <w:rPr>
            <w:rFonts w:ascii="Times New Roman" w:hAnsi="Times New Roman" w:cs="Times New Roman"/>
            <w:color w:val="000000"/>
            <w:sz w:val="24"/>
            <w:szCs w:val="24"/>
          </w:rPr>
          <w:t>Include in this presentation red flags and warning signs of a concussion, as well as your management and return-to-play policy for head injuries.</w:t>
        </w:r>
      </w:ins>
    </w:p>
    <w:p w14:paraId="395B9DD0" w14:textId="77777777" w:rsidR="00E670DB" w:rsidRPr="00E670DB" w:rsidRDefault="00E670DB" w:rsidP="00E670DB">
      <w:pPr>
        <w:pStyle w:val="ListParagraph"/>
        <w:numPr>
          <w:ilvl w:val="0"/>
          <w:numId w:val="23"/>
        </w:numPr>
        <w:spacing w:line="480" w:lineRule="auto"/>
        <w:jc w:val="both"/>
        <w:rPr>
          <w:ins w:id="246" w:author="Anna Seaman" w:date="2026-08-11T17:37:00Z"/>
          <w:rFonts w:ascii="Times New Roman" w:hAnsi="Times New Roman" w:cs="Times New Roman"/>
          <w:color w:val="000000"/>
          <w:sz w:val="24"/>
          <w:szCs w:val="24"/>
        </w:rPr>
        <w:pPrChange w:id="247" w:author="Anna Seaman" w:date="2026-08-11T17:39:00Z" w16du:dateUtc="2026-08-11T22:39:00Z">
          <w:pPr>
            <w:pStyle w:val="ListParagraph"/>
            <w:numPr>
              <w:numId w:val="26"/>
            </w:numPr>
            <w:spacing w:line="480" w:lineRule="auto"/>
          </w:pPr>
        </w:pPrChange>
      </w:pPr>
      <w:ins w:id="248" w:author="Anna Seaman" w:date="2026-08-11T17:37:00Z">
        <w:r w:rsidRPr="00E670DB">
          <w:rPr>
            <w:rFonts w:ascii="Times New Roman" w:hAnsi="Times New Roman" w:cs="Times New Roman"/>
            <w:b/>
            <w:bCs/>
            <w:color w:val="000000"/>
            <w:sz w:val="24"/>
            <w:szCs w:val="24"/>
          </w:rPr>
          <w:t>Title IX</w:t>
        </w:r>
      </w:ins>
    </w:p>
    <w:p w14:paraId="4E709C77" w14:textId="083131D3" w:rsidR="00E670DB" w:rsidRPr="00E670DB" w:rsidRDefault="00E670DB" w:rsidP="00E670DB">
      <w:pPr>
        <w:pStyle w:val="ListParagraph"/>
        <w:spacing w:line="480" w:lineRule="auto"/>
        <w:jc w:val="both"/>
        <w:rPr>
          <w:ins w:id="249" w:author="Anna Seaman" w:date="2026-08-11T17:37:00Z"/>
          <w:rFonts w:ascii="Times New Roman" w:hAnsi="Times New Roman" w:cs="Times New Roman"/>
          <w:color w:val="000000"/>
          <w:sz w:val="24"/>
          <w:szCs w:val="24"/>
        </w:rPr>
        <w:pPrChange w:id="250" w:author="Anna Seaman" w:date="2026-08-11T17:39:00Z" w16du:dateUtc="2026-08-11T22:39:00Z">
          <w:pPr>
            <w:pStyle w:val="ListParagraph"/>
            <w:spacing w:line="480" w:lineRule="auto"/>
          </w:pPr>
        </w:pPrChange>
      </w:pPr>
      <w:ins w:id="251" w:author="Anna Seaman" w:date="2026-08-11T17:37:00Z">
        <w:r w:rsidRPr="00E670DB">
          <w:rPr>
            <w:rFonts w:ascii="Times New Roman" w:hAnsi="Times New Roman" w:cs="Times New Roman"/>
            <w:color w:val="000000"/>
            <w:sz w:val="24"/>
            <w:szCs w:val="24"/>
          </w:rPr>
          <w:t>How this federal law applies to sport, safety, and health care in the high school setting. How the health care staff monitors and follows this law, and how reporting works when a student, staff, parent, coach, or other person reports an incident.</w:t>
        </w:r>
      </w:ins>
    </w:p>
    <w:p w14:paraId="20F67104" w14:textId="3DCF8B7B" w:rsidR="00E670DB" w:rsidRPr="00E670DB" w:rsidRDefault="00E670DB" w:rsidP="00E670DB">
      <w:pPr>
        <w:pStyle w:val="ListParagraph"/>
        <w:numPr>
          <w:ilvl w:val="0"/>
          <w:numId w:val="23"/>
        </w:numPr>
        <w:spacing w:line="480" w:lineRule="auto"/>
        <w:jc w:val="both"/>
        <w:rPr>
          <w:ins w:id="252" w:author="Anna Seaman" w:date="2026-08-11T17:37:00Z"/>
          <w:rFonts w:ascii="Times New Roman" w:hAnsi="Times New Roman" w:cs="Times New Roman"/>
          <w:color w:val="000000"/>
          <w:sz w:val="24"/>
          <w:szCs w:val="24"/>
          <w:rPrChange w:id="253" w:author="Anna Seaman" w:date="2026-08-11T17:37:00Z" w16du:dateUtc="2026-08-11T22:37:00Z">
            <w:rPr>
              <w:ins w:id="254" w:author="Anna Seaman" w:date="2026-08-11T17:37:00Z"/>
            </w:rPr>
          </w:rPrChange>
        </w:rPr>
        <w:pPrChange w:id="255" w:author="Anna Seaman" w:date="2026-08-11T17:39:00Z" w16du:dateUtc="2026-08-11T22:39:00Z">
          <w:pPr>
            <w:pStyle w:val="ListParagraph"/>
            <w:spacing w:line="480" w:lineRule="auto"/>
          </w:pPr>
        </w:pPrChange>
      </w:pPr>
      <w:ins w:id="256" w:author="Anna Seaman" w:date="2026-08-11T17:37:00Z">
        <w:r w:rsidRPr="00E670DB">
          <w:rPr>
            <w:rFonts w:ascii="Times New Roman" w:hAnsi="Times New Roman" w:cs="Times New Roman"/>
            <w:b/>
            <w:bCs/>
            <w:color w:val="000000"/>
            <w:sz w:val="24"/>
            <w:szCs w:val="24"/>
          </w:rPr>
          <w:t>Immunizations</w:t>
        </w:r>
      </w:ins>
    </w:p>
    <w:p w14:paraId="295A6026" w14:textId="5681C57B" w:rsidR="00E670DB" w:rsidRPr="00E670DB" w:rsidRDefault="00E670DB" w:rsidP="00E670DB">
      <w:pPr>
        <w:pStyle w:val="ListParagraph"/>
        <w:spacing w:line="480" w:lineRule="auto"/>
        <w:jc w:val="both"/>
        <w:rPr>
          <w:ins w:id="257" w:author="Anna Seaman" w:date="2026-08-11T17:37:00Z"/>
          <w:rFonts w:ascii="Times New Roman" w:hAnsi="Times New Roman" w:cs="Times New Roman"/>
          <w:color w:val="000000"/>
          <w:sz w:val="24"/>
          <w:szCs w:val="24"/>
        </w:rPr>
        <w:pPrChange w:id="258" w:author="Anna Seaman" w:date="2026-08-11T17:39:00Z" w16du:dateUtc="2026-08-11T22:39:00Z">
          <w:pPr>
            <w:pStyle w:val="ListParagraph"/>
            <w:spacing w:line="480" w:lineRule="auto"/>
          </w:pPr>
        </w:pPrChange>
      </w:pPr>
      <w:ins w:id="259" w:author="Anna Seaman" w:date="2026-08-11T17:37:00Z">
        <w:r w:rsidRPr="00E670DB">
          <w:rPr>
            <w:rFonts w:ascii="Times New Roman" w:hAnsi="Times New Roman" w:cs="Times New Roman"/>
            <w:color w:val="000000"/>
            <w:sz w:val="24"/>
            <w:szCs w:val="24"/>
          </w:rPr>
          <w:lastRenderedPageBreak/>
          <w:t>The required immunizations at your school, particularly for sport participation, and any recommended vaccines (e.g., flu). This should include an explanation of how they work, why they were chosen, and the importance of community health, particularly as it relates to a group of athletes. Also, discuss other common infectious diseases that should be noted and treated. This would include skin rashes and infections.</w:t>
        </w:r>
      </w:ins>
    </w:p>
    <w:p w14:paraId="019033AC" w14:textId="237D3C7F" w:rsidR="00E670DB" w:rsidRPr="00E670DB" w:rsidRDefault="00E670DB" w:rsidP="00E670DB">
      <w:pPr>
        <w:pStyle w:val="ListParagraph"/>
        <w:numPr>
          <w:ilvl w:val="0"/>
          <w:numId w:val="23"/>
        </w:numPr>
        <w:spacing w:line="480" w:lineRule="auto"/>
        <w:jc w:val="both"/>
        <w:rPr>
          <w:ins w:id="260" w:author="Anna Seaman" w:date="2026-08-11T17:37:00Z"/>
          <w:rFonts w:ascii="Times New Roman" w:hAnsi="Times New Roman" w:cs="Times New Roman"/>
          <w:color w:val="000000"/>
          <w:sz w:val="24"/>
          <w:szCs w:val="24"/>
          <w:rPrChange w:id="261" w:author="Anna Seaman" w:date="2026-08-11T17:38:00Z" w16du:dateUtc="2026-08-11T22:38:00Z">
            <w:rPr>
              <w:ins w:id="262" w:author="Anna Seaman" w:date="2026-08-11T17:37:00Z"/>
            </w:rPr>
          </w:rPrChange>
        </w:rPr>
        <w:pPrChange w:id="263" w:author="Anna Seaman" w:date="2026-08-11T17:39:00Z" w16du:dateUtc="2026-08-11T22:39:00Z">
          <w:pPr>
            <w:pStyle w:val="ListParagraph"/>
            <w:spacing w:line="480" w:lineRule="auto"/>
          </w:pPr>
        </w:pPrChange>
      </w:pPr>
      <w:ins w:id="264" w:author="Anna Seaman" w:date="2026-08-11T17:37:00Z">
        <w:r w:rsidRPr="00E670DB">
          <w:rPr>
            <w:rFonts w:ascii="Times New Roman" w:hAnsi="Times New Roman" w:cs="Times New Roman"/>
            <w:b/>
            <w:bCs/>
            <w:color w:val="000000"/>
            <w:sz w:val="24"/>
            <w:szCs w:val="24"/>
          </w:rPr>
          <w:t>Heat Illness</w:t>
        </w:r>
      </w:ins>
    </w:p>
    <w:p w14:paraId="141AEE15" w14:textId="6FAEBE65" w:rsidR="00E670DB" w:rsidRPr="00E670DB" w:rsidRDefault="00E670DB" w:rsidP="00E670DB">
      <w:pPr>
        <w:pStyle w:val="ListParagraph"/>
        <w:spacing w:line="480" w:lineRule="auto"/>
        <w:jc w:val="both"/>
        <w:rPr>
          <w:ins w:id="265" w:author="Anna Seaman" w:date="2026-08-11T17:37:00Z"/>
          <w:rFonts w:ascii="Times New Roman" w:hAnsi="Times New Roman" w:cs="Times New Roman"/>
          <w:color w:val="000000"/>
          <w:sz w:val="24"/>
          <w:szCs w:val="24"/>
        </w:rPr>
        <w:pPrChange w:id="266" w:author="Anna Seaman" w:date="2026-08-11T17:39:00Z" w16du:dateUtc="2026-08-11T22:39:00Z">
          <w:pPr>
            <w:pStyle w:val="ListParagraph"/>
            <w:spacing w:line="480" w:lineRule="auto"/>
          </w:pPr>
        </w:pPrChange>
      </w:pPr>
      <w:ins w:id="267" w:author="Anna Seaman" w:date="2026-08-11T17:37:00Z">
        <w:r w:rsidRPr="00E670DB">
          <w:rPr>
            <w:rFonts w:ascii="Times New Roman" w:hAnsi="Times New Roman" w:cs="Times New Roman"/>
            <w:color w:val="000000"/>
            <w:sz w:val="24"/>
            <w:szCs w:val="24"/>
          </w:rPr>
          <w:t>Discuss the signs and symptoms of heat illnesses (heat cramps, heat syncope, exertional heat exhaustion, and exertional heat stroke). Describe how athletes can recognize the signs and symptoms of each heat illness and red flags to watch for. Also discuss your policies for managing exertional heat stroke, including diagnosis, treatment, and when to transport to the hospital. In your diagnosis discussion, you should include whether or not the use of rectal thermometry is in place at your school. Discuss why or why not and the purpose of its use as the gold standard for diagnosing exertional heat stroke. In your discussion of treatment, discuss if cold water immersion is in place at your school and the equipment you will use for it, as well as why it is the gold standard for treating exertional heat stroke.</w:t>
        </w:r>
      </w:ins>
    </w:p>
    <w:p w14:paraId="682C4FA1" w14:textId="77777777" w:rsidR="00E670DB" w:rsidRPr="00E670DB" w:rsidRDefault="00E670DB" w:rsidP="00E670DB">
      <w:pPr>
        <w:pStyle w:val="ListParagraph"/>
        <w:numPr>
          <w:ilvl w:val="0"/>
          <w:numId w:val="23"/>
        </w:numPr>
        <w:spacing w:line="480" w:lineRule="auto"/>
        <w:jc w:val="both"/>
        <w:rPr>
          <w:ins w:id="268" w:author="Anna Seaman" w:date="2026-08-11T17:37:00Z"/>
          <w:rFonts w:ascii="Times New Roman" w:hAnsi="Times New Roman" w:cs="Times New Roman"/>
          <w:color w:val="000000"/>
          <w:sz w:val="24"/>
          <w:szCs w:val="24"/>
        </w:rPr>
        <w:pPrChange w:id="269" w:author="Anna Seaman" w:date="2026-08-11T17:39:00Z" w16du:dateUtc="2026-08-11T22:39:00Z">
          <w:pPr>
            <w:pStyle w:val="ListParagraph"/>
            <w:numPr>
              <w:numId w:val="29"/>
            </w:numPr>
            <w:spacing w:line="480" w:lineRule="auto"/>
          </w:pPr>
        </w:pPrChange>
      </w:pPr>
      <w:ins w:id="270" w:author="Anna Seaman" w:date="2026-08-11T17:37:00Z">
        <w:r w:rsidRPr="00E670DB">
          <w:rPr>
            <w:rFonts w:ascii="Times New Roman" w:hAnsi="Times New Roman" w:cs="Times New Roman"/>
            <w:b/>
            <w:bCs/>
            <w:color w:val="000000"/>
            <w:sz w:val="24"/>
            <w:szCs w:val="24"/>
          </w:rPr>
          <w:t>Athlete Safety and Mental Health</w:t>
        </w:r>
      </w:ins>
    </w:p>
    <w:p w14:paraId="222D5CF7" w14:textId="68D0B97E" w:rsidR="00E670DB" w:rsidRPr="00E670DB" w:rsidRDefault="00E670DB" w:rsidP="00E670DB">
      <w:pPr>
        <w:pStyle w:val="ListParagraph"/>
        <w:spacing w:after="0" w:line="480" w:lineRule="auto"/>
        <w:jc w:val="both"/>
        <w:rPr>
          <w:ins w:id="271" w:author="Anna Seaman" w:date="2026-08-11T17:37:00Z" w16du:dateUtc="2026-08-11T22:37:00Z"/>
          <w:rFonts w:ascii="Times New Roman" w:hAnsi="Times New Roman" w:cs="Times New Roman"/>
          <w:color w:val="000000"/>
          <w:sz w:val="24"/>
          <w:szCs w:val="24"/>
          <w:rPrChange w:id="272" w:author="Anna Seaman" w:date="2026-08-11T17:37:00Z" w16du:dateUtc="2026-08-11T22:37:00Z">
            <w:rPr>
              <w:ins w:id="273" w:author="Anna Seaman" w:date="2026-08-11T17:37:00Z" w16du:dateUtc="2026-08-11T22:37:00Z"/>
              <w:rFonts w:ascii="Times New Roman" w:hAnsi="Times New Roman" w:cs="Times New Roman"/>
              <w:b/>
              <w:bCs/>
              <w:color w:val="000000"/>
              <w:sz w:val="24"/>
              <w:szCs w:val="24"/>
            </w:rPr>
          </w:rPrChange>
        </w:rPr>
        <w:pPrChange w:id="274" w:author="Anna Seaman" w:date="2026-08-11T17:39:00Z" w16du:dateUtc="2026-08-11T22:39:00Z">
          <w:pPr>
            <w:spacing w:after="0" w:line="480" w:lineRule="auto"/>
          </w:pPr>
        </w:pPrChange>
      </w:pPr>
      <w:ins w:id="275" w:author="Anna Seaman" w:date="2026-08-11T17:37:00Z">
        <w:r w:rsidRPr="00E670DB">
          <w:rPr>
            <w:rFonts w:ascii="Times New Roman" w:hAnsi="Times New Roman" w:cs="Times New Roman"/>
            <w:color w:val="000000"/>
            <w:sz w:val="24"/>
            <w:szCs w:val="24"/>
          </w:rPr>
          <w:t xml:space="preserve">Discuss policies to protect athletes from physical and psychological harm while participating in sport. This includes harm from coaches, fans, social media, and other players and includes all types of harm from harassment, sexual misconduct, and mental abuse. This includes the school’s mental health policies, viewpoint, and access. Consider including mental health concerns in the high school population, specifically the athletes. </w:t>
        </w:r>
        <w:r w:rsidRPr="00E670DB">
          <w:rPr>
            <w:rFonts w:ascii="Times New Roman" w:hAnsi="Times New Roman" w:cs="Times New Roman"/>
            <w:color w:val="000000"/>
            <w:sz w:val="24"/>
            <w:szCs w:val="24"/>
          </w:rPr>
          <w:lastRenderedPageBreak/>
          <w:t>How mental health concerns are identified and addressed. Who is involved in managing a student or other member experiencing mental health distress?</w:t>
        </w:r>
      </w:ins>
    </w:p>
    <w:bookmarkEnd w:id="196"/>
    <w:p w14:paraId="59938675" w14:textId="77777777" w:rsidR="0048250B" w:rsidRPr="006E4D15" w:rsidRDefault="0048250B" w:rsidP="00E670DB">
      <w:pPr>
        <w:spacing w:after="0" w:line="480" w:lineRule="auto"/>
        <w:rPr>
          <w:rFonts w:ascii="Times New Roman" w:hAnsi="Times New Roman" w:cs="Times New Roman"/>
          <w:color w:val="000000"/>
          <w:sz w:val="24"/>
          <w:szCs w:val="24"/>
        </w:rPr>
      </w:pPr>
    </w:p>
    <w:p w14:paraId="0733B73D" w14:textId="27E00E5B" w:rsidR="0056231A" w:rsidRPr="006E4D15" w:rsidRDefault="59111CB0"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&lt;b&gt;Setting</w:t>
      </w:r>
    </w:p>
    <w:p w14:paraId="489F1BC5" w14:textId="2E6AFAA9" w:rsidR="00BE2A5E" w:rsidDel="00E670DB" w:rsidRDefault="00E670DB" w:rsidP="00E670DB">
      <w:pPr>
        <w:spacing w:after="0" w:line="480" w:lineRule="auto"/>
        <w:rPr>
          <w:del w:id="276" w:author="Anna Seaman" w:date="2026-08-11T17:39:00Z" w16du:dateUtc="2026-08-11T22:39:00Z"/>
          <w:rFonts w:ascii="Times New Roman" w:hAnsi="Times New Roman" w:cs="Times New Roman"/>
          <w:color w:val="000000"/>
          <w:sz w:val="24"/>
          <w:szCs w:val="24"/>
        </w:rPr>
      </w:pPr>
      <w:ins w:id="277" w:author="Anna Seaman" w:date="2026-08-11T17:39:00Z">
        <w:r w:rsidRPr="00E670DB">
          <w:rPr>
            <w:rFonts w:ascii="Times New Roman" w:hAnsi="Times New Roman" w:cs="Times New Roman"/>
            <w:color w:val="000000"/>
            <w:sz w:val="24"/>
            <w:szCs w:val="24"/>
          </w:rPr>
          <w:t>High school gymnasium</w:t>
        </w:r>
      </w:ins>
      <w:del w:id="278" w:author="Anna Seaman" w:date="2026-08-11T17:39:00Z" w16du:dateUtc="2026-08-11T22:39:00Z">
        <w:r w:rsidR="00BE2A5E" w:rsidRPr="00E670DB" w:rsidDel="00E670DB">
          <w:rPr>
            <w:rFonts w:ascii="Times New Roman" w:hAnsi="Times New Roman" w:cs="Times New Roman"/>
            <w:color w:val="000000"/>
            <w:sz w:val="24"/>
            <w:szCs w:val="24"/>
            <w:rPrChange w:id="279" w:author="Anna Seaman" w:date="2026-08-11T17:39:00Z" w16du:dateUtc="2026-08-11T22:39:00Z">
              <w:rPr>
                <w:rFonts w:ascii="Times New Roman" w:hAnsi="Times New Roman" w:cs="Times New Roman"/>
                <w:b/>
                <w:bCs/>
                <w:color w:val="000000"/>
                <w:sz w:val="24"/>
                <w:szCs w:val="24"/>
              </w:rPr>
            </w:rPrChange>
          </w:rPr>
          <w:delText>\qqPSM: Copy from the student ebook.xqq\</w:delText>
        </w:r>
      </w:del>
    </w:p>
    <w:p w14:paraId="054339A6" w14:textId="77777777" w:rsidR="00E670DB" w:rsidRPr="00E670DB" w:rsidRDefault="00E670DB" w:rsidP="00E670DB">
      <w:pPr>
        <w:spacing w:after="0" w:line="480" w:lineRule="auto"/>
        <w:rPr>
          <w:ins w:id="280" w:author="Anna Seaman" w:date="2026-08-11T17:39:00Z" w16du:dateUtc="2026-08-11T22:39:00Z"/>
          <w:rFonts w:ascii="Times New Roman" w:hAnsi="Times New Roman" w:cs="Times New Roman"/>
          <w:color w:val="000000"/>
          <w:sz w:val="24"/>
          <w:szCs w:val="24"/>
          <w:rPrChange w:id="281" w:author="Anna Seaman" w:date="2026-08-11T17:39:00Z" w16du:dateUtc="2026-08-11T22:39:00Z">
            <w:rPr>
              <w:ins w:id="282" w:author="Anna Seaman" w:date="2026-08-11T17:39:00Z" w16du:dateUtc="2026-08-11T22:39:00Z"/>
              <w:rFonts w:ascii="Times New Roman" w:hAnsi="Times New Roman" w:cs="Times New Roman"/>
              <w:b/>
              <w:bCs/>
              <w:color w:val="000000"/>
              <w:sz w:val="24"/>
              <w:szCs w:val="24"/>
            </w:rPr>
          </w:rPrChange>
        </w:rPr>
      </w:pPr>
    </w:p>
    <w:p w14:paraId="44329D8F" w14:textId="6AB70E2F" w:rsidR="0048250B" w:rsidRPr="006E4D15" w:rsidRDefault="0048250B" w:rsidP="00E670DB">
      <w:pPr>
        <w:spacing w:after="0" w:line="480" w:lineRule="auto"/>
        <w:rPr>
          <w:rFonts w:ascii="Times New Roman" w:hAnsi="Times New Roman" w:cs="Times New Roman"/>
          <w:color w:val="000000"/>
          <w:sz w:val="24"/>
          <w:szCs w:val="24"/>
        </w:rPr>
      </w:pPr>
      <w:bookmarkStart w:id="283" w:name="_Hlk217057464"/>
      <w:r w:rsidRPr="006E4D15">
        <w:rPr>
          <w:rFonts w:ascii="Times New Roman" w:hAnsi="Times New Roman" w:cs="Times New Roman"/>
          <w:b/>
          <w:bCs/>
          <w:color w:val="000000"/>
          <w:sz w:val="24"/>
          <w:szCs w:val="24"/>
        </w:rPr>
        <w:t>\qqEND downloadable content\</w:t>
      </w:r>
      <w:bookmarkEnd w:id="283"/>
    </w:p>
    <w:p w14:paraId="47361CE3" w14:textId="77777777" w:rsidR="00BE2A5E" w:rsidRPr="006E4D15" w:rsidRDefault="00BE2A5E" w:rsidP="00227935">
      <w:pPr>
        <w:spacing w:after="0" w:line="480" w:lineRule="auto"/>
        <w:rPr>
          <w:rFonts w:ascii="Times New Roman" w:hAnsi="Times New Roman" w:cs="Times New Roman"/>
          <w:color w:val="000000"/>
          <w:sz w:val="24"/>
          <w:szCs w:val="24"/>
        </w:rPr>
      </w:pPr>
      <w:bookmarkStart w:id="284" w:name="_Hlk217057484"/>
    </w:p>
    <w:p w14:paraId="6FA72BEF" w14:textId="3856107C" w:rsidR="0048250B" w:rsidRPr="006E4D15" w:rsidRDefault="547DB66B" w:rsidP="00227935">
      <w:pPr>
        <w:spacing w:after="0" w:line="480" w:lineRule="auto"/>
        <w:rPr>
          <w:rFonts w:ascii="Times New Roman" w:hAnsi="Times New Roman" w:cs="Times New Roman"/>
          <w:b/>
          <w:bCs/>
          <w:color w:val="000000"/>
          <w:sz w:val="24"/>
          <w:szCs w:val="24"/>
        </w:rPr>
      </w:pPr>
      <w:r w:rsidRPr="006E4D15">
        <w:rPr>
          <w:rFonts w:ascii="Times New Roman" w:hAnsi="Times New Roman" w:cs="Times New Roman"/>
          <w:b/>
          <w:bCs/>
          <w:color w:val="000000"/>
          <w:sz w:val="24"/>
          <w:szCs w:val="24"/>
        </w:rPr>
        <w:t xml:space="preserve">\qqBEGIN downloadable content. Button name: Instructions for </w:t>
      </w:r>
      <w:r w:rsidR="00D454C0" w:rsidRPr="006E4D15">
        <w:rPr>
          <w:rFonts w:ascii="Times New Roman" w:hAnsi="Times New Roman" w:cs="Times New Roman"/>
          <w:b/>
          <w:bCs/>
          <w:color w:val="000000"/>
          <w:sz w:val="24"/>
          <w:szCs w:val="24"/>
        </w:rPr>
        <w:t xml:space="preserve">All </w:t>
      </w:r>
      <w:r w:rsidRPr="006E4D15">
        <w:rPr>
          <w:rFonts w:ascii="Times New Roman" w:hAnsi="Times New Roman" w:cs="Times New Roman"/>
          <w:b/>
          <w:bCs/>
          <w:color w:val="000000"/>
          <w:sz w:val="24"/>
          <w:szCs w:val="24"/>
        </w:rPr>
        <w:t>EP</w:t>
      </w:r>
      <w:r w:rsidR="00D454C0" w:rsidRPr="006E4D15">
        <w:rPr>
          <w:rFonts w:ascii="Times New Roman" w:hAnsi="Times New Roman" w:cs="Times New Roman"/>
          <w:b/>
          <w:bCs/>
          <w:color w:val="000000"/>
          <w:sz w:val="24"/>
          <w:szCs w:val="24"/>
        </w:rPr>
        <w:t>s</w:t>
      </w:r>
    </w:p>
    <w:p w14:paraId="02B969C9" w14:textId="464DE559" w:rsidR="005B2AB8" w:rsidRPr="006E4D15" w:rsidRDefault="547DB66B" w:rsidP="00227935">
      <w:pPr>
        <w:spacing w:after="0" w:line="480" w:lineRule="auto"/>
        <w:rPr>
          <w:rFonts w:ascii="Times New Roman" w:hAnsi="Times New Roman" w:cs="Times New Roman"/>
          <w:color w:val="000000"/>
          <w:sz w:val="24"/>
          <w:szCs w:val="24"/>
        </w:rPr>
      </w:pPr>
      <w:bookmarkStart w:id="285" w:name="_Hlk217057501"/>
      <w:bookmarkEnd w:id="284"/>
      <w:r w:rsidRPr="006E4D15">
        <w:rPr>
          <w:rFonts w:ascii="Times New Roman" w:hAnsi="Times New Roman" w:cs="Times New Roman"/>
          <w:color w:val="000000"/>
          <w:sz w:val="24"/>
          <w:szCs w:val="24"/>
        </w:rPr>
        <w:t>&lt;title&gt;Instructions for Embedded Personnel</w:t>
      </w:r>
      <w:bookmarkEnd w:id="285"/>
    </w:p>
    <w:p w14:paraId="5E1E5E8F" w14:textId="7BDD829F" w:rsidR="003E11C2" w:rsidRPr="006E4D15" w:rsidRDefault="00D454C0"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Following</w:t>
      </w:r>
      <w:r w:rsidR="5F9DECA0" w:rsidRPr="006E4D15">
        <w:rPr>
          <w:rFonts w:ascii="Times New Roman" w:hAnsi="Times New Roman" w:cs="Times New Roman"/>
          <w:color w:val="000000"/>
          <w:sz w:val="24"/>
          <w:szCs w:val="24"/>
        </w:rPr>
        <w:t xml:space="preserve"> are prompts and information that should be used to train the </w:t>
      </w:r>
      <w:r w:rsidR="001C54C0" w:rsidRPr="006E4D15">
        <w:rPr>
          <w:rFonts w:ascii="Times New Roman" w:hAnsi="Times New Roman" w:cs="Times New Roman"/>
          <w:color w:val="000000"/>
          <w:sz w:val="24"/>
          <w:szCs w:val="24"/>
        </w:rPr>
        <w:t>E</w:t>
      </w:r>
      <w:r w:rsidR="5F9DECA0" w:rsidRPr="006E4D15">
        <w:rPr>
          <w:rFonts w:ascii="Times New Roman" w:hAnsi="Times New Roman" w:cs="Times New Roman"/>
          <w:color w:val="000000"/>
          <w:sz w:val="24"/>
          <w:szCs w:val="24"/>
        </w:rPr>
        <w:t xml:space="preserve">Ps. The </w:t>
      </w:r>
      <w:r w:rsidR="001C54C0" w:rsidRPr="006E4D15">
        <w:rPr>
          <w:rFonts w:ascii="Times New Roman" w:hAnsi="Times New Roman" w:cs="Times New Roman"/>
          <w:color w:val="000000"/>
          <w:sz w:val="24"/>
          <w:szCs w:val="24"/>
        </w:rPr>
        <w:t>E</w:t>
      </w:r>
      <w:r w:rsidR="5F9DECA0" w:rsidRPr="006E4D15">
        <w:rPr>
          <w:rFonts w:ascii="Times New Roman" w:hAnsi="Times New Roman" w:cs="Times New Roman"/>
          <w:color w:val="000000"/>
          <w:sz w:val="24"/>
          <w:szCs w:val="24"/>
        </w:rPr>
        <w:t>Ps should have ample time to learn and rehearse their role before portraying it for your students. Since this is not a typical simulation, we will not use the phrase “Time</w:t>
      </w:r>
      <w:r w:rsidR="006B0F0C">
        <w:rPr>
          <w:rFonts w:ascii="Times New Roman" w:hAnsi="Times New Roman" w:cs="Times New Roman"/>
          <w:color w:val="000000"/>
          <w:sz w:val="24"/>
          <w:szCs w:val="24"/>
        </w:rPr>
        <w:t>-</w:t>
      </w:r>
      <w:r w:rsidR="5F9DECA0" w:rsidRPr="006E4D15">
        <w:rPr>
          <w:rFonts w:ascii="Times New Roman" w:hAnsi="Times New Roman" w:cs="Times New Roman"/>
          <w:color w:val="000000"/>
          <w:sz w:val="24"/>
          <w:szCs w:val="24"/>
        </w:rPr>
        <w:t>out</w:t>
      </w:r>
      <w:r w:rsidR="006B0F0C">
        <w:rPr>
          <w:rFonts w:ascii="Times New Roman" w:hAnsi="Times New Roman" w:cs="Times New Roman"/>
          <w:color w:val="000000"/>
          <w:sz w:val="24"/>
          <w:szCs w:val="24"/>
        </w:rPr>
        <w:t>;</w:t>
      </w:r>
      <w:r w:rsidR="5F9DECA0" w:rsidRPr="006E4D15">
        <w:rPr>
          <w:rFonts w:ascii="Times New Roman" w:hAnsi="Times New Roman" w:cs="Times New Roman"/>
          <w:color w:val="000000"/>
          <w:sz w:val="24"/>
          <w:szCs w:val="24"/>
        </w:rPr>
        <w:t xml:space="preserve"> </w:t>
      </w:r>
      <w:r w:rsidR="006B0F0C">
        <w:rPr>
          <w:rFonts w:ascii="Times New Roman" w:hAnsi="Times New Roman" w:cs="Times New Roman"/>
          <w:color w:val="000000"/>
          <w:sz w:val="24"/>
          <w:szCs w:val="24"/>
        </w:rPr>
        <w:t>t</w:t>
      </w:r>
      <w:r w:rsidR="5F9DECA0" w:rsidRPr="006E4D15">
        <w:rPr>
          <w:rFonts w:ascii="Times New Roman" w:hAnsi="Times New Roman" w:cs="Times New Roman"/>
          <w:color w:val="000000"/>
          <w:sz w:val="24"/>
          <w:szCs w:val="24"/>
        </w:rPr>
        <w:t>ime</w:t>
      </w:r>
      <w:r w:rsidR="006B0F0C">
        <w:rPr>
          <w:rFonts w:ascii="Times New Roman" w:hAnsi="Times New Roman" w:cs="Times New Roman"/>
          <w:color w:val="000000"/>
          <w:sz w:val="24"/>
          <w:szCs w:val="24"/>
        </w:rPr>
        <w:t>-</w:t>
      </w:r>
      <w:r w:rsidR="5F9DECA0" w:rsidRPr="006E4D15">
        <w:rPr>
          <w:rFonts w:ascii="Times New Roman" w:hAnsi="Times New Roman" w:cs="Times New Roman"/>
          <w:color w:val="000000"/>
          <w:sz w:val="24"/>
          <w:szCs w:val="24"/>
        </w:rPr>
        <w:t>out” to stop the simulation.</w:t>
      </w:r>
    </w:p>
    <w:p w14:paraId="47C4E4DE" w14:textId="77777777" w:rsidR="00067CB2" w:rsidRPr="006E4D15" w:rsidRDefault="00067CB2" w:rsidP="00227935">
      <w:pPr>
        <w:spacing w:after="0" w:line="480" w:lineRule="auto"/>
        <w:rPr>
          <w:rFonts w:ascii="Times New Roman" w:hAnsi="Times New Roman" w:cs="Times New Roman"/>
          <w:color w:val="000000"/>
          <w:sz w:val="24"/>
          <w:szCs w:val="24"/>
        </w:rPr>
      </w:pPr>
    </w:p>
    <w:p w14:paraId="213F9203" w14:textId="2F8EBC5A" w:rsidR="005B2AB8" w:rsidRPr="006E4D15" w:rsidRDefault="005B2AB8"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 xml:space="preserve">&lt;b&gt;Instructions for Athlete </w:t>
      </w:r>
      <w:r w:rsidR="001C54C0" w:rsidRPr="006E4D15">
        <w:rPr>
          <w:rFonts w:ascii="Times New Roman" w:hAnsi="Times New Roman" w:cs="Times New Roman"/>
          <w:color w:val="000000"/>
          <w:sz w:val="24"/>
          <w:szCs w:val="24"/>
        </w:rPr>
        <w:t>E</w:t>
      </w:r>
      <w:r w:rsidRPr="006E4D15">
        <w:rPr>
          <w:rFonts w:ascii="Times New Roman" w:hAnsi="Times New Roman" w:cs="Times New Roman"/>
          <w:color w:val="000000"/>
          <w:sz w:val="24"/>
          <w:szCs w:val="24"/>
        </w:rPr>
        <w:t>P</w:t>
      </w:r>
    </w:p>
    <w:p w14:paraId="7F33F2CB" w14:textId="0D0468EE" w:rsidR="00E670DB" w:rsidRPr="006E4D15" w:rsidRDefault="70DE81D3" w:rsidP="00E670DB">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The information presented in these group sessions will be directed toward you and your participation</w:t>
      </w:r>
      <w:r w:rsidR="000955E8" w:rsidRPr="006E4D15">
        <w:rPr>
          <w:rFonts w:ascii="Times New Roman" w:hAnsi="Times New Roman" w:cs="Times New Roman"/>
          <w:color w:val="000000"/>
          <w:sz w:val="24"/>
          <w:szCs w:val="24"/>
        </w:rPr>
        <w:t xml:space="preserve"> as an athlete</w:t>
      </w:r>
      <w:r w:rsidRPr="006E4D15">
        <w:rPr>
          <w:rFonts w:ascii="Times New Roman" w:hAnsi="Times New Roman" w:cs="Times New Roman"/>
          <w:color w:val="000000"/>
          <w:sz w:val="24"/>
          <w:szCs w:val="24"/>
        </w:rPr>
        <w:t>. You have the following questions</w:t>
      </w:r>
      <w:r w:rsidR="006B0F0C">
        <w:rPr>
          <w:rFonts w:ascii="Times New Roman" w:hAnsi="Times New Roman" w:cs="Times New Roman"/>
          <w:color w:val="000000"/>
          <w:sz w:val="24"/>
          <w:szCs w:val="24"/>
        </w:rPr>
        <w:t xml:space="preserve"> that</w:t>
      </w:r>
      <w:r w:rsidR="005B2AB8" w:rsidRPr="006E4D15">
        <w:rPr>
          <w:rFonts w:ascii="Times New Roman" w:hAnsi="Times New Roman" w:cs="Times New Roman"/>
          <w:color w:val="000000"/>
          <w:sz w:val="24"/>
          <w:szCs w:val="24"/>
        </w:rPr>
        <w:t xml:space="preserve"> you should try to ask </w:t>
      </w:r>
      <w:r w:rsidR="000955E8" w:rsidRPr="006E4D15">
        <w:rPr>
          <w:rFonts w:ascii="Times New Roman" w:hAnsi="Times New Roman" w:cs="Times New Roman"/>
          <w:color w:val="000000"/>
          <w:sz w:val="24"/>
          <w:szCs w:val="24"/>
        </w:rPr>
        <w:t>during the Q&amp;A session</w:t>
      </w:r>
      <w:r>
        <w:rPr>
          <w:rFonts w:ascii="Times New Roman" w:hAnsi="Times New Roman" w:cs="Times New Roman"/>
          <w:color w:val="000000"/>
          <w:sz w:val="24"/>
          <w:szCs w:val="24"/>
        </w:rPr>
        <w:t xml:space="preserve">. In addition, please create </w:t>
      </w:r>
      <w:r w:rsidR="00385C5C" w:rsidRPr="00C229A8">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questions related to each topic and bring </w:t>
      </w:r>
      <w:r w:rsidR="006B0F0C">
        <w:rPr>
          <w:rFonts w:ascii="Times New Roman" w:hAnsi="Times New Roman" w:cs="Times New Roman"/>
          <w:color w:val="000000"/>
          <w:sz w:val="24"/>
          <w:szCs w:val="24"/>
        </w:rPr>
        <w:t xml:space="preserve">them </w:t>
      </w:r>
      <w:r>
        <w:rPr>
          <w:rFonts w:ascii="Times New Roman" w:hAnsi="Times New Roman" w:cs="Times New Roman"/>
          <w:color w:val="000000"/>
          <w:sz w:val="24"/>
          <w:szCs w:val="24"/>
        </w:rPr>
        <w:t>to the scheduled rehearsal:</w:t>
      </w:r>
    </w:p>
    <w:p w14:paraId="0E92886A" w14:textId="77777777" w:rsidR="70DE81D3" w:rsidRPr="00E670DB" w:rsidRDefault="70DE81D3" w:rsidP="00E670DB">
      <w:pPr>
        <w:pStyle w:val="ListParagraph"/>
        <w:numPr>
          <w:ilvl w:val="0"/>
          <w:numId w:val="30"/>
        </w:numPr>
        <w:spacing w:after="0" w:line="480" w:lineRule="auto"/>
        <w:rPr>
          <w:rFonts w:ascii="Times New Roman" w:hAnsi="Times New Roman" w:cs="Times New Roman"/>
          <w:color w:val="000000"/>
          <w:sz w:val="24"/>
          <w:szCs w:val="24"/>
          <w:rPrChange w:id="286" w:author="Anna Seaman" w:date="2026-08-11T17:40:00Z" w16du:dateUtc="2026-08-11T22:40:00Z">
            <w:rPr/>
          </w:rPrChange>
        </w:rPr>
        <w:pPrChange w:id="287" w:author="Anna Seaman" w:date="2026-08-11T17:40:00Z" w16du:dateUtc="2026-08-11T22:40:00Z">
          <w:pPr>
            <w:pStyle w:val="ListParagraph"/>
            <w:numPr>
              <w:numId w:val="8"/>
            </w:numPr>
            <w:spacing w:after="0" w:line="480" w:lineRule="auto"/>
            <w:ind w:left="0"/>
          </w:pPr>
        </w:pPrChange>
      </w:pPr>
      <w:r w:rsidRPr="00E670DB">
        <w:rPr>
          <w:rFonts w:ascii="Times New Roman" w:hAnsi="Times New Roman" w:cs="Times New Roman"/>
          <w:color w:val="000000"/>
          <w:sz w:val="24"/>
          <w:szCs w:val="24"/>
          <w:rPrChange w:id="288" w:author="Anna Seaman" w:date="2026-08-11T17:40:00Z" w16du:dateUtc="2026-08-11T22:40:00Z">
            <w:rPr/>
          </w:rPrChange>
        </w:rPr>
        <w:t>What can I do to heal faster from an injury?</w:t>
      </w:r>
    </w:p>
    <w:p w14:paraId="42DDDC38" w14:textId="77777777" w:rsidR="70DE81D3" w:rsidRPr="00E670DB" w:rsidRDefault="70DE81D3" w:rsidP="00E670DB">
      <w:pPr>
        <w:pStyle w:val="ListParagraph"/>
        <w:numPr>
          <w:ilvl w:val="0"/>
          <w:numId w:val="30"/>
        </w:numPr>
        <w:spacing w:after="0" w:line="480" w:lineRule="auto"/>
        <w:rPr>
          <w:rFonts w:ascii="Times New Roman" w:hAnsi="Times New Roman" w:cs="Times New Roman"/>
          <w:color w:val="000000"/>
          <w:sz w:val="24"/>
          <w:szCs w:val="24"/>
          <w:rPrChange w:id="289" w:author="Anna Seaman" w:date="2026-08-11T17:40:00Z" w16du:dateUtc="2026-08-11T22:40:00Z">
            <w:rPr/>
          </w:rPrChange>
        </w:rPr>
        <w:pPrChange w:id="290" w:author="Anna Seaman" w:date="2026-08-11T17:40:00Z" w16du:dateUtc="2026-08-11T22:40:00Z">
          <w:pPr>
            <w:pStyle w:val="ListParagraph"/>
            <w:numPr>
              <w:numId w:val="8"/>
            </w:numPr>
            <w:spacing w:after="0" w:line="480" w:lineRule="auto"/>
            <w:ind w:left="0"/>
          </w:pPr>
        </w:pPrChange>
      </w:pPr>
      <w:r w:rsidRPr="00E670DB">
        <w:rPr>
          <w:rFonts w:ascii="Times New Roman" w:hAnsi="Times New Roman" w:cs="Times New Roman"/>
          <w:color w:val="000000"/>
          <w:sz w:val="24"/>
          <w:szCs w:val="24"/>
          <w:rPrChange w:id="291" w:author="Anna Seaman" w:date="2026-08-11T17:40:00Z" w16du:dateUtc="2026-08-11T22:40:00Z">
            <w:rPr/>
          </w:rPrChange>
        </w:rPr>
        <w:t>What is the process for me to go through to get back to playing after an injury?</w:t>
      </w:r>
    </w:p>
    <w:p w14:paraId="23700B41" w14:textId="77777777" w:rsidR="70DE81D3" w:rsidRPr="00E670DB" w:rsidRDefault="70DE81D3" w:rsidP="00E670DB">
      <w:pPr>
        <w:pStyle w:val="ListParagraph"/>
        <w:numPr>
          <w:ilvl w:val="0"/>
          <w:numId w:val="30"/>
        </w:numPr>
        <w:spacing w:after="0" w:line="480" w:lineRule="auto"/>
        <w:rPr>
          <w:rFonts w:ascii="Times New Roman" w:hAnsi="Times New Roman" w:cs="Times New Roman"/>
          <w:color w:val="000000"/>
          <w:sz w:val="24"/>
          <w:szCs w:val="24"/>
          <w:rPrChange w:id="292" w:author="Anna Seaman" w:date="2026-08-11T17:40:00Z" w16du:dateUtc="2026-08-11T22:40:00Z">
            <w:rPr/>
          </w:rPrChange>
        </w:rPr>
        <w:pPrChange w:id="293" w:author="Anna Seaman" w:date="2026-08-11T17:40:00Z" w16du:dateUtc="2026-08-11T22:40:00Z">
          <w:pPr>
            <w:pStyle w:val="ListParagraph"/>
            <w:numPr>
              <w:numId w:val="8"/>
            </w:numPr>
            <w:spacing w:after="0" w:line="480" w:lineRule="auto"/>
            <w:ind w:left="0"/>
          </w:pPr>
        </w:pPrChange>
      </w:pPr>
      <w:r w:rsidRPr="00E670DB">
        <w:rPr>
          <w:rFonts w:ascii="Times New Roman" w:hAnsi="Times New Roman" w:cs="Times New Roman"/>
          <w:color w:val="000000"/>
          <w:sz w:val="24"/>
          <w:szCs w:val="24"/>
          <w:rPrChange w:id="294" w:author="Anna Seaman" w:date="2026-08-11T17:40:00Z" w16du:dateUtc="2026-08-11T22:40:00Z">
            <w:rPr/>
          </w:rPrChange>
        </w:rPr>
        <w:t>How much caffeine is too much before a game?</w:t>
      </w:r>
    </w:p>
    <w:p w14:paraId="2D791400" w14:textId="09546424" w:rsidR="70DE81D3" w:rsidRPr="00E670DB" w:rsidRDefault="70DE81D3" w:rsidP="00E670DB">
      <w:pPr>
        <w:pStyle w:val="ListParagraph"/>
        <w:numPr>
          <w:ilvl w:val="0"/>
          <w:numId w:val="30"/>
        </w:numPr>
        <w:spacing w:after="0" w:line="480" w:lineRule="auto"/>
        <w:rPr>
          <w:rFonts w:ascii="Times New Roman" w:hAnsi="Times New Roman" w:cs="Times New Roman"/>
          <w:color w:val="000000"/>
          <w:sz w:val="24"/>
          <w:szCs w:val="24"/>
          <w:rPrChange w:id="295" w:author="Anna Seaman" w:date="2026-08-11T17:40:00Z" w16du:dateUtc="2026-08-11T22:40:00Z">
            <w:rPr/>
          </w:rPrChange>
        </w:rPr>
        <w:pPrChange w:id="296" w:author="Anna Seaman" w:date="2026-08-11T17:40:00Z" w16du:dateUtc="2026-08-11T22:40:00Z">
          <w:pPr>
            <w:pStyle w:val="ListParagraph"/>
            <w:numPr>
              <w:numId w:val="8"/>
            </w:numPr>
            <w:spacing w:after="0" w:line="480" w:lineRule="auto"/>
            <w:ind w:left="0"/>
          </w:pPr>
        </w:pPrChange>
      </w:pPr>
      <w:r w:rsidRPr="00E670DB">
        <w:rPr>
          <w:rFonts w:ascii="Times New Roman" w:hAnsi="Times New Roman" w:cs="Times New Roman"/>
          <w:color w:val="000000"/>
          <w:sz w:val="24"/>
          <w:szCs w:val="24"/>
          <w:rPrChange w:id="297" w:author="Anna Seaman" w:date="2026-08-11T17:40:00Z" w16du:dateUtc="2026-08-11T22:40:00Z">
            <w:rPr/>
          </w:rPrChange>
        </w:rPr>
        <w:t xml:space="preserve">When should I come </w:t>
      </w:r>
      <w:r w:rsidR="006B0F0C" w:rsidRPr="00E670DB">
        <w:rPr>
          <w:rFonts w:ascii="Times New Roman" w:hAnsi="Times New Roman" w:cs="Times New Roman"/>
          <w:color w:val="000000"/>
          <w:sz w:val="24"/>
          <w:szCs w:val="24"/>
          <w:rPrChange w:id="298" w:author="Anna Seaman" w:date="2026-08-11T17:40:00Z" w16du:dateUtc="2026-08-11T22:40:00Z">
            <w:rPr/>
          </w:rPrChange>
        </w:rPr>
        <w:t xml:space="preserve">to </w:t>
      </w:r>
      <w:r w:rsidRPr="00E670DB">
        <w:rPr>
          <w:rFonts w:ascii="Times New Roman" w:hAnsi="Times New Roman" w:cs="Times New Roman"/>
          <w:color w:val="000000"/>
          <w:sz w:val="24"/>
          <w:szCs w:val="24"/>
          <w:rPrChange w:id="299" w:author="Anna Seaman" w:date="2026-08-11T17:40:00Z" w16du:dateUtc="2026-08-11T22:40:00Z">
            <w:rPr/>
          </w:rPrChange>
        </w:rPr>
        <w:t>see you if I am injured?</w:t>
      </w:r>
    </w:p>
    <w:p w14:paraId="11A614C2" w14:textId="77777777" w:rsidR="000955E8" w:rsidRPr="006E4D15" w:rsidRDefault="000955E8" w:rsidP="00227935">
      <w:pPr>
        <w:spacing w:after="0" w:line="480" w:lineRule="auto"/>
        <w:rPr>
          <w:rFonts w:ascii="Times New Roman" w:hAnsi="Times New Roman" w:cs="Times New Roman"/>
          <w:color w:val="000000"/>
          <w:sz w:val="24"/>
          <w:szCs w:val="24"/>
          <w:u w:val="single"/>
        </w:rPr>
      </w:pPr>
    </w:p>
    <w:p w14:paraId="3FEE0077" w14:textId="7239C178" w:rsidR="005B2AB8" w:rsidRPr="006E4D15" w:rsidRDefault="005B2AB8"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 xml:space="preserve">&lt;b&gt;Instructions for Parent </w:t>
      </w:r>
      <w:r w:rsidR="001C54C0" w:rsidRPr="006E4D15">
        <w:rPr>
          <w:rFonts w:ascii="Times New Roman" w:hAnsi="Times New Roman" w:cs="Times New Roman"/>
          <w:color w:val="000000"/>
          <w:sz w:val="24"/>
          <w:szCs w:val="24"/>
        </w:rPr>
        <w:t>E</w:t>
      </w:r>
      <w:r w:rsidRPr="006E4D15">
        <w:rPr>
          <w:rFonts w:ascii="Times New Roman" w:hAnsi="Times New Roman" w:cs="Times New Roman"/>
          <w:color w:val="000000"/>
          <w:sz w:val="24"/>
          <w:szCs w:val="24"/>
        </w:rPr>
        <w:t>P</w:t>
      </w:r>
    </w:p>
    <w:p w14:paraId="5C5205B6" w14:textId="144C78A5" w:rsidR="003E11C2" w:rsidRPr="006E4D15" w:rsidDel="00E670DB" w:rsidRDefault="70DE81D3" w:rsidP="00227935">
      <w:pPr>
        <w:spacing w:after="0" w:line="480" w:lineRule="auto"/>
        <w:rPr>
          <w:del w:id="300" w:author="Anna Seaman" w:date="2026-08-11T17:40:00Z" w16du:dateUtc="2026-08-11T22:40:00Z"/>
          <w:rFonts w:ascii="Times New Roman" w:hAnsi="Times New Roman" w:cs="Times New Roman"/>
          <w:color w:val="000000"/>
          <w:sz w:val="24"/>
          <w:szCs w:val="24"/>
        </w:rPr>
      </w:pPr>
      <w:r w:rsidRPr="006E4D15">
        <w:rPr>
          <w:rFonts w:ascii="Times New Roman" w:hAnsi="Times New Roman" w:cs="Times New Roman"/>
          <w:color w:val="000000"/>
          <w:sz w:val="24"/>
          <w:szCs w:val="24"/>
        </w:rPr>
        <w:t xml:space="preserve">Much of the information presented will be </w:t>
      </w:r>
      <w:r w:rsidR="00A1134C">
        <w:rPr>
          <w:rFonts w:ascii="Times New Roman" w:hAnsi="Times New Roman" w:cs="Times New Roman"/>
          <w:color w:val="000000"/>
          <w:sz w:val="24"/>
          <w:szCs w:val="24"/>
        </w:rPr>
        <w:t>related to</w:t>
      </w:r>
      <w:r w:rsidR="00A1134C" w:rsidRPr="006E4D15">
        <w:rPr>
          <w:rFonts w:ascii="Times New Roman" w:hAnsi="Times New Roman" w:cs="Times New Roman"/>
          <w:color w:val="000000"/>
          <w:sz w:val="24"/>
          <w:szCs w:val="24"/>
        </w:rPr>
        <w:t xml:space="preserve"> </w:t>
      </w:r>
      <w:r w:rsidRPr="006E4D15">
        <w:rPr>
          <w:rFonts w:ascii="Times New Roman" w:hAnsi="Times New Roman" w:cs="Times New Roman"/>
          <w:color w:val="000000"/>
          <w:sz w:val="24"/>
          <w:szCs w:val="24"/>
        </w:rPr>
        <w:t>your</w:t>
      </w:r>
      <w:r w:rsidR="00A1134C">
        <w:rPr>
          <w:rFonts w:ascii="Times New Roman" w:hAnsi="Times New Roman" w:cs="Times New Roman"/>
          <w:color w:val="000000"/>
          <w:sz w:val="24"/>
          <w:szCs w:val="24"/>
        </w:rPr>
        <w:t xml:space="preserve"> child</w:t>
      </w:r>
      <w:r w:rsidRPr="006E4D15">
        <w:rPr>
          <w:rFonts w:ascii="Times New Roman" w:hAnsi="Times New Roman" w:cs="Times New Roman"/>
          <w:color w:val="000000"/>
          <w:sz w:val="24"/>
          <w:szCs w:val="24"/>
        </w:rPr>
        <w:t xml:space="preserve"> athlete and </w:t>
      </w:r>
      <w:r w:rsidR="006B0F0C">
        <w:rPr>
          <w:rFonts w:ascii="Times New Roman" w:hAnsi="Times New Roman" w:cs="Times New Roman"/>
          <w:color w:val="000000"/>
          <w:sz w:val="24"/>
          <w:szCs w:val="24"/>
        </w:rPr>
        <w:t>will include</w:t>
      </w:r>
      <w:r w:rsidRPr="006E4D15">
        <w:rPr>
          <w:rFonts w:ascii="Times New Roman" w:hAnsi="Times New Roman" w:cs="Times New Roman"/>
          <w:color w:val="000000"/>
          <w:sz w:val="24"/>
          <w:szCs w:val="24"/>
        </w:rPr>
        <w:t xml:space="preserve"> rules for their participation, health</w:t>
      </w:r>
      <w:r w:rsidR="006B0F0C">
        <w:rPr>
          <w:rFonts w:ascii="Times New Roman" w:hAnsi="Times New Roman" w:cs="Times New Roman"/>
          <w:color w:val="000000"/>
          <w:sz w:val="24"/>
          <w:szCs w:val="24"/>
        </w:rPr>
        <w:t xml:space="preserve"> guidelines</w:t>
      </w:r>
      <w:r w:rsidRPr="006E4D15">
        <w:rPr>
          <w:rFonts w:ascii="Times New Roman" w:hAnsi="Times New Roman" w:cs="Times New Roman"/>
          <w:color w:val="000000"/>
          <w:sz w:val="24"/>
          <w:szCs w:val="24"/>
        </w:rPr>
        <w:t>, or</w:t>
      </w:r>
      <w:r w:rsidR="006B0F0C">
        <w:rPr>
          <w:rFonts w:ascii="Times New Roman" w:hAnsi="Times New Roman" w:cs="Times New Roman"/>
          <w:color w:val="000000"/>
          <w:sz w:val="24"/>
          <w:szCs w:val="24"/>
        </w:rPr>
        <w:t xml:space="preserve"> available</w:t>
      </w:r>
      <w:r w:rsidRPr="006E4D15">
        <w:rPr>
          <w:rFonts w:ascii="Times New Roman" w:hAnsi="Times New Roman" w:cs="Times New Roman"/>
          <w:color w:val="000000"/>
          <w:sz w:val="24"/>
          <w:szCs w:val="24"/>
        </w:rPr>
        <w:t xml:space="preserve"> services. As a parent, you have the following questions</w:t>
      </w:r>
      <w:r w:rsidR="005B2AB8" w:rsidRPr="006E4D15">
        <w:rPr>
          <w:rFonts w:ascii="Times New Roman" w:hAnsi="Times New Roman" w:cs="Times New Roman"/>
          <w:color w:val="000000"/>
          <w:sz w:val="24"/>
          <w:szCs w:val="24"/>
        </w:rPr>
        <w:t>, which you should try to ask during the Q&amp;A session</w:t>
      </w:r>
      <w:r>
        <w:rPr>
          <w:rFonts w:ascii="Times New Roman" w:hAnsi="Times New Roman" w:cs="Times New Roman"/>
          <w:color w:val="000000"/>
          <w:sz w:val="24"/>
          <w:szCs w:val="24"/>
        </w:rPr>
        <w:t xml:space="preserve">. You may ask additional questions that are pertinent to your role as </w:t>
      </w:r>
      <w:r w:rsidR="00124157">
        <w:rPr>
          <w:rFonts w:ascii="Times New Roman" w:hAnsi="Times New Roman" w:cs="Times New Roman"/>
          <w:color w:val="000000"/>
          <w:sz w:val="24"/>
          <w:szCs w:val="24"/>
        </w:rPr>
        <w:t xml:space="preserve">a </w:t>
      </w:r>
      <w:r>
        <w:rPr>
          <w:rFonts w:ascii="Times New Roman" w:hAnsi="Times New Roman" w:cs="Times New Roman"/>
          <w:color w:val="000000"/>
          <w:sz w:val="24"/>
          <w:szCs w:val="24"/>
        </w:rPr>
        <w:t xml:space="preserve">parent that may be specific to the presentation given. Please create </w:t>
      </w:r>
      <w:r w:rsidR="00385C5C" w:rsidRPr="00C229A8">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questions related to each topic</w:t>
      </w:r>
      <w:r w:rsidR="006B0F0C">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bring </w:t>
      </w:r>
      <w:r w:rsidR="006B0F0C">
        <w:rPr>
          <w:rFonts w:ascii="Times New Roman" w:hAnsi="Times New Roman" w:cs="Times New Roman"/>
          <w:color w:val="000000"/>
          <w:sz w:val="24"/>
          <w:szCs w:val="24"/>
        </w:rPr>
        <w:t xml:space="preserve">them </w:t>
      </w:r>
      <w:r>
        <w:rPr>
          <w:rFonts w:ascii="Times New Roman" w:hAnsi="Times New Roman" w:cs="Times New Roman"/>
          <w:color w:val="000000"/>
          <w:sz w:val="24"/>
          <w:szCs w:val="24"/>
        </w:rPr>
        <w:t>to the scheduled rehearsal.</w:t>
      </w:r>
    </w:p>
    <w:p w14:paraId="3E4BF2AC" w14:textId="77777777" w:rsidR="000159BC" w:rsidRPr="006E4D15" w:rsidRDefault="000159BC" w:rsidP="00E670DB">
      <w:pPr>
        <w:spacing w:after="0" w:line="480" w:lineRule="auto"/>
        <w:rPr>
          <w:rFonts w:ascii="Times New Roman" w:hAnsi="Times New Roman" w:cs="Times New Roman"/>
          <w:color w:val="000000"/>
          <w:sz w:val="24"/>
          <w:szCs w:val="24"/>
        </w:rPr>
      </w:pPr>
    </w:p>
    <w:p w14:paraId="399CAB31" w14:textId="1168356A" w:rsidR="003E11C2" w:rsidRPr="00E670DB" w:rsidRDefault="003E11C2" w:rsidP="00E670DB">
      <w:pPr>
        <w:pStyle w:val="ListParagraph"/>
        <w:numPr>
          <w:ilvl w:val="0"/>
          <w:numId w:val="31"/>
        </w:numPr>
        <w:spacing w:after="0" w:line="480" w:lineRule="auto"/>
        <w:rPr>
          <w:rFonts w:ascii="Times New Roman" w:hAnsi="Times New Roman" w:cs="Times New Roman"/>
          <w:color w:val="000000"/>
          <w:sz w:val="24"/>
          <w:szCs w:val="24"/>
          <w:rPrChange w:id="301" w:author="Anna Seaman" w:date="2026-08-11T17:40:00Z" w16du:dateUtc="2026-08-11T22:40:00Z">
            <w:rPr/>
          </w:rPrChange>
        </w:rPr>
        <w:pPrChange w:id="302" w:author="Anna Seaman" w:date="2026-08-11T17:40:00Z" w16du:dateUtc="2026-08-11T22:40:00Z">
          <w:pPr>
            <w:pStyle w:val="ListParagraph"/>
            <w:numPr>
              <w:numId w:val="6"/>
            </w:numPr>
            <w:spacing w:after="0" w:line="480" w:lineRule="auto"/>
            <w:ind w:left="0"/>
          </w:pPr>
        </w:pPrChange>
      </w:pPr>
      <w:r w:rsidRPr="00E670DB">
        <w:rPr>
          <w:rFonts w:ascii="Times New Roman" w:hAnsi="Times New Roman" w:cs="Times New Roman"/>
          <w:color w:val="000000"/>
          <w:sz w:val="24"/>
          <w:szCs w:val="24"/>
          <w:rPrChange w:id="303" w:author="Anna Seaman" w:date="2026-08-11T17:40:00Z" w16du:dateUtc="2026-08-11T22:40:00Z">
            <w:rPr/>
          </w:rPrChange>
        </w:rPr>
        <w:t>What care will be provided to my child if they are injured outside of their sport?</w:t>
      </w:r>
    </w:p>
    <w:p w14:paraId="5B76A73F" w14:textId="54BCFBE6" w:rsidR="003E11C2" w:rsidRPr="00E670DB" w:rsidRDefault="003E11C2" w:rsidP="00E670DB">
      <w:pPr>
        <w:pStyle w:val="ListParagraph"/>
        <w:numPr>
          <w:ilvl w:val="0"/>
          <w:numId w:val="31"/>
        </w:numPr>
        <w:spacing w:after="0" w:line="480" w:lineRule="auto"/>
        <w:rPr>
          <w:rFonts w:ascii="Times New Roman" w:hAnsi="Times New Roman" w:cs="Times New Roman"/>
          <w:color w:val="000000"/>
          <w:sz w:val="24"/>
          <w:szCs w:val="24"/>
          <w:rPrChange w:id="304" w:author="Anna Seaman" w:date="2026-08-11T17:40:00Z" w16du:dateUtc="2026-08-11T22:40:00Z">
            <w:rPr/>
          </w:rPrChange>
        </w:rPr>
        <w:pPrChange w:id="305" w:author="Anna Seaman" w:date="2026-08-11T17:40:00Z" w16du:dateUtc="2026-08-11T22:40:00Z">
          <w:pPr>
            <w:pStyle w:val="ListParagraph"/>
            <w:numPr>
              <w:numId w:val="6"/>
            </w:numPr>
            <w:spacing w:after="0" w:line="480" w:lineRule="auto"/>
            <w:ind w:left="0"/>
          </w:pPr>
        </w:pPrChange>
      </w:pPr>
      <w:r w:rsidRPr="00E670DB">
        <w:rPr>
          <w:rFonts w:ascii="Times New Roman" w:hAnsi="Times New Roman" w:cs="Times New Roman"/>
          <w:color w:val="000000"/>
          <w:sz w:val="24"/>
          <w:szCs w:val="24"/>
          <w:rPrChange w:id="306" w:author="Anna Seaman" w:date="2026-08-11T17:40:00Z" w16du:dateUtc="2026-08-11T22:40:00Z">
            <w:rPr/>
          </w:rPrChange>
        </w:rPr>
        <w:t>What supplements can I buy for my child that are allowed and will help them improve?</w:t>
      </w:r>
    </w:p>
    <w:p w14:paraId="2170EFA4" w14:textId="6618BE86" w:rsidR="003E11C2" w:rsidRPr="00E670DB" w:rsidRDefault="003E11C2" w:rsidP="00E670DB">
      <w:pPr>
        <w:pStyle w:val="ListParagraph"/>
        <w:numPr>
          <w:ilvl w:val="0"/>
          <w:numId w:val="31"/>
        </w:numPr>
        <w:spacing w:after="0" w:line="480" w:lineRule="auto"/>
        <w:rPr>
          <w:rFonts w:ascii="Times New Roman" w:hAnsi="Times New Roman" w:cs="Times New Roman"/>
          <w:color w:val="000000"/>
          <w:sz w:val="24"/>
          <w:szCs w:val="24"/>
          <w:rPrChange w:id="307" w:author="Anna Seaman" w:date="2026-08-11T17:40:00Z" w16du:dateUtc="2026-08-11T22:40:00Z">
            <w:rPr/>
          </w:rPrChange>
        </w:rPr>
        <w:pPrChange w:id="308" w:author="Anna Seaman" w:date="2026-08-11T17:40:00Z" w16du:dateUtc="2026-08-11T22:40:00Z">
          <w:pPr>
            <w:pStyle w:val="ListParagraph"/>
            <w:numPr>
              <w:numId w:val="6"/>
            </w:numPr>
            <w:spacing w:after="0" w:line="480" w:lineRule="auto"/>
            <w:ind w:left="0"/>
          </w:pPr>
        </w:pPrChange>
      </w:pPr>
      <w:r w:rsidRPr="00E670DB">
        <w:rPr>
          <w:rFonts w:ascii="Times New Roman" w:hAnsi="Times New Roman" w:cs="Times New Roman"/>
          <w:color w:val="000000"/>
          <w:sz w:val="24"/>
          <w:szCs w:val="24"/>
          <w:rPrChange w:id="309" w:author="Anna Seaman" w:date="2026-08-11T17:40:00Z" w16du:dateUtc="2026-08-11T22:40:00Z">
            <w:rPr/>
          </w:rPrChange>
        </w:rPr>
        <w:t>Can I have your cell phone number so I can contact you if I have questions about my child’s health?</w:t>
      </w:r>
    </w:p>
    <w:p w14:paraId="0AFB8E86" w14:textId="78A5135B" w:rsidR="003E11C2" w:rsidRPr="00E670DB" w:rsidRDefault="003E11C2" w:rsidP="00E670DB">
      <w:pPr>
        <w:pStyle w:val="ListParagraph"/>
        <w:numPr>
          <w:ilvl w:val="0"/>
          <w:numId w:val="31"/>
        </w:numPr>
        <w:spacing w:after="0" w:line="480" w:lineRule="auto"/>
        <w:rPr>
          <w:rFonts w:ascii="Times New Roman" w:hAnsi="Times New Roman" w:cs="Times New Roman"/>
          <w:color w:val="000000"/>
          <w:sz w:val="24"/>
          <w:szCs w:val="24"/>
          <w:rPrChange w:id="310" w:author="Anna Seaman" w:date="2026-08-11T17:40:00Z" w16du:dateUtc="2026-08-11T22:40:00Z">
            <w:rPr/>
          </w:rPrChange>
        </w:rPr>
        <w:pPrChange w:id="311" w:author="Anna Seaman" w:date="2026-08-11T17:40:00Z" w16du:dateUtc="2026-08-11T22:40:00Z">
          <w:pPr>
            <w:pStyle w:val="ListParagraph"/>
            <w:numPr>
              <w:numId w:val="6"/>
            </w:numPr>
            <w:spacing w:after="0" w:line="480" w:lineRule="auto"/>
            <w:ind w:left="0"/>
          </w:pPr>
        </w:pPrChange>
      </w:pPr>
      <w:r w:rsidRPr="00E670DB">
        <w:rPr>
          <w:rFonts w:ascii="Times New Roman" w:hAnsi="Times New Roman" w:cs="Times New Roman"/>
          <w:color w:val="000000"/>
          <w:sz w:val="24"/>
          <w:szCs w:val="24"/>
          <w:rPrChange w:id="312" w:author="Anna Seaman" w:date="2026-08-11T17:40:00Z" w16du:dateUtc="2026-08-11T22:40:00Z">
            <w:rPr/>
          </w:rPrChange>
        </w:rPr>
        <w:t>If I take my child to my aunt</w:t>
      </w:r>
      <w:r w:rsidR="00CA6742" w:rsidRPr="00E670DB">
        <w:rPr>
          <w:rFonts w:ascii="Times New Roman" w:hAnsi="Times New Roman" w:cs="Times New Roman"/>
          <w:color w:val="000000"/>
          <w:sz w:val="24"/>
          <w:szCs w:val="24"/>
          <w:rPrChange w:id="313" w:author="Anna Seaman" w:date="2026-08-11T17:40:00Z" w16du:dateUtc="2026-08-11T22:40:00Z">
            <w:rPr/>
          </w:rPrChange>
        </w:rPr>
        <w:t>,</w:t>
      </w:r>
      <w:r w:rsidRPr="00E670DB">
        <w:rPr>
          <w:rFonts w:ascii="Times New Roman" w:hAnsi="Times New Roman" w:cs="Times New Roman"/>
          <w:color w:val="000000"/>
          <w:sz w:val="24"/>
          <w:szCs w:val="24"/>
          <w:rPrChange w:id="314" w:author="Anna Seaman" w:date="2026-08-11T17:40:00Z" w16du:dateUtc="2026-08-11T22:40:00Z">
            <w:rPr/>
          </w:rPrChange>
        </w:rPr>
        <w:t xml:space="preserve"> who is a nurse, can she clear them following an injury?</w:t>
      </w:r>
    </w:p>
    <w:p w14:paraId="438C7499" w14:textId="273EE064" w:rsidR="003E11C2" w:rsidRPr="00E670DB" w:rsidRDefault="003E11C2" w:rsidP="00E670DB">
      <w:pPr>
        <w:pStyle w:val="ListParagraph"/>
        <w:numPr>
          <w:ilvl w:val="0"/>
          <w:numId w:val="31"/>
        </w:numPr>
        <w:spacing w:after="0" w:line="480" w:lineRule="auto"/>
        <w:rPr>
          <w:rFonts w:ascii="Times New Roman" w:hAnsi="Times New Roman" w:cs="Times New Roman"/>
          <w:color w:val="000000"/>
          <w:sz w:val="24"/>
          <w:szCs w:val="24"/>
          <w:rPrChange w:id="315" w:author="Anna Seaman" w:date="2026-08-11T17:40:00Z" w16du:dateUtc="2026-08-11T22:40:00Z">
            <w:rPr/>
          </w:rPrChange>
        </w:rPr>
        <w:pPrChange w:id="316" w:author="Anna Seaman" w:date="2026-08-11T17:40:00Z" w16du:dateUtc="2026-08-11T22:40:00Z">
          <w:pPr>
            <w:pStyle w:val="ListParagraph"/>
            <w:numPr>
              <w:numId w:val="6"/>
            </w:numPr>
            <w:spacing w:after="0" w:line="480" w:lineRule="auto"/>
            <w:ind w:left="0"/>
          </w:pPr>
        </w:pPrChange>
      </w:pPr>
      <w:r w:rsidRPr="00E670DB">
        <w:rPr>
          <w:rFonts w:ascii="Times New Roman" w:hAnsi="Times New Roman" w:cs="Times New Roman"/>
          <w:color w:val="000000"/>
          <w:sz w:val="24"/>
          <w:szCs w:val="24"/>
          <w:rPrChange w:id="317" w:author="Anna Seaman" w:date="2026-08-11T17:40:00Z" w16du:dateUtc="2026-08-11T22:40:00Z">
            <w:rPr/>
          </w:rPrChange>
        </w:rPr>
        <w:t>What should I do if my child has any risk factors for sudden cardiac arrest?</w:t>
      </w:r>
    </w:p>
    <w:p w14:paraId="6CF927AC" w14:textId="71189BF7" w:rsidR="003E11C2" w:rsidRPr="00E670DB" w:rsidRDefault="003E11C2" w:rsidP="00E670DB">
      <w:pPr>
        <w:pStyle w:val="ListParagraph"/>
        <w:numPr>
          <w:ilvl w:val="0"/>
          <w:numId w:val="31"/>
        </w:numPr>
        <w:spacing w:after="0" w:line="480" w:lineRule="auto"/>
        <w:rPr>
          <w:rFonts w:ascii="Times New Roman" w:hAnsi="Times New Roman" w:cs="Times New Roman"/>
          <w:color w:val="000000"/>
          <w:sz w:val="24"/>
          <w:szCs w:val="24"/>
          <w:rPrChange w:id="318" w:author="Anna Seaman" w:date="2026-08-11T17:40:00Z" w16du:dateUtc="2026-08-11T22:40:00Z">
            <w:rPr/>
          </w:rPrChange>
        </w:rPr>
        <w:pPrChange w:id="319" w:author="Anna Seaman" w:date="2026-08-11T17:40:00Z" w16du:dateUtc="2026-08-11T22:40:00Z">
          <w:pPr>
            <w:pStyle w:val="ListParagraph"/>
            <w:numPr>
              <w:numId w:val="6"/>
            </w:numPr>
            <w:spacing w:after="0" w:line="480" w:lineRule="auto"/>
            <w:ind w:left="0"/>
          </w:pPr>
        </w:pPrChange>
      </w:pPr>
      <w:r w:rsidRPr="00E670DB">
        <w:rPr>
          <w:rFonts w:ascii="Times New Roman" w:hAnsi="Times New Roman" w:cs="Times New Roman"/>
          <w:color w:val="000000"/>
          <w:sz w:val="24"/>
          <w:szCs w:val="24"/>
          <w:rPrChange w:id="320" w:author="Anna Seaman" w:date="2026-08-11T17:40:00Z" w16du:dateUtc="2026-08-11T22:40:00Z">
            <w:rPr/>
          </w:rPrChange>
        </w:rPr>
        <w:t xml:space="preserve">Who should I call if my child is injured while athletic training staff </w:t>
      </w:r>
      <w:r w:rsidR="00CA6742" w:rsidRPr="00E670DB">
        <w:rPr>
          <w:rFonts w:ascii="Times New Roman" w:hAnsi="Times New Roman" w:cs="Times New Roman"/>
          <w:color w:val="000000"/>
          <w:sz w:val="24"/>
          <w:szCs w:val="24"/>
          <w:rPrChange w:id="321" w:author="Anna Seaman" w:date="2026-08-11T17:40:00Z" w16du:dateUtc="2026-08-11T22:40:00Z">
            <w:rPr/>
          </w:rPrChange>
        </w:rPr>
        <w:t xml:space="preserve">is </w:t>
      </w:r>
      <w:r w:rsidRPr="00E670DB">
        <w:rPr>
          <w:rFonts w:ascii="Times New Roman" w:hAnsi="Times New Roman" w:cs="Times New Roman"/>
          <w:color w:val="000000"/>
          <w:sz w:val="24"/>
          <w:szCs w:val="24"/>
          <w:rPrChange w:id="322" w:author="Anna Seaman" w:date="2026-08-11T17:40:00Z" w16du:dateUtc="2026-08-11T22:40:00Z">
            <w:rPr/>
          </w:rPrChange>
        </w:rPr>
        <w:t>not present?</w:t>
      </w:r>
    </w:p>
    <w:p w14:paraId="7203C34E" w14:textId="77777777" w:rsidR="00A00399" w:rsidRPr="00E670DB" w:rsidRDefault="00A50186" w:rsidP="00E670DB">
      <w:pPr>
        <w:pStyle w:val="ListParagraph"/>
        <w:numPr>
          <w:ilvl w:val="0"/>
          <w:numId w:val="31"/>
        </w:numPr>
        <w:spacing w:after="0" w:line="480" w:lineRule="auto"/>
        <w:rPr>
          <w:rFonts w:ascii="Times New Roman" w:hAnsi="Times New Roman" w:cs="Times New Roman"/>
          <w:color w:val="000000"/>
          <w:sz w:val="24"/>
          <w:szCs w:val="24"/>
          <w:rPrChange w:id="323" w:author="Anna Seaman" w:date="2026-08-11T17:40:00Z" w16du:dateUtc="2026-08-11T22:40:00Z">
            <w:rPr/>
          </w:rPrChange>
        </w:rPr>
        <w:pPrChange w:id="324" w:author="Anna Seaman" w:date="2026-08-11T17:40:00Z" w16du:dateUtc="2026-08-11T22:40:00Z">
          <w:pPr>
            <w:pStyle w:val="ListParagraph"/>
            <w:numPr>
              <w:numId w:val="6"/>
            </w:numPr>
            <w:spacing w:after="0" w:line="480" w:lineRule="auto"/>
            <w:ind w:left="0"/>
          </w:pPr>
        </w:pPrChange>
      </w:pPr>
      <w:r w:rsidRPr="00E670DB">
        <w:rPr>
          <w:rFonts w:ascii="Times New Roman" w:hAnsi="Times New Roman" w:cs="Times New Roman"/>
          <w:color w:val="000000"/>
          <w:sz w:val="24"/>
          <w:szCs w:val="24"/>
          <w:rPrChange w:id="325" w:author="Anna Seaman" w:date="2026-08-11T17:40:00Z" w16du:dateUtc="2026-08-11T22:40:00Z">
            <w:rPr/>
          </w:rPrChange>
        </w:rPr>
        <w:t>My child plans on going to the Olympics one day. Why is choosing one sport to focus on so bad? We only have enough money to invest fully in one sport.</w:t>
      </w:r>
    </w:p>
    <w:p w14:paraId="2BEADBF7" w14:textId="582444C5" w:rsidR="001C54C0" w:rsidRPr="00E670DB" w:rsidRDefault="001C54C0" w:rsidP="00E670DB">
      <w:pPr>
        <w:pStyle w:val="ListParagraph"/>
        <w:numPr>
          <w:ilvl w:val="0"/>
          <w:numId w:val="31"/>
        </w:numPr>
        <w:spacing w:after="0" w:line="480" w:lineRule="auto"/>
        <w:rPr>
          <w:rFonts w:ascii="Times New Roman" w:hAnsi="Times New Roman" w:cs="Times New Roman"/>
          <w:color w:val="000000"/>
          <w:sz w:val="24"/>
          <w:szCs w:val="24"/>
          <w:rPrChange w:id="326" w:author="Anna Seaman" w:date="2026-08-11T17:40:00Z" w16du:dateUtc="2026-08-11T22:40:00Z">
            <w:rPr/>
          </w:rPrChange>
        </w:rPr>
        <w:pPrChange w:id="327" w:author="Anna Seaman" w:date="2026-08-11T17:40:00Z" w16du:dateUtc="2026-08-11T22:40:00Z">
          <w:pPr>
            <w:pStyle w:val="ListParagraph"/>
            <w:numPr>
              <w:numId w:val="6"/>
            </w:numPr>
            <w:spacing w:after="0" w:line="480" w:lineRule="auto"/>
            <w:ind w:left="0"/>
          </w:pPr>
        </w:pPrChange>
      </w:pPr>
      <w:r w:rsidRPr="00E670DB">
        <w:rPr>
          <w:rFonts w:ascii="Times New Roman" w:hAnsi="Times New Roman" w:cs="Times New Roman"/>
          <w:color w:val="000000"/>
          <w:sz w:val="24"/>
          <w:szCs w:val="24"/>
          <w:rPrChange w:id="328" w:author="Anna Seaman" w:date="2026-08-11T17:40:00Z" w16du:dateUtc="2026-08-11T22:40:00Z">
            <w:rPr/>
          </w:rPrChange>
        </w:rPr>
        <w:t xml:space="preserve">Which </w:t>
      </w:r>
      <w:r w:rsidR="00CA6742" w:rsidRPr="00E670DB">
        <w:rPr>
          <w:rFonts w:ascii="Times New Roman" w:hAnsi="Times New Roman" w:cs="Times New Roman"/>
          <w:color w:val="000000"/>
          <w:sz w:val="24"/>
          <w:szCs w:val="24"/>
          <w:rPrChange w:id="329" w:author="Anna Seaman" w:date="2026-08-11T17:40:00Z" w16du:dateUtc="2026-08-11T22:40:00Z">
            <w:rPr/>
          </w:rPrChange>
        </w:rPr>
        <w:t>HCP</w:t>
      </w:r>
      <w:r w:rsidRPr="00E670DB">
        <w:rPr>
          <w:rFonts w:ascii="Times New Roman" w:hAnsi="Times New Roman" w:cs="Times New Roman"/>
          <w:color w:val="000000"/>
          <w:sz w:val="24"/>
          <w:szCs w:val="24"/>
          <w:rPrChange w:id="330" w:author="Anna Seaman" w:date="2026-08-11T17:40:00Z" w16du:dateUtc="2026-08-11T22:40:00Z">
            <w:rPr/>
          </w:rPrChange>
        </w:rPr>
        <w:t xml:space="preserve"> and how many will be involved in the heat stroke assessment? Is my child safe</w:t>
      </w:r>
      <w:r w:rsidR="00CA6742" w:rsidRPr="00E670DB">
        <w:rPr>
          <w:rFonts w:ascii="Times New Roman" w:hAnsi="Times New Roman" w:cs="Times New Roman"/>
          <w:color w:val="000000"/>
          <w:sz w:val="24"/>
          <w:szCs w:val="24"/>
          <w:rPrChange w:id="331" w:author="Anna Seaman" w:date="2026-08-11T17:40:00Z" w16du:dateUtc="2026-08-11T22:40:00Z">
            <w:rPr/>
          </w:rPrChange>
        </w:rPr>
        <w:t>,</w:t>
      </w:r>
      <w:r w:rsidRPr="00E670DB">
        <w:rPr>
          <w:rFonts w:ascii="Times New Roman" w:hAnsi="Times New Roman" w:cs="Times New Roman"/>
          <w:color w:val="000000"/>
          <w:sz w:val="24"/>
          <w:szCs w:val="24"/>
          <w:rPrChange w:id="332" w:author="Anna Seaman" w:date="2026-08-11T17:40:00Z" w16du:dateUtc="2026-08-11T22:40:00Z">
            <w:rPr/>
          </w:rPrChange>
        </w:rPr>
        <w:t xml:space="preserve"> and who will know about it or see it?</w:t>
      </w:r>
    </w:p>
    <w:p w14:paraId="62E1F398" w14:textId="77777777" w:rsidR="005B2AB8" w:rsidRPr="006E4D15" w:rsidRDefault="005B2AB8" w:rsidP="00227935">
      <w:pPr>
        <w:spacing w:after="0" w:line="480" w:lineRule="auto"/>
        <w:rPr>
          <w:rFonts w:ascii="Times New Roman" w:hAnsi="Times New Roman" w:cs="Times New Roman"/>
          <w:color w:val="000000"/>
          <w:sz w:val="24"/>
          <w:szCs w:val="24"/>
          <w:u w:val="single"/>
        </w:rPr>
      </w:pPr>
    </w:p>
    <w:p w14:paraId="44A80BFB" w14:textId="474F7DE5" w:rsidR="005B2AB8" w:rsidRPr="006E4D15" w:rsidRDefault="005B2AB8"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 xml:space="preserve">&lt;b&gt;Instructions for Coach </w:t>
      </w:r>
      <w:r w:rsidR="001C54C0" w:rsidRPr="006E4D15">
        <w:rPr>
          <w:rFonts w:ascii="Times New Roman" w:hAnsi="Times New Roman" w:cs="Times New Roman"/>
          <w:color w:val="000000"/>
          <w:sz w:val="24"/>
          <w:szCs w:val="24"/>
        </w:rPr>
        <w:t>E</w:t>
      </w:r>
      <w:r w:rsidRPr="006E4D15">
        <w:rPr>
          <w:rFonts w:ascii="Times New Roman" w:hAnsi="Times New Roman" w:cs="Times New Roman"/>
          <w:color w:val="000000"/>
          <w:sz w:val="24"/>
          <w:szCs w:val="24"/>
        </w:rPr>
        <w:t>P</w:t>
      </w:r>
    </w:p>
    <w:p w14:paraId="70D09886" w14:textId="026F2518" w:rsidR="000159BC" w:rsidRPr="006E4D15" w:rsidRDefault="70DE81D3"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 xml:space="preserve">While you are not the primary target audience for these presentations, you have some questions </w:t>
      </w:r>
      <w:r w:rsidR="00EB0036" w:rsidRPr="006E4D15">
        <w:rPr>
          <w:rFonts w:ascii="Times New Roman" w:hAnsi="Times New Roman" w:cs="Times New Roman"/>
          <w:color w:val="000000"/>
          <w:sz w:val="24"/>
          <w:szCs w:val="24"/>
        </w:rPr>
        <w:t xml:space="preserve">for the athletic training staff </w:t>
      </w:r>
      <w:r>
        <w:rPr>
          <w:rFonts w:ascii="Times New Roman" w:hAnsi="Times New Roman" w:cs="Times New Roman"/>
          <w:color w:val="000000"/>
          <w:sz w:val="24"/>
          <w:szCs w:val="24"/>
        </w:rPr>
        <w:t xml:space="preserve">as well. Please create </w:t>
      </w:r>
      <w:r w:rsidR="00385C5C" w:rsidRPr="00C229A8">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questions related to each topic</w:t>
      </w:r>
      <w:r w:rsidR="00CA6742">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bring </w:t>
      </w:r>
      <w:r w:rsidR="00CA6742">
        <w:rPr>
          <w:rFonts w:ascii="Times New Roman" w:hAnsi="Times New Roman" w:cs="Times New Roman"/>
          <w:color w:val="000000"/>
          <w:sz w:val="24"/>
          <w:szCs w:val="24"/>
        </w:rPr>
        <w:t xml:space="preserve">them </w:t>
      </w:r>
      <w:r>
        <w:rPr>
          <w:rFonts w:ascii="Times New Roman" w:hAnsi="Times New Roman" w:cs="Times New Roman"/>
          <w:color w:val="000000"/>
          <w:sz w:val="24"/>
          <w:szCs w:val="24"/>
        </w:rPr>
        <w:t>to the scheduled rehearsal</w:t>
      </w:r>
      <w:r w:rsidR="00CA6742">
        <w:rPr>
          <w:rFonts w:ascii="Times New Roman" w:hAnsi="Times New Roman" w:cs="Times New Roman"/>
          <w:color w:val="000000"/>
          <w:sz w:val="24"/>
          <w:szCs w:val="24"/>
        </w:rPr>
        <w:t>.</w:t>
      </w:r>
    </w:p>
    <w:p w14:paraId="79A5FE15" w14:textId="5D93D2AB" w:rsidR="000159BC" w:rsidRPr="006E4D15" w:rsidDel="00E670DB" w:rsidRDefault="000159BC" w:rsidP="00E670DB">
      <w:pPr>
        <w:spacing w:after="0" w:line="480" w:lineRule="auto"/>
        <w:ind w:left="720" w:hanging="360"/>
        <w:rPr>
          <w:del w:id="333" w:author="Anna Seaman" w:date="2026-08-11T17:40:00Z" w16du:dateUtc="2026-08-11T22:40:00Z"/>
          <w:rFonts w:ascii="Times New Roman" w:hAnsi="Times New Roman" w:cs="Times New Roman"/>
          <w:color w:val="000000"/>
          <w:sz w:val="24"/>
          <w:szCs w:val="24"/>
        </w:rPr>
        <w:pPrChange w:id="334" w:author="Anna Seaman" w:date="2026-08-11T17:40:00Z" w16du:dateUtc="2026-08-11T22:40:00Z">
          <w:pPr>
            <w:spacing w:after="0" w:line="480" w:lineRule="auto"/>
          </w:pPr>
        </w:pPrChange>
      </w:pPr>
    </w:p>
    <w:p w14:paraId="5BFD61EE" w14:textId="319B0C0C" w:rsidR="00A50186" w:rsidRPr="006E4D15" w:rsidRDefault="00A50186" w:rsidP="00E670DB">
      <w:pPr>
        <w:pStyle w:val="ListParagraph"/>
        <w:numPr>
          <w:ilvl w:val="0"/>
          <w:numId w:val="10"/>
        </w:numPr>
        <w:spacing w:after="0" w:line="480" w:lineRule="auto"/>
        <w:rPr>
          <w:rFonts w:ascii="Times New Roman" w:hAnsi="Times New Roman" w:cs="Times New Roman"/>
          <w:color w:val="000000"/>
          <w:sz w:val="24"/>
          <w:szCs w:val="24"/>
        </w:rPr>
        <w:pPrChange w:id="335" w:author="Anna Seaman" w:date="2026-08-11T17:40:00Z" w16du:dateUtc="2026-08-11T22:40:00Z">
          <w:pPr>
            <w:pStyle w:val="ListParagraph"/>
            <w:numPr>
              <w:numId w:val="10"/>
            </w:numPr>
            <w:spacing w:after="0" w:line="480" w:lineRule="auto"/>
            <w:ind w:left="0"/>
          </w:pPr>
        </w:pPrChange>
      </w:pPr>
      <w:r w:rsidRPr="006E4D15">
        <w:rPr>
          <w:rFonts w:ascii="Times New Roman" w:hAnsi="Times New Roman" w:cs="Times New Roman"/>
          <w:color w:val="000000"/>
          <w:sz w:val="24"/>
          <w:szCs w:val="24"/>
        </w:rPr>
        <w:t>How will you provide information regarding injury status to us before games?</w:t>
      </w:r>
    </w:p>
    <w:p w14:paraId="77B4F1F3" w14:textId="462CB044" w:rsidR="00A50186" w:rsidRPr="006E4D15" w:rsidRDefault="00A50186" w:rsidP="00E670DB">
      <w:pPr>
        <w:pStyle w:val="ListParagraph"/>
        <w:numPr>
          <w:ilvl w:val="0"/>
          <w:numId w:val="10"/>
        </w:numPr>
        <w:spacing w:after="0" w:line="480" w:lineRule="auto"/>
        <w:rPr>
          <w:rFonts w:ascii="Times New Roman" w:hAnsi="Times New Roman" w:cs="Times New Roman"/>
          <w:color w:val="000000"/>
          <w:sz w:val="24"/>
          <w:szCs w:val="24"/>
        </w:rPr>
        <w:pPrChange w:id="336" w:author="Anna Seaman" w:date="2026-08-11T17:40:00Z" w16du:dateUtc="2026-08-11T22:40:00Z">
          <w:pPr>
            <w:pStyle w:val="ListParagraph"/>
            <w:numPr>
              <w:numId w:val="10"/>
            </w:numPr>
            <w:spacing w:after="0" w:line="480" w:lineRule="auto"/>
            <w:ind w:left="0"/>
          </w:pPr>
        </w:pPrChange>
      </w:pPr>
      <w:r w:rsidRPr="006E4D15">
        <w:rPr>
          <w:rFonts w:ascii="Times New Roman" w:hAnsi="Times New Roman" w:cs="Times New Roman"/>
          <w:color w:val="000000"/>
          <w:sz w:val="24"/>
          <w:szCs w:val="24"/>
        </w:rPr>
        <w:t>What is the communication process for athletes to be cleared to return to practice and games</w:t>
      </w:r>
      <w:r w:rsidR="00CA6742">
        <w:rPr>
          <w:rFonts w:ascii="Times New Roman" w:hAnsi="Times New Roman" w:cs="Times New Roman"/>
          <w:color w:val="000000"/>
          <w:sz w:val="24"/>
          <w:szCs w:val="24"/>
        </w:rPr>
        <w:t>,</w:t>
      </w:r>
      <w:r w:rsidRPr="006E4D15">
        <w:rPr>
          <w:rFonts w:ascii="Times New Roman" w:hAnsi="Times New Roman" w:cs="Times New Roman"/>
          <w:color w:val="000000"/>
          <w:sz w:val="24"/>
          <w:szCs w:val="24"/>
        </w:rPr>
        <w:t xml:space="preserve"> and are there specific guidelines on progressing back into full practice?</w:t>
      </w:r>
    </w:p>
    <w:p w14:paraId="60F6CB79" w14:textId="6BE02FBA" w:rsidR="003E11C2" w:rsidRPr="006E4D15" w:rsidRDefault="00A50186" w:rsidP="00E670DB">
      <w:pPr>
        <w:pStyle w:val="ListParagraph"/>
        <w:numPr>
          <w:ilvl w:val="0"/>
          <w:numId w:val="10"/>
        </w:numPr>
        <w:spacing w:after="0" w:line="480" w:lineRule="auto"/>
        <w:rPr>
          <w:rFonts w:ascii="Times New Roman" w:hAnsi="Times New Roman" w:cs="Times New Roman"/>
          <w:color w:val="000000"/>
          <w:sz w:val="24"/>
          <w:szCs w:val="24"/>
        </w:rPr>
        <w:pPrChange w:id="337" w:author="Anna Seaman" w:date="2026-08-11T17:40:00Z" w16du:dateUtc="2026-08-11T22:40:00Z">
          <w:pPr>
            <w:pStyle w:val="ListParagraph"/>
            <w:numPr>
              <w:numId w:val="10"/>
            </w:numPr>
            <w:spacing w:after="0" w:line="480" w:lineRule="auto"/>
            <w:ind w:left="0"/>
          </w:pPr>
        </w:pPrChange>
      </w:pPr>
      <w:r w:rsidRPr="006E4D15">
        <w:rPr>
          <w:rFonts w:ascii="Times New Roman" w:hAnsi="Times New Roman" w:cs="Times New Roman"/>
          <w:color w:val="000000"/>
          <w:sz w:val="24"/>
          <w:szCs w:val="24"/>
        </w:rPr>
        <w:t>How much notice do you need to have when I change practices</w:t>
      </w:r>
      <w:r w:rsidR="00124157">
        <w:rPr>
          <w:rFonts w:ascii="Times New Roman" w:hAnsi="Times New Roman" w:cs="Times New Roman"/>
          <w:color w:val="000000"/>
          <w:sz w:val="24"/>
          <w:szCs w:val="24"/>
        </w:rPr>
        <w:t xml:space="preserve"> or </w:t>
      </w:r>
      <w:r w:rsidRPr="006E4D15">
        <w:rPr>
          <w:rFonts w:ascii="Times New Roman" w:hAnsi="Times New Roman" w:cs="Times New Roman"/>
          <w:color w:val="000000"/>
          <w:sz w:val="24"/>
          <w:szCs w:val="24"/>
        </w:rPr>
        <w:t>games?</w:t>
      </w:r>
    </w:p>
    <w:p w14:paraId="3034FA41" w14:textId="1293E37E" w:rsidR="001C54C0" w:rsidRPr="006E4D15" w:rsidRDefault="001C54C0" w:rsidP="00E670DB">
      <w:pPr>
        <w:pStyle w:val="ListParagraph"/>
        <w:numPr>
          <w:ilvl w:val="0"/>
          <w:numId w:val="10"/>
        </w:numPr>
        <w:spacing w:after="0" w:line="480" w:lineRule="auto"/>
        <w:rPr>
          <w:rFonts w:ascii="Times New Roman" w:hAnsi="Times New Roman" w:cs="Times New Roman"/>
          <w:color w:val="000000"/>
          <w:sz w:val="24"/>
          <w:szCs w:val="24"/>
        </w:rPr>
        <w:pPrChange w:id="338" w:author="Anna Seaman" w:date="2026-08-11T17:40:00Z" w16du:dateUtc="2026-08-11T22:40:00Z">
          <w:pPr>
            <w:pStyle w:val="ListParagraph"/>
            <w:numPr>
              <w:numId w:val="10"/>
            </w:numPr>
            <w:spacing w:after="0" w:line="480" w:lineRule="auto"/>
            <w:ind w:left="0"/>
          </w:pPr>
        </w:pPrChange>
      </w:pPr>
      <w:r>
        <w:rPr>
          <w:rFonts w:ascii="Times New Roman" w:hAnsi="Times New Roman" w:cs="Times New Roman"/>
          <w:color w:val="000000"/>
          <w:sz w:val="24"/>
          <w:szCs w:val="24"/>
        </w:rPr>
        <w:t>I like my athletes to participate in their sport in the off</w:t>
      </w:r>
      <w:r w:rsidRPr="00C229A8">
        <w:rPr>
          <w:rFonts w:ascii="Times New Roman" w:hAnsi="Times New Roman" w:cs="Times New Roman"/>
          <w:color w:val="000000"/>
          <w:sz w:val="24"/>
          <w:szCs w:val="24"/>
        </w:rPr>
        <w:t>-</w:t>
      </w:r>
      <w:r>
        <w:rPr>
          <w:rFonts w:ascii="Times New Roman" w:hAnsi="Times New Roman" w:cs="Times New Roman"/>
          <w:color w:val="000000"/>
          <w:sz w:val="24"/>
          <w:szCs w:val="24"/>
        </w:rPr>
        <w:t>season.</w:t>
      </w:r>
      <w:r w:rsidR="00A00399" w:rsidRPr="006E4D15">
        <w:rPr>
          <w:rFonts w:ascii="Times New Roman" w:hAnsi="Times New Roman" w:cs="Times New Roman"/>
          <w:color w:val="000000"/>
          <w:sz w:val="24"/>
          <w:szCs w:val="24"/>
        </w:rPr>
        <w:t xml:space="preserve"> </w:t>
      </w:r>
      <w:r w:rsidRPr="006E4D15">
        <w:rPr>
          <w:rFonts w:ascii="Times New Roman" w:hAnsi="Times New Roman" w:cs="Times New Roman"/>
          <w:color w:val="000000"/>
          <w:sz w:val="24"/>
          <w:szCs w:val="24"/>
        </w:rPr>
        <w:t>It is my experience that they do better</w:t>
      </w:r>
      <w:r w:rsidR="00CA6742">
        <w:rPr>
          <w:rFonts w:ascii="Times New Roman" w:hAnsi="Times New Roman" w:cs="Times New Roman"/>
          <w:color w:val="000000"/>
          <w:sz w:val="24"/>
          <w:szCs w:val="24"/>
        </w:rPr>
        <w:t>.</w:t>
      </w:r>
      <w:r w:rsidR="00CA6742" w:rsidRPr="006E4D15">
        <w:rPr>
          <w:rFonts w:ascii="Times New Roman" w:hAnsi="Times New Roman" w:cs="Times New Roman"/>
          <w:color w:val="000000"/>
          <w:sz w:val="24"/>
          <w:szCs w:val="24"/>
        </w:rPr>
        <w:t xml:space="preserve"> </w:t>
      </w:r>
      <w:r w:rsidRPr="006E4D15">
        <w:rPr>
          <w:rFonts w:ascii="Times New Roman" w:hAnsi="Times New Roman" w:cs="Times New Roman"/>
          <w:color w:val="000000"/>
          <w:sz w:val="24"/>
          <w:szCs w:val="24"/>
        </w:rPr>
        <w:t>As a diving coach, they must start very young and stay at it constantly. Is this sport somehow different than others, in your opinion?</w:t>
      </w:r>
    </w:p>
    <w:p w14:paraId="645AEB3D" w14:textId="77777777" w:rsidR="00067CB2" w:rsidRPr="006E4D15" w:rsidRDefault="00067CB2" w:rsidP="00227935">
      <w:pPr>
        <w:spacing w:after="0" w:line="480" w:lineRule="auto"/>
        <w:rPr>
          <w:rFonts w:ascii="Times New Roman" w:hAnsi="Times New Roman" w:cs="Times New Roman"/>
          <w:color w:val="000000"/>
          <w:sz w:val="24"/>
          <w:szCs w:val="24"/>
        </w:rPr>
      </w:pPr>
    </w:p>
    <w:p w14:paraId="02B17E61" w14:textId="4E8B020F" w:rsidR="00582D46" w:rsidRPr="006E4D15" w:rsidRDefault="00582D46"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&lt;b&gt;Instructions for Facilitator</w:t>
      </w:r>
      <w:r w:rsidR="00CA6742">
        <w:rPr>
          <w:rFonts w:ascii="Times New Roman" w:hAnsi="Times New Roman" w:cs="Times New Roman"/>
          <w:color w:val="000000"/>
          <w:sz w:val="24"/>
          <w:szCs w:val="24"/>
        </w:rPr>
        <w:t>/</w:t>
      </w:r>
      <w:r w:rsidRPr="006E4D15">
        <w:rPr>
          <w:rFonts w:ascii="Times New Roman" w:hAnsi="Times New Roman" w:cs="Times New Roman"/>
          <w:color w:val="000000"/>
          <w:sz w:val="24"/>
          <w:szCs w:val="24"/>
        </w:rPr>
        <w:t>Proctor EP</w:t>
      </w:r>
    </w:p>
    <w:p w14:paraId="04E857D2" w14:textId="58ABDD46" w:rsidR="00582D46" w:rsidRPr="006E4D15" w:rsidRDefault="00582D46"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 xml:space="preserve">As the facilitator, you will be responsible for keeping the presenters on track and may need to assist in selecting attendees to </w:t>
      </w:r>
      <w:r w:rsidR="00A1134C">
        <w:rPr>
          <w:rFonts w:ascii="Times New Roman" w:hAnsi="Times New Roman" w:cs="Times New Roman"/>
          <w:color w:val="000000"/>
          <w:sz w:val="24"/>
          <w:szCs w:val="24"/>
        </w:rPr>
        <w:t>ask</w:t>
      </w:r>
      <w:r w:rsidR="00A1134C" w:rsidRPr="006E4D15">
        <w:rPr>
          <w:rFonts w:ascii="Times New Roman" w:hAnsi="Times New Roman" w:cs="Times New Roman"/>
          <w:color w:val="000000"/>
          <w:sz w:val="24"/>
          <w:szCs w:val="24"/>
        </w:rPr>
        <w:t xml:space="preserve"> </w:t>
      </w:r>
      <w:r w:rsidRPr="006E4D15">
        <w:rPr>
          <w:rFonts w:ascii="Times New Roman" w:hAnsi="Times New Roman" w:cs="Times New Roman"/>
          <w:color w:val="000000"/>
          <w:sz w:val="24"/>
          <w:szCs w:val="24"/>
        </w:rPr>
        <w:t>questions.</w:t>
      </w:r>
      <w:r w:rsidR="00A00399" w:rsidRPr="006E4D15">
        <w:rPr>
          <w:rFonts w:ascii="Times New Roman" w:hAnsi="Times New Roman" w:cs="Times New Roman"/>
          <w:color w:val="000000"/>
          <w:sz w:val="24"/>
          <w:szCs w:val="24"/>
        </w:rPr>
        <w:t xml:space="preserve"> </w:t>
      </w:r>
      <w:r w:rsidRPr="006E4D15">
        <w:rPr>
          <w:rFonts w:ascii="Times New Roman" w:hAnsi="Times New Roman" w:cs="Times New Roman"/>
          <w:color w:val="000000"/>
          <w:sz w:val="24"/>
          <w:szCs w:val="24"/>
        </w:rPr>
        <w:t>Most importantly</w:t>
      </w:r>
      <w:r w:rsidR="00CA6742">
        <w:rPr>
          <w:rFonts w:ascii="Times New Roman" w:hAnsi="Times New Roman" w:cs="Times New Roman"/>
          <w:color w:val="000000"/>
          <w:sz w:val="24"/>
          <w:szCs w:val="24"/>
        </w:rPr>
        <w:t>,</w:t>
      </w:r>
      <w:r w:rsidRPr="006E4D15">
        <w:rPr>
          <w:rFonts w:ascii="Times New Roman" w:hAnsi="Times New Roman" w:cs="Times New Roman"/>
          <w:color w:val="000000"/>
          <w:sz w:val="24"/>
          <w:szCs w:val="24"/>
        </w:rPr>
        <w:t xml:space="preserve"> though, you may need to act as an administrator</w:t>
      </w:r>
      <w:r w:rsidR="00CA6742">
        <w:rPr>
          <w:rFonts w:ascii="Times New Roman" w:hAnsi="Times New Roman" w:cs="Times New Roman"/>
          <w:color w:val="000000"/>
          <w:sz w:val="24"/>
          <w:szCs w:val="24"/>
        </w:rPr>
        <w:t xml:space="preserve"> or</w:t>
      </w:r>
      <w:r w:rsidRPr="006E4D15">
        <w:rPr>
          <w:rFonts w:ascii="Times New Roman" w:hAnsi="Times New Roman" w:cs="Times New Roman"/>
          <w:color w:val="000000"/>
          <w:sz w:val="24"/>
          <w:szCs w:val="24"/>
        </w:rPr>
        <w:t xml:space="preserve"> athletic director, </w:t>
      </w:r>
      <w:r w:rsidR="00A1134C">
        <w:rPr>
          <w:rFonts w:ascii="Times New Roman" w:hAnsi="Times New Roman" w:cs="Times New Roman"/>
          <w:color w:val="000000"/>
          <w:sz w:val="24"/>
          <w:szCs w:val="24"/>
        </w:rPr>
        <w:t xml:space="preserve">by </w:t>
      </w:r>
      <w:r w:rsidRPr="006E4D15">
        <w:rPr>
          <w:rFonts w:ascii="Times New Roman" w:hAnsi="Times New Roman" w:cs="Times New Roman"/>
          <w:color w:val="000000"/>
          <w:sz w:val="24"/>
          <w:szCs w:val="24"/>
        </w:rPr>
        <w:t>question</w:t>
      </w:r>
      <w:r w:rsidR="00A1134C">
        <w:rPr>
          <w:rFonts w:ascii="Times New Roman" w:hAnsi="Times New Roman" w:cs="Times New Roman"/>
          <w:color w:val="000000"/>
          <w:sz w:val="24"/>
          <w:szCs w:val="24"/>
        </w:rPr>
        <w:t>ing</w:t>
      </w:r>
      <w:r w:rsidRPr="006E4D15">
        <w:rPr>
          <w:rFonts w:ascii="Times New Roman" w:hAnsi="Times New Roman" w:cs="Times New Roman"/>
          <w:color w:val="000000"/>
          <w:sz w:val="24"/>
          <w:szCs w:val="24"/>
        </w:rPr>
        <w:t xml:space="preserve"> statements that seem untrue or off the mark</w:t>
      </w:r>
      <w:r w:rsidR="00CA6742">
        <w:rPr>
          <w:rFonts w:ascii="Times New Roman" w:hAnsi="Times New Roman" w:cs="Times New Roman"/>
          <w:color w:val="000000"/>
          <w:sz w:val="24"/>
          <w:szCs w:val="24"/>
        </w:rPr>
        <w:t>,</w:t>
      </w:r>
      <w:r w:rsidRPr="006E4D15">
        <w:rPr>
          <w:rFonts w:ascii="Times New Roman" w:hAnsi="Times New Roman" w:cs="Times New Roman"/>
          <w:color w:val="000000"/>
          <w:sz w:val="24"/>
          <w:szCs w:val="24"/>
        </w:rPr>
        <w:t xml:space="preserve"> or when there is a lack of clarity on a policy.</w:t>
      </w:r>
    </w:p>
    <w:p w14:paraId="19103C5A" w14:textId="77777777" w:rsidR="00067CB2" w:rsidRPr="006E4D15" w:rsidRDefault="00067CB2" w:rsidP="00227935">
      <w:pPr>
        <w:spacing w:after="0" w:line="480" w:lineRule="auto"/>
        <w:rPr>
          <w:rFonts w:ascii="Times New Roman" w:hAnsi="Times New Roman" w:cs="Times New Roman"/>
          <w:b/>
          <w:bCs/>
          <w:color w:val="000000"/>
          <w:sz w:val="24"/>
          <w:szCs w:val="24"/>
        </w:rPr>
      </w:pPr>
      <w:bookmarkStart w:id="339" w:name="_Hlk217057827"/>
      <w:r w:rsidRPr="006E4D15">
        <w:rPr>
          <w:rFonts w:ascii="Times New Roman" w:hAnsi="Times New Roman" w:cs="Times New Roman"/>
          <w:b/>
          <w:bCs/>
          <w:color w:val="000000"/>
          <w:sz w:val="24"/>
          <w:szCs w:val="24"/>
        </w:rPr>
        <w:t>\qqEND downloadable content\</w:t>
      </w:r>
    </w:p>
    <w:p w14:paraId="6A87A9D6" w14:textId="77777777" w:rsidR="00426105" w:rsidRPr="006E4D15" w:rsidRDefault="00426105" w:rsidP="00227935">
      <w:pPr>
        <w:spacing w:after="0" w:line="480" w:lineRule="auto"/>
        <w:rPr>
          <w:rFonts w:ascii="Times New Roman" w:hAnsi="Times New Roman" w:cs="Times New Roman"/>
          <w:color w:val="000000"/>
          <w:sz w:val="24"/>
          <w:szCs w:val="24"/>
        </w:rPr>
      </w:pPr>
    </w:p>
    <w:p w14:paraId="1FF5A6D6" w14:textId="77777777" w:rsidR="00426105" w:rsidRPr="006E4D15" w:rsidRDefault="00426105" w:rsidP="00227935">
      <w:pPr>
        <w:spacing w:after="0" w:line="480" w:lineRule="auto"/>
        <w:rPr>
          <w:rFonts w:ascii="Times New Roman" w:hAnsi="Times New Roman" w:cs="Times New Roman"/>
          <w:b/>
          <w:bCs/>
          <w:color w:val="000000"/>
          <w:sz w:val="24"/>
          <w:szCs w:val="24"/>
        </w:rPr>
      </w:pPr>
      <w:r w:rsidRPr="006E4D15">
        <w:rPr>
          <w:rFonts w:ascii="Times New Roman" w:hAnsi="Times New Roman" w:cs="Times New Roman"/>
          <w:b/>
          <w:bCs/>
          <w:color w:val="000000"/>
          <w:sz w:val="24"/>
          <w:szCs w:val="24"/>
        </w:rPr>
        <w:t>\qqBEGIN downloadable content. Button name: Information for Proctor</w:t>
      </w:r>
    </w:p>
    <w:p w14:paraId="715C8AF7" w14:textId="613EEFF0" w:rsidR="00426105" w:rsidRPr="006E4D15" w:rsidRDefault="00426105"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&lt;title&gt;Information for Proctor</w:t>
      </w:r>
    </w:p>
    <w:p w14:paraId="1AEB9B6F" w14:textId="77777777" w:rsidR="00BE2A5E" w:rsidRPr="006E4D15" w:rsidRDefault="00BE2A5E" w:rsidP="00227935">
      <w:pPr>
        <w:spacing w:after="0" w:line="480" w:lineRule="auto"/>
        <w:rPr>
          <w:rFonts w:ascii="Times New Roman" w:hAnsi="Times New Roman" w:cs="Times New Roman"/>
          <w:b/>
          <w:bCs/>
          <w:color w:val="000000"/>
          <w:sz w:val="24"/>
          <w:szCs w:val="24"/>
        </w:rPr>
      </w:pPr>
      <w:bookmarkStart w:id="340" w:name="_Hlk221194617"/>
      <w:r w:rsidRPr="006E4D15">
        <w:rPr>
          <w:rFonts w:ascii="Times New Roman" w:hAnsi="Times New Roman" w:cs="Times New Roman"/>
          <w:b/>
          <w:bCs/>
          <w:color w:val="000000"/>
          <w:sz w:val="24"/>
          <w:szCs w:val="24"/>
        </w:rPr>
        <w:t>\qqID</w:t>
      </w:r>
      <w:r>
        <w:rPr>
          <w:rFonts w:ascii="Times New Roman" w:hAnsi="Times New Roman" w:cs="Times New Roman"/>
          <w:b/>
          <w:bCs/>
          <w:color w:val="000000"/>
          <w:sz w:val="24"/>
          <w:szCs w:val="24"/>
        </w:rPr>
        <w:t xml:space="preserve">: Include these items in </w:t>
      </w:r>
      <w:r w:rsidRPr="00C229A8">
        <w:rPr>
          <w:rFonts w:ascii="Times New Roman" w:hAnsi="Times New Roman" w:cs="Times New Roman"/>
          <w:b/>
          <w:bCs/>
          <w:color w:val="000000"/>
          <w:sz w:val="24"/>
          <w:szCs w:val="24"/>
        </w:rPr>
        <w:t>one</w:t>
      </w:r>
      <w:r>
        <w:rPr>
          <w:rFonts w:ascii="Times New Roman" w:hAnsi="Times New Roman" w:cs="Times New Roman"/>
          <w:b/>
          <w:bCs/>
          <w:color w:val="000000"/>
          <w:sz w:val="24"/>
          <w:szCs w:val="24"/>
        </w:rPr>
        <w:t xml:space="preserve"> document for the proctor:</w:t>
      </w:r>
    </w:p>
    <w:bookmarkEnd w:id="340"/>
    <w:p w14:paraId="064C0F88" w14:textId="0B16207F" w:rsidR="00426105" w:rsidRPr="006E4D15" w:rsidRDefault="5A8CAC5F"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 xml:space="preserve">Copy of </w:t>
      </w:r>
      <w:r w:rsidR="00CA6742" w:rsidRPr="006E4D15">
        <w:rPr>
          <w:rFonts w:ascii="Times New Roman" w:hAnsi="Times New Roman" w:cs="Times New Roman"/>
          <w:color w:val="000000"/>
          <w:sz w:val="24"/>
          <w:szCs w:val="24"/>
        </w:rPr>
        <w:t>situation and setting</w:t>
      </w:r>
    </w:p>
    <w:p w14:paraId="2EFC9A2A" w14:textId="54EACDD0" w:rsidR="00426105" w:rsidRPr="006E4D15" w:rsidRDefault="5A8CAC5F"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Copy of</w:t>
      </w:r>
      <w:r w:rsidR="00CA6742" w:rsidRPr="006E4D15">
        <w:rPr>
          <w:rFonts w:ascii="Times New Roman" w:hAnsi="Times New Roman" w:cs="Times New Roman"/>
          <w:color w:val="000000"/>
          <w:sz w:val="24"/>
          <w:szCs w:val="24"/>
        </w:rPr>
        <w:t xml:space="preserve"> instructions for athlete </w:t>
      </w:r>
      <w:r w:rsidR="001C54C0" w:rsidRPr="006E4D15">
        <w:rPr>
          <w:rFonts w:ascii="Times New Roman" w:hAnsi="Times New Roman" w:cs="Times New Roman"/>
          <w:color w:val="000000"/>
          <w:sz w:val="24"/>
          <w:szCs w:val="24"/>
        </w:rPr>
        <w:t>E</w:t>
      </w:r>
      <w:r w:rsidRPr="006E4D15">
        <w:rPr>
          <w:rFonts w:ascii="Times New Roman" w:hAnsi="Times New Roman" w:cs="Times New Roman"/>
          <w:color w:val="000000"/>
          <w:sz w:val="24"/>
          <w:szCs w:val="24"/>
        </w:rPr>
        <w:t>P</w:t>
      </w:r>
    </w:p>
    <w:p w14:paraId="1722DF3A" w14:textId="5701EA2C" w:rsidR="00426105" w:rsidRPr="006E4D15" w:rsidRDefault="5A8CAC5F"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 xml:space="preserve">Copy of </w:t>
      </w:r>
      <w:r w:rsidR="00CA6742" w:rsidRPr="006E4D15">
        <w:rPr>
          <w:rFonts w:ascii="Times New Roman" w:hAnsi="Times New Roman" w:cs="Times New Roman"/>
          <w:color w:val="000000"/>
          <w:sz w:val="24"/>
          <w:szCs w:val="24"/>
        </w:rPr>
        <w:t xml:space="preserve">instructions for parent </w:t>
      </w:r>
      <w:r w:rsidR="001C54C0" w:rsidRPr="006E4D15">
        <w:rPr>
          <w:rFonts w:ascii="Times New Roman" w:hAnsi="Times New Roman" w:cs="Times New Roman"/>
          <w:color w:val="000000"/>
          <w:sz w:val="24"/>
          <w:szCs w:val="24"/>
        </w:rPr>
        <w:t>E</w:t>
      </w:r>
      <w:r w:rsidRPr="006E4D15">
        <w:rPr>
          <w:rFonts w:ascii="Times New Roman" w:hAnsi="Times New Roman" w:cs="Times New Roman"/>
          <w:color w:val="000000"/>
          <w:sz w:val="24"/>
          <w:szCs w:val="24"/>
        </w:rPr>
        <w:t>P</w:t>
      </w:r>
    </w:p>
    <w:p w14:paraId="78CB1709" w14:textId="1E0D7114" w:rsidR="00426105" w:rsidRPr="006E4D15" w:rsidRDefault="5A8CAC5F"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 xml:space="preserve">Copy of </w:t>
      </w:r>
      <w:r w:rsidR="00CA6742" w:rsidRPr="006E4D15">
        <w:rPr>
          <w:rFonts w:ascii="Times New Roman" w:hAnsi="Times New Roman" w:cs="Times New Roman"/>
          <w:color w:val="000000"/>
          <w:sz w:val="24"/>
          <w:szCs w:val="24"/>
        </w:rPr>
        <w:t xml:space="preserve">instructions for coach </w:t>
      </w:r>
      <w:r w:rsidR="001C54C0" w:rsidRPr="006E4D15">
        <w:rPr>
          <w:rFonts w:ascii="Times New Roman" w:hAnsi="Times New Roman" w:cs="Times New Roman"/>
          <w:color w:val="000000"/>
          <w:sz w:val="24"/>
          <w:szCs w:val="24"/>
        </w:rPr>
        <w:t>E</w:t>
      </w:r>
      <w:r w:rsidRPr="006E4D15">
        <w:rPr>
          <w:rFonts w:ascii="Times New Roman" w:hAnsi="Times New Roman" w:cs="Times New Roman"/>
          <w:color w:val="000000"/>
          <w:sz w:val="24"/>
          <w:szCs w:val="24"/>
        </w:rPr>
        <w:t>P</w:t>
      </w:r>
    </w:p>
    <w:p w14:paraId="58493519" w14:textId="73E0353C" w:rsidR="00582D46" w:rsidRPr="006E4D15" w:rsidRDefault="00582D46"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 xml:space="preserve">Copy of </w:t>
      </w:r>
      <w:r w:rsidR="00CA6742" w:rsidRPr="006E4D15">
        <w:rPr>
          <w:rFonts w:ascii="Times New Roman" w:hAnsi="Times New Roman" w:cs="Times New Roman"/>
          <w:color w:val="000000"/>
          <w:sz w:val="24"/>
          <w:szCs w:val="24"/>
        </w:rPr>
        <w:t>instructions for facilitator or proc</w:t>
      </w:r>
      <w:r w:rsidRPr="006E4D15">
        <w:rPr>
          <w:rFonts w:ascii="Times New Roman" w:hAnsi="Times New Roman" w:cs="Times New Roman"/>
          <w:color w:val="000000"/>
          <w:sz w:val="24"/>
          <w:szCs w:val="24"/>
        </w:rPr>
        <w:t>tor EP</w:t>
      </w:r>
    </w:p>
    <w:p w14:paraId="2BB31B38" w14:textId="1F6D2B86" w:rsidR="00426105" w:rsidRDefault="5A8CAC5F"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lastRenderedPageBreak/>
        <w:t xml:space="preserve">Copy of </w:t>
      </w:r>
      <w:r w:rsidR="00CA6742" w:rsidRPr="006E4D15">
        <w:rPr>
          <w:rFonts w:ascii="Times New Roman" w:hAnsi="Times New Roman" w:cs="Times New Roman"/>
          <w:color w:val="000000"/>
          <w:sz w:val="24"/>
          <w:szCs w:val="24"/>
        </w:rPr>
        <w:t>r</w:t>
      </w:r>
      <w:r w:rsidRPr="006E4D15">
        <w:rPr>
          <w:rFonts w:ascii="Times New Roman" w:hAnsi="Times New Roman" w:cs="Times New Roman"/>
          <w:color w:val="000000"/>
          <w:sz w:val="24"/>
          <w:szCs w:val="24"/>
        </w:rPr>
        <w:t>ubric</w:t>
      </w:r>
    </w:p>
    <w:p w14:paraId="02B95D28" w14:textId="7C81B0E9" w:rsidR="00A1134C" w:rsidRDefault="00A1134C" w:rsidP="0022793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Copy of topics</w:t>
      </w:r>
      <w:del w:id="341" w:author="Anna Seaman" w:date="2026-08-11T17:40:00Z" w16du:dateUtc="2026-08-11T22:40:00Z">
        <w:r w:rsidDel="00E670DB">
          <w:rPr>
            <w:rFonts w:ascii="Times New Roman" w:hAnsi="Times New Roman" w:cs="Times New Roman"/>
            <w:color w:val="000000"/>
            <w:sz w:val="24"/>
            <w:szCs w:val="24"/>
          </w:rPr>
          <w:delText xml:space="preserve"> </w:delText>
        </w:r>
      </w:del>
    </w:p>
    <w:p w14:paraId="4BD5ABC7" w14:textId="4A9EA951" w:rsidR="00B53CFD" w:rsidRPr="00E670DB" w:rsidRDefault="00B53CFD" w:rsidP="00E670DB">
      <w:pPr>
        <w:pStyle w:val="ListParagraph"/>
        <w:numPr>
          <w:ilvl w:val="0"/>
          <w:numId w:val="23"/>
        </w:numPr>
        <w:spacing w:after="0" w:line="480" w:lineRule="auto"/>
        <w:rPr>
          <w:rFonts w:ascii="Times New Roman" w:hAnsi="Times New Roman" w:cs="Times New Roman"/>
          <w:color w:val="000000"/>
          <w:sz w:val="24"/>
          <w:szCs w:val="24"/>
          <w:rPrChange w:id="342" w:author="Anna Seaman" w:date="2026-08-11T17:40:00Z" w16du:dateUtc="2026-08-11T22:40:00Z">
            <w:rPr/>
          </w:rPrChange>
        </w:rPr>
        <w:pPrChange w:id="343" w:author="Anna Seaman" w:date="2026-08-11T17:40:00Z" w16du:dateUtc="2026-08-11T22:40:00Z">
          <w:pPr>
            <w:pStyle w:val="ListParagraph"/>
            <w:numPr>
              <w:numId w:val="13"/>
            </w:numPr>
            <w:spacing w:after="0" w:line="480" w:lineRule="auto"/>
            <w:ind w:left="0"/>
          </w:pPr>
        </w:pPrChange>
      </w:pPr>
      <w:commentRangeStart w:id="344"/>
      <w:del w:id="345" w:author="Anna Seaman" w:date="2026-08-11T17:40:00Z" w16du:dateUtc="2026-08-11T22:40:00Z">
        <w:r w:rsidRPr="00E670DB" w:rsidDel="00E670DB">
          <w:rPr>
            <w:rFonts w:ascii="Times New Roman" w:hAnsi="Times New Roman" w:cs="Times New Roman"/>
            <w:color w:val="000000"/>
            <w:sz w:val="24"/>
            <w:szCs w:val="24"/>
            <w:rPrChange w:id="346" w:author="Anna Seaman" w:date="2026-08-11T17:40:00Z" w16du:dateUtc="2026-08-11T22:40:00Z">
              <w:rPr/>
            </w:rPrChange>
          </w:rPr>
          <w:delText>&lt;bl&gt;</w:delText>
        </w:r>
      </w:del>
      <w:r w:rsidRPr="00E670DB">
        <w:rPr>
          <w:rFonts w:ascii="Times New Roman" w:hAnsi="Times New Roman" w:cs="Times New Roman"/>
          <w:color w:val="000000"/>
          <w:sz w:val="24"/>
          <w:szCs w:val="24"/>
          <w:rPrChange w:id="347" w:author="Anna Seaman" w:date="2026-08-11T17:40:00Z" w16du:dateUtc="2026-08-11T22:40:00Z">
            <w:rPr/>
          </w:rPrChange>
        </w:rPr>
        <w:t>Athlete mental health</w:t>
      </w:r>
    </w:p>
    <w:p w14:paraId="5F2BDD43" w14:textId="77777777" w:rsidR="00B53CFD" w:rsidRPr="00E670DB" w:rsidRDefault="00B53CFD" w:rsidP="00E670DB">
      <w:pPr>
        <w:pStyle w:val="ListParagraph"/>
        <w:numPr>
          <w:ilvl w:val="0"/>
          <w:numId w:val="23"/>
        </w:numPr>
        <w:spacing w:after="0" w:line="480" w:lineRule="auto"/>
        <w:rPr>
          <w:rFonts w:ascii="Times New Roman" w:hAnsi="Times New Roman" w:cs="Times New Roman"/>
          <w:color w:val="000000"/>
          <w:sz w:val="24"/>
          <w:szCs w:val="24"/>
          <w:rPrChange w:id="348" w:author="Anna Seaman" w:date="2026-08-11T17:40:00Z" w16du:dateUtc="2026-08-11T22:40:00Z">
            <w:rPr/>
          </w:rPrChange>
        </w:rPr>
        <w:pPrChange w:id="349" w:author="Anna Seaman" w:date="2026-08-11T17:40:00Z" w16du:dateUtc="2026-08-11T22:40:00Z">
          <w:pPr>
            <w:pStyle w:val="ListParagraph"/>
            <w:numPr>
              <w:numId w:val="13"/>
            </w:numPr>
            <w:spacing w:after="0" w:line="480" w:lineRule="auto"/>
            <w:ind w:left="0"/>
          </w:pPr>
        </w:pPrChange>
      </w:pPr>
      <w:r w:rsidRPr="00E670DB">
        <w:rPr>
          <w:rFonts w:ascii="Times New Roman" w:hAnsi="Times New Roman" w:cs="Times New Roman"/>
          <w:color w:val="000000"/>
          <w:sz w:val="24"/>
          <w:szCs w:val="24"/>
          <w:rPrChange w:id="350" w:author="Anna Seaman" w:date="2026-08-11T17:40:00Z" w16du:dateUtc="2026-08-11T22:40:00Z">
            <w:rPr/>
          </w:rPrChange>
        </w:rPr>
        <w:t>Same sport specialization concerns</w:t>
      </w:r>
    </w:p>
    <w:p w14:paraId="30D449BA" w14:textId="77777777" w:rsidR="00B53CFD" w:rsidRPr="00E670DB" w:rsidRDefault="00B53CFD" w:rsidP="00E670DB">
      <w:pPr>
        <w:pStyle w:val="ListParagraph"/>
        <w:numPr>
          <w:ilvl w:val="0"/>
          <w:numId w:val="23"/>
        </w:numPr>
        <w:spacing w:after="0" w:line="480" w:lineRule="auto"/>
        <w:rPr>
          <w:rFonts w:ascii="Times New Roman" w:hAnsi="Times New Roman" w:cs="Times New Roman"/>
          <w:color w:val="000000"/>
          <w:sz w:val="24"/>
          <w:szCs w:val="24"/>
          <w:rPrChange w:id="351" w:author="Anna Seaman" w:date="2026-08-11T17:40:00Z" w16du:dateUtc="2026-08-11T22:40:00Z">
            <w:rPr/>
          </w:rPrChange>
        </w:rPr>
        <w:pPrChange w:id="352" w:author="Anna Seaman" w:date="2026-08-11T17:40:00Z" w16du:dateUtc="2026-08-11T22:40:00Z">
          <w:pPr>
            <w:pStyle w:val="ListParagraph"/>
            <w:numPr>
              <w:numId w:val="13"/>
            </w:numPr>
            <w:spacing w:after="0" w:line="480" w:lineRule="auto"/>
            <w:ind w:left="0"/>
          </w:pPr>
        </w:pPrChange>
      </w:pPr>
      <w:r w:rsidRPr="00E670DB">
        <w:rPr>
          <w:rFonts w:ascii="Times New Roman" w:hAnsi="Times New Roman" w:cs="Times New Roman"/>
          <w:color w:val="000000"/>
          <w:sz w:val="24"/>
          <w:szCs w:val="24"/>
          <w:rPrChange w:id="353" w:author="Anna Seaman" w:date="2026-08-11T17:40:00Z" w16du:dateUtc="2026-08-11T22:40:00Z">
            <w:rPr/>
          </w:rPrChange>
        </w:rPr>
        <w:t>Concussion management</w:t>
      </w:r>
    </w:p>
    <w:p w14:paraId="5B1D3E1C" w14:textId="77777777" w:rsidR="00B53CFD" w:rsidRPr="00E670DB" w:rsidRDefault="00B53CFD" w:rsidP="00E670DB">
      <w:pPr>
        <w:pStyle w:val="ListParagraph"/>
        <w:numPr>
          <w:ilvl w:val="0"/>
          <w:numId w:val="23"/>
        </w:numPr>
        <w:spacing w:after="0" w:line="480" w:lineRule="auto"/>
        <w:rPr>
          <w:rFonts w:ascii="Times New Roman" w:hAnsi="Times New Roman" w:cs="Times New Roman"/>
          <w:color w:val="000000"/>
          <w:sz w:val="24"/>
          <w:szCs w:val="24"/>
          <w:rPrChange w:id="354" w:author="Anna Seaman" w:date="2026-08-11T17:40:00Z" w16du:dateUtc="2026-08-11T22:40:00Z">
            <w:rPr/>
          </w:rPrChange>
        </w:rPr>
        <w:pPrChange w:id="355" w:author="Anna Seaman" w:date="2026-08-11T17:40:00Z" w16du:dateUtc="2026-08-11T22:40:00Z">
          <w:pPr>
            <w:pStyle w:val="ListParagraph"/>
            <w:numPr>
              <w:numId w:val="13"/>
            </w:numPr>
            <w:spacing w:after="0" w:line="480" w:lineRule="auto"/>
            <w:ind w:left="0"/>
          </w:pPr>
        </w:pPrChange>
      </w:pPr>
      <w:r w:rsidRPr="00E670DB">
        <w:rPr>
          <w:rFonts w:ascii="Times New Roman" w:hAnsi="Times New Roman" w:cs="Times New Roman"/>
          <w:color w:val="000000"/>
          <w:sz w:val="24"/>
          <w:szCs w:val="24"/>
          <w:rPrChange w:id="356" w:author="Anna Seaman" w:date="2026-08-11T17:40:00Z" w16du:dateUtc="2026-08-11T22:40:00Z">
            <w:rPr/>
          </w:rPrChange>
        </w:rPr>
        <w:t>Emergency action plans</w:t>
      </w:r>
    </w:p>
    <w:p w14:paraId="0BE49456" w14:textId="77777777" w:rsidR="00B53CFD" w:rsidRPr="00E670DB" w:rsidRDefault="00B53CFD" w:rsidP="00E670DB">
      <w:pPr>
        <w:pStyle w:val="ListParagraph"/>
        <w:numPr>
          <w:ilvl w:val="0"/>
          <w:numId w:val="23"/>
        </w:numPr>
        <w:spacing w:after="0" w:line="480" w:lineRule="auto"/>
        <w:rPr>
          <w:rFonts w:ascii="Times New Roman" w:hAnsi="Times New Roman" w:cs="Times New Roman"/>
          <w:color w:val="000000"/>
          <w:sz w:val="24"/>
          <w:szCs w:val="24"/>
          <w:rPrChange w:id="357" w:author="Anna Seaman" w:date="2026-08-11T17:40:00Z" w16du:dateUtc="2026-08-11T22:40:00Z">
            <w:rPr/>
          </w:rPrChange>
        </w:rPr>
        <w:pPrChange w:id="358" w:author="Anna Seaman" w:date="2026-08-11T17:40:00Z" w16du:dateUtc="2026-08-11T22:40:00Z">
          <w:pPr>
            <w:pStyle w:val="ListParagraph"/>
            <w:numPr>
              <w:numId w:val="13"/>
            </w:numPr>
            <w:spacing w:after="0" w:line="480" w:lineRule="auto"/>
            <w:ind w:left="0"/>
          </w:pPr>
        </w:pPrChange>
      </w:pPr>
      <w:r w:rsidRPr="00E670DB">
        <w:rPr>
          <w:rFonts w:ascii="Times New Roman" w:hAnsi="Times New Roman" w:cs="Times New Roman"/>
          <w:color w:val="000000"/>
          <w:sz w:val="24"/>
          <w:szCs w:val="24"/>
          <w:rPrChange w:id="359" w:author="Anna Seaman" w:date="2026-08-11T17:40:00Z" w16du:dateUtc="2026-08-11T22:40:00Z">
            <w:rPr/>
          </w:rPrChange>
        </w:rPr>
        <w:t>Introduction to athletic training staff</w:t>
      </w:r>
    </w:p>
    <w:p w14:paraId="5B1B6AC0" w14:textId="77777777" w:rsidR="00B53CFD" w:rsidRPr="00E670DB" w:rsidRDefault="00B53CFD" w:rsidP="00E670DB">
      <w:pPr>
        <w:pStyle w:val="ListParagraph"/>
        <w:numPr>
          <w:ilvl w:val="0"/>
          <w:numId w:val="23"/>
        </w:numPr>
        <w:spacing w:after="0" w:line="480" w:lineRule="auto"/>
        <w:rPr>
          <w:rFonts w:ascii="Times New Roman" w:hAnsi="Times New Roman" w:cs="Times New Roman"/>
          <w:color w:val="000000"/>
          <w:sz w:val="24"/>
          <w:szCs w:val="24"/>
          <w:rPrChange w:id="360" w:author="Anna Seaman" w:date="2026-08-11T17:40:00Z" w16du:dateUtc="2026-08-11T22:40:00Z">
            <w:rPr/>
          </w:rPrChange>
        </w:rPr>
        <w:pPrChange w:id="361" w:author="Anna Seaman" w:date="2026-08-11T17:40:00Z" w16du:dateUtc="2026-08-11T22:40:00Z">
          <w:pPr>
            <w:pStyle w:val="ListParagraph"/>
            <w:numPr>
              <w:numId w:val="13"/>
            </w:numPr>
            <w:spacing w:after="0" w:line="480" w:lineRule="auto"/>
            <w:ind w:left="0"/>
          </w:pPr>
        </w:pPrChange>
      </w:pPr>
      <w:r w:rsidRPr="00E670DB">
        <w:rPr>
          <w:rFonts w:ascii="Times New Roman" w:hAnsi="Times New Roman" w:cs="Times New Roman"/>
          <w:color w:val="000000"/>
          <w:sz w:val="24"/>
          <w:szCs w:val="24"/>
          <w:rPrChange w:id="362" w:author="Anna Seaman" w:date="2026-08-11T17:40:00Z" w16du:dateUtc="2026-08-11T22:40:00Z">
            <w:rPr/>
          </w:rPrChange>
        </w:rPr>
        <w:t>Medical coverage for events</w:t>
      </w:r>
    </w:p>
    <w:p w14:paraId="45DB3AD7" w14:textId="77777777" w:rsidR="00B53CFD" w:rsidRPr="00E670DB" w:rsidRDefault="00B53CFD" w:rsidP="00E670DB">
      <w:pPr>
        <w:pStyle w:val="ListParagraph"/>
        <w:numPr>
          <w:ilvl w:val="0"/>
          <w:numId w:val="23"/>
        </w:numPr>
        <w:spacing w:after="0" w:line="480" w:lineRule="auto"/>
        <w:rPr>
          <w:rFonts w:ascii="Times New Roman" w:hAnsi="Times New Roman" w:cs="Times New Roman"/>
          <w:color w:val="000000"/>
          <w:sz w:val="24"/>
          <w:szCs w:val="24"/>
          <w:rPrChange w:id="363" w:author="Anna Seaman" w:date="2026-08-11T17:40:00Z" w16du:dateUtc="2026-08-11T22:40:00Z">
            <w:rPr/>
          </w:rPrChange>
        </w:rPr>
        <w:pPrChange w:id="364" w:author="Anna Seaman" w:date="2026-08-11T17:40:00Z" w16du:dateUtc="2026-08-11T22:40:00Z">
          <w:pPr>
            <w:pStyle w:val="ListParagraph"/>
            <w:numPr>
              <w:numId w:val="13"/>
            </w:numPr>
            <w:spacing w:after="0" w:line="480" w:lineRule="auto"/>
            <w:ind w:left="0"/>
          </w:pPr>
        </w:pPrChange>
      </w:pPr>
      <w:r w:rsidRPr="00E670DB">
        <w:rPr>
          <w:rFonts w:ascii="Times New Roman" w:hAnsi="Times New Roman" w:cs="Times New Roman"/>
          <w:color w:val="000000"/>
          <w:sz w:val="24"/>
          <w:szCs w:val="24"/>
          <w:rPrChange w:id="365" w:author="Anna Seaman" w:date="2026-08-11T17:40:00Z" w16du:dateUtc="2026-08-11T22:40:00Z">
            <w:rPr/>
          </w:rPrChange>
        </w:rPr>
        <w:t>Sports nutrition</w:t>
      </w:r>
    </w:p>
    <w:p w14:paraId="066D23F3" w14:textId="77777777" w:rsidR="00B53CFD" w:rsidRPr="00E670DB" w:rsidRDefault="00B53CFD" w:rsidP="00E670DB">
      <w:pPr>
        <w:pStyle w:val="ListParagraph"/>
        <w:numPr>
          <w:ilvl w:val="0"/>
          <w:numId w:val="23"/>
        </w:numPr>
        <w:spacing w:after="0" w:line="480" w:lineRule="auto"/>
        <w:rPr>
          <w:rFonts w:ascii="Times New Roman" w:hAnsi="Times New Roman" w:cs="Times New Roman"/>
          <w:color w:val="000000"/>
          <w:sz w:val="24"/>
          <w:szCs w:val="24"/>
          <w:rPrChange w:id="366" w:author="Anna Seaman" w:date="2026-08-11T17:40:00Z" w16du:dateUtc="2026-08-11T22:40:00Z">
            <w:rPr/>
          </w:rPrChange>
        </w:rPr>
        <w:pPrChange w:id="367" w:author="Anna Seaman" w:date="2026-08-11T17:40:00Z" w16du:dateUtc="2026-08-11T22:40:00Z">
          <w:pPr>
            <w:pStyle w:val="ListParagraph"/>
            <w:numPr>
              <w:numId w:val="13"/>
            </w:numPr>
            <w:spacing w:after="0" w:line="480" w:lineRule="auto"/>
            <w:ind w:left="0"/>
          </w:pPr>
        </w:pPrChange>
      </w:pPr>
      <w:r w:rsidRPr="00E670DB">
        <w:rPr>
          <w:rFonts w:ascii="Times New Roman" w:hAnsi="Times New Roman" w:cs="Times New Roman"/>
          <w:color w:val="000000"/>
          <w:sz w:val="24"/>
          <w:szCs w:val="24"/>
          <w:rPrChange w:id="368" w:author="Anna Seaman" w:date="2026-08-11T17:40:00Z" w16du:dateUtc="2026-08-11T22:40:00Z">
            <w:rPr/>
          </w:rPrChange>
        </w:rPr>
        <w:t>Drug and performance enhancement education</w:t>
      </w:r>
    </w:p>
    <w:p w14:paraId="36AB3D79" w14:textId="77777777" w:rsidR="00B53CFD" w:rsidRPr="00E670DB" w:rsidRDefault="00B53CFD" w:rsidP="00E670DB">
      <w:pPr>
        <w:pStyle w:val="ListParagraph"/>
        <w:numPr>
          <w:ilvl w:val="0"/>
          <w:numId w:val="23"/>
        </w:numPr>
        <w:spacing w:after="0" w:line="480" w:lineRule="auto"/>
        <w:rPr>
          <w:rFonts w:ascii="Times New Roman" w:hAnsi="Times New Roman" w:cs="Times New Roman"/>
          <w:color w:val="000000"/>
          <w:sz w:val="24"/>
          <w:szCs w:val="24"/>
          <w:rPrChange w:id="369" w:author="Anna Seaman" w:date="2026-08-11T17:40:00Z" w16du:dateUtc="2026-08-11T22:40:00Z">
            <w:rPr/>
          </w:rPrChange>
        </w:rPr>
        <w:pPrChange w:id="370" w:author="Anna Seaman" w:date="2026-08-11T17:40:00Z" w16du:dateUtc="2026-08-11T22:40:00Z">
          <w:pPr>
            <w:pStyle w:val="ListParagraph"/>
            <w:numPr>
              <w:numId w:val="13"/>
            </w:numPr>
            <w:spacing w:after="0" w:line="480" w:lineRule="auto"/>
            <w:ind w:left="0"/>
          </w:pPr>
        </w:pPrChange>
      </w:pPr>
      <w:r w:rsidRPr="00E670DB">
        <w:rPr>
          <w:rFonts w:ascii="Times New Roman" w:hAnsi="Times New Roman" w:cs="Times New Roman"/>
          <w:color w:val="000000"/>
          <w:sz w:val="24"/>
          <w:szCs w:val="24"/>
          <w:rPrChange w:id="371" w:author="Anna Seaman" w:date="2026-08-11T17:40:00Z" w16du:dateUtc="2026-08-11T22:40:00Z">
            <w:rPr/>
          </w:rPrChange>
        </w:rPr>
        <w:t>Return-to-play for injuries</w:t>
      </w:r>
    </w:p>
    <w:p w14:paraId="40C3296D" w14:textId="77777777" w:rsidR="00B53CFD" w:rsidRPr="00E670DB" w:rsidRDefault="00B53CFD" w:rsidP="00E670DB">
      <w:pPr>
        <w:pStyle w:val="ListParagraph"/>
        <w:numPr>
          <w:ilvl w:val="0"/>
          <w:numId w:val="23"/>
        </w:numPr>
        <w:spacing w:after="0" w:line="480" w:lineRule="auto"/>
        <w:rPr>
          <w:rFonts w:ascii="Times New Roman" w:hAnsi="Times New Roman" w:cs="Times New Roman"/>
          <w:color w:val="000000"/>
          <w:sz w:val="24"/>
          <w:szCs w:val="24"/>
          <w:rPrChange w:id="372" w:author="Anna Seaman" w:date="2026-08-11T17:40:00Z" w16du:dateUtc="2026-08-11T22:40:00Z">
            <w:rPr/>
          </w:rPrChange>
        </w:rPr>
        <w:pPrChange w:id="373" w:author="Anna Seaman" w:date="2026-08-11T17:40:00Z" w16du:dateUtc="2026-08-11T22:40:00Z">
          <w:pPr>
            <w:pStyle w:val="ListParagraph"/>
            <w:numPr>
              <w:numId w:val="13"/>
            </w:numPr>
            <w:spacing w:after="0" w:line="480" w:lineRule="auto"/>
            <w:ind w:left="0"/>
          </w:pPr>
        </w:pPrChange>
      </w:pPr>
      <w:r w:rsidRPr="00E670DB">
        <w:rPr>
          <w:rFonts w:ascii="Times New Roman" w:hAnsi="Times New Roman" w:cs="Times New Roman"/>
          <w:color w:val="000000"/>
          <w:sz w:val="24"/>
          <w:szCs w:val="24"/>
          <w:rPrChange w:id="374" w:author="Anna Seaman" w:date="2026-08-11T17:40:00Z" w16du:dateUtc="2026-08-11T22:40:00Z">
            <w:rPr/>
          </w:rPrChange>
        </w:rPr>
        <w:t>Pregnancy in student-athletes</w:t>
      </w:r>
      <w:commentRangeEnd w:id="344"/>
      <w:r w:rsidR="00565837" w:rsidRPr="00E670DB">
        <w:rPr>
          <w:rStyle w:val="CommentReference"/>
          <w:rFonts w:ascii="Times New Roman" w:hAnsi="Times New Roman" w:cs="Times New Roman"/>
          <w:color w:val="000000"/>
          <w:sz w:val="24"/>
          <w:szCs w:val="24"/>
          <w:rPrChange w:id="375" w:author="Anna Seaman" w:date="2026-08-11T17:40:00Z" w16du:dateUtc="2026-08-11T22:40:00Z">
            <w:rPr>
              <w:rStyle w:val="CommentReference"/>
              <w:sz w:val="22"/>
              <w:szCs w:val="22"/>
            </w:rPr>
          </w:rPrChange>
        </w:rPr>
        <w:commentReference w:id="344"/>
      </w:r>
    </w:p>
    <w:p w14:paraId="112804A5" w14:textId="55B2C2D4" w:rsidR="00426105" w:rsidRPr="006E4D15" w:rsidRDefault="00426105" w:rsidP="00227935">
      <w:pPr>
        <w:spacing w:after="0" w:line="480" w:lineRule="auto"/>
        <w:rPr>
          <w:rFonts w:ascii="Times New Roman" w:hAnsi="Times New Roman" w:cs="Times New Roman"/>
          <w:b/>
          <w:bCs/>
          <w:color w:val="000000"/>
          <w:sz w:val="24"/>
          <w:szCs w:val="24"/>
        </w:rPr>
      </w:pPr>
      <w:r w:rsidRPr="006E4D15">
        <w:rPr>
          <w:rFonts w:ascii="Times New Roman" w:hAnsi="Times New Roman" w:cs="Times New Roman"/>
          <w:b/>
          <w:bCs/>
          <w:color w:val="000000"/>
          <w:sz w:val="24"/>
          <w:szCs w:val="24"/>
        </w:rPr>
        <w:t>\qqEND downloadable content\</w:t>
      </w:r>
    </w:p>
    <w:p w14:paraId="09159889" w14:textId="77777777" w:rsidR="00933A59" w:rsidRPr="006E4D15" w:rsidRDefault="00933A59" w:rsidP="00227935">
      <w:pPr>
        <w:spacing w:after="0" w:line="480" w:lineRule="auto"/>
        <w:rPr>
          <w:rFonts w:ascii="Times New Roman" w:hAnsi="Times New Roman" w:cs="Times New Roman"/>
          <w:color w:val="000000"/>
          <w:sz w:val="24"/>
          <w:szCs w:val="24"/>
        </w:rPr>
      </w:pPr>
    </w:p>
    <w:p w14:paraId="3799FF98" w14:textId="39285A01" w:rsidR="00426105" w:rsidRPr="006E4D15" w:rsidRDefault="00426105" w:rsidP="00227935">
      <w:pPr>
        <w:spacing w:after="0" w:line="480" w:lineRule="auto"/>
        <w:rPr>
          <w:rFonts w:ascii="Times New Roman" w:hAnsi="Times New Roman" w:cs="Times New Roman"/>
          <w:b/>
          <w:bCs/>
          <w:color w:val="000000"/>
          <w:sz w:val="24"/>
          <w:szCs w:val="24"/>
        </w:rPr>
      </w:pPr>
      <w:r w:rsidRPr="006E4D15">
        <w:rPr>
          <w:rFonts w:ascii="Times New Roman" w:hAnsi="Times New Roman" w:cs="Times New Roman"/>
          <w:b/>
          <w:bCs/>
          <w:color w:val="000000"/>
          <w:sz w:val="24"/>
          <w:szCs w:val="24"/>
        </w:rPr>
        <w:t>\qqID</w:t>
      </w:r>
      <w:r w:rsidRPr="00C229A8">
        <w:rPr>
          <w:rFonts w:ascii="Times New Roman" w:hAnsi="Times New Roman" w:cs="Times New Roman"/>
          <w:b/>
          <w:bCs/>
          <w:color w:val="000000"/>
          <w:sz w:val="24"/>
          <w:szCs w:val="24"/>
        </w:rPr>
        <w:t>: Add “All Instructor Downloads.zip here\</w:t>
      </w:r>
    </w:p>
    <w:bookmarkEnd w:id="339"/>
    <w:p w14:paraId="6879DD4A" w14:textId="77777777" w:rsidR="00067CB2" w:rsidRPr="006E4D15" w:rsidRDefault="00067CB2" w:rsidP="00227935">
      <w:pPr>
        <w:spacing w:after="0" w:line="480" w:lineRule="auto"/>
        <w:rPr>
          <w:rFonts w:ascii="Times New Roman" w:hAnsi="Times New Roman" w:cs="Times New Roman"/>
          <w:color w:val="000000"/>
          <w:sz w:val="24"/>
          <w:szCs w:val="24"/>
        </w:rPr>
      </w:pPr>
    </w:p>
    <w:p w14:paraId="7C642991" w14:textId="22EB3170" w:rsidR="6B3AC5C3" w:rsidRPr="006E4D15" w:rsidRDefault="00D315C1"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&lt;a&gt;</w:t>
      </w:r>
      <w:r w:rsidR="59111CB0" w:rsidRPr="006E4D15">
        <w:rPr>
          <w:rFonts w:ascii="Times New Roman" w:hAnsi="Times New Roman" w:cs="Times New Roman"/>
          <w:color w:val="000000"/>
          <w:sz w:val="24"/>
          <w:szCs w:val="24"/>
        </w:rPr>
        <w:t>HCP Prebrief</w:t>
      </w:r>
    </w:p>
    <w:p w14:paraId="6FA0B397" w14:textId="77777777" w:rsidR="00E670DB" w:rsidRDefault="00E670DB" w:rsidP="00E670DB">
      <w:pPr>
        <w:spacing w:after="0" w:line="480" w:lineRule="auto"/>
        <w:rPr>
          <w:ins w:id="376" w:author="Anna Seaman" w:date="2026-08-11T17:41:00Z" w16du:dateUtc="2026-08-11T22:41:00Z"/>
          <w:rFonts w:ascii="Times New Roman" w:hAnsi="Times New Roman" w:cs="Times New Roman"/>
          <w:color w:val="000000"/>
          <w:sz w:val="24"/>
          <w:szCs w:val="24"/>
        </w:rPr>
      </w:pPr>
      <w:bookmarkStart w:id="377" w:name="_Hlk217057877"/>
      <w:ins w:id="378" w:author="Anna Seaman" w:date="2026-08-11T17:41:00Z">
        <w:r w:rsidRPr="00E670DB">
          <w:rPr>
            <w:rFonts w:ascii="Times New Roman" w:hAnsi="Times New Roman" w:cs="Times New Roman"/>
            <w:color w:val="000000"/>
            <w:sz w:val="24"/>
            <w:szCs w:val="24"/>
          </w:rPr>
          <w:t>During this simulation you will work in groups of health care professionals to deliver preparticipation education to parents, athletes, coaches, and other attendees. This simulation will involve you delivering a presentation followed by questions from the audience. Since this is not a typical simulation, we will not use the phrase “time-out; time-out” to stop the simulation, but we will conduct a debrief after everyone has concluded their presentations. The main audience for the presentation is athletes and their parents but others may attend and participate.</w:t>
        </w:r>
      </w:ins>
    </w:p>
    <w:p w14:paraId="2986402E" w14:textId="77777777" w:rsidR="00E670DB" w:rsidRPr="00E670DB" w:rsidRDefault="00E670DB" w:rsidP="00E670DB">
      <w:pPr>
        <w:spacing w:after="0" w:line="480" w:lineRule="auto"/>
        <w:rPr>
          <w:ins w:id="379" w:author="Anna Seaman" w:date="2026-08-11T17:41:00Z"/>
          <w:rFonts w:ascii="Times New Roman" w:hAnsi="Times New Roman" w:cs="Times New Roman"/>
          <w:color w:val="000000"/>
          <w:sz w:val="24"/>
          <w:szCs w:val="24"/>
        </w:rPr>
      </w:pPr>
    </w:p>
    <w:p w14:paraId="03168BD0" w14:textId="77777777" w:rsidR="00E670DB" w:rsidRDefault="00E670DB" w:rsidP="00E670DB">
      <w:pPr>
        <w:spacing w:after="0" w:line="480" w:lineRule="auto"/>
        <w:rPr>
          <w:ins w:id="380" w:author="Anna Seaman" w:date="2026-08-11T17:41:00Z" w16du:dateUtc="2026-08-11T22:41:00Z"/>
          <w:rFonts w:ascii="Times New Roman" w:hAnsi="Times New Roman" w:cs="Times New Roman"/>
          <w:color w:val="000000"/>
          <w:sz w:val="24"/>
          <w:szCs w:val="24"/>
        </w:rPr>
      </w:pPr>
      <w:ins w:id="381" w:author="Anna Seaman" w:date="2026-08-11T17:41:00Z">
        <w:r w:rsidRPr="00E670DB">
          <w:rPr>
            <w:rFonts w:ascii="Times New Roman" w:hAnsi="Times New Roman" w:cs="Times New Roman"/>
            <w:color w:val="000000"/>
            <w:sz w:val="24"/>
            <w:szCs w:val="24"/>
          </w:rPr>
          <w:t>You are free to ask questions of the presenters. These can be from the prepared questions you created when completing Activity 4, or you can spontaneously ask questions. If you are called on to ask a question, please be sure to state your role or perspective. For example, “I am a parent of a [sport] athlete” and then your questions.</w:t>
        </w:r>
      </w:ins>
    </w:p>
    <w:p w14:paraId="71B6BBD2" w14:textId="77777777" w:rsidR="00E670DB" w:rsidRPr="00E670DB" w:rsidRDefault="00E670DB" w:rsidP="00E670DB">
      <w:pPr>
        <w:spacing w:after="0" w:line="480" w:lineRule="auto"/>
        <w:rPr>
          <w:ins w:id="382" w:author="Anna Seaman" w:date="2026-08-11T17:41:00Z"/>
          <w:rFonts w:ascii="Times New Roman" w:hAnsi="Times New Roman" w:cs="Times New Roman"/>
          <w:color w:val="000000"/>
          <w:sz w:val="24"/>
          <w:szCs w:val="24"/>
        </w:rPr>
      </w:pPr>
    </w:p>
    <w:p w14:paraId="37B5BAB2" w14:textId="12FE6A08" w:rsidR="00BE2A5E" w:rsidDel="00E670DB" w:rsidRDefault="00E670DB" w:rsidP="00E670DB">
      <w:pPr>
        <w:spacing w:after="0" w:line="480" w:lineRule="auto"/>
        <w:rPr>
          <w:del w:id="383" w:author="Anna Seaman" w:date="2026-08-11T17:41:00Z" w16du:dateUtc="2026-08-11T22:41:00Z"/>
          <w:rFonts w:ascii="Times New Roman" w:hAnsi="Times New Roman" w:cs="Times New Roman"/>
          <w:color w:val="000000"/>
          <w:sz w:val="24"/>
          <w:szCs w:val="24"/>
        </w:rPr>
      </w:pPr>
      <w:ins w:id="384" w:author="Anna Seaman" w:date="2026-08-11T17:41:00Z">
        <w:r w:rsidRPr="00E670DB">
          <w:rPr>
            <w:rFonts w:ascii="Times New Roman" w:hAnsi="Times New Roman" w:cs="Times New Roman"/>
            <w:color w:val="000000"/>
            <w:sz w:val="24"/>
            <w:szCs w:val="24"/>
          </w:rPr>
          <w:t>If you have any questions about the simulation, please speak to your instructor.</w:t>
        </w:r>
      </w:ins>
      <w:del w:id="385" w:author="Anna Seaman" w:date="2026-08-11T17:41:00Z" w16du:dateUtc="2026-08-11T22:41:00Z">
        <w:r w:rsidR="00BE2A5E" w:rsidRPr="00E670DB" w:rsidDel="00E670DB">
          <w:rPr>
            <w:rFonts w:ascii="Times New Roman" w:hAnsi="Times New Roman" w:cs="Times New Roman"/>
            <w:color w:val="000000"/>
            <w:sz w:val="24"/>
            <w:szCs w:val="24"/>
            <w:rPrChange w:id="386" w:author="Anna Seaman" w:date="2026-08-11T17:41:00Z" w16du:dateUtc="2026-08-11T22:41:00Z">
              <w:rPr>
                <w:rFonts w:ascii="Times New Roman" w:hAnsi="Times New Roman" w:cs="Times New Roman"/>
                <w:b/>
                <w:bCs/>
                <w:color w:val="000000"/>
                <w:sz w:val="24"/>
                <w:szCs w:val="24"/>
              </w:rPr>
            </w:rPrChange>
          </w:rPr>
          <w:delText>\qqPSM: Copy from the student ebook.xqq\</w:delText>
        </w:r>
      </w:del>
    </w:p>
    <w:p w14:paraId="4EACF156" w14:textId="77777777" w:rsidR="00E670DB" w:rsidRPr="00E670DB" w:rsidRDefault="00E670DB" w:rsidP="00E670DB">
      <w:pPr>
        <w:spacing w:after="0" w:line="480" w:lineRule="auto"/>
        <w:rPr>
          <w:ins w:id="387" w:author="Anna Seaman" w:date="2026-08-11T17:41:00Z" w16du:dateUtc="2026-08-11T22:41:00Z"/>
          <w:rFonts w:ascii="Times New Roman" w:hAnsi="Times New Roman" w:cs="Times New Roman"/>
          <w:color w:val="000000"/>
          <w:sz w:val="24"/>
          <w:szCs w:val="24"/>
          <w:rPrChange w:id="388" w:author="Anna Seaman" w:date="2026-08-11T17:41:00Z" w16du:dateUtc="2026-08-11T22:41:00Z">
            <w:rPr>
              <w:ins w:id="389" w:author="Anna Seaman" w:date="2026-08-11T17:41:00Z" w16du:dateUtc="2026-08-11T22:41:00Z"/>
              <w:rFonts w:ascii="Times New Roman" w:hAnsi="Times New Roman" w:cs="Times New Roman"/>
              <w:b/>
              <w:bCs/>
              <w:color w:val="000000"/>
              <w:sz w:val="24"/>
              <w:szCs w:val="24"/>
            </w:rPr>
          </w:rPrChange>
        </w:rPr>
      </w:pPr>
    </w:p>
    <w:p w14:paraId="38951755" w14:textId="77777777" w:rsidR="00067CB2" w:rsidRPr="006E4D15" w:rsidRDefault="00067CB2" w:rsidP="00E670DB">
      <w:pPr>
        <w:spacing w:after="0" w:line="480" w:lineRule="auto"/>
        <w:rPr>
          <w:rFonts w:ascii="Times New Roman" w:hAnsi="Times New Roman" w:cs="Times New Roman"/>
          <w:color w:val="000000"/>
          <w:sz w:val="24"/>
          <w:szCs w:val="24"/>
        </w:rPr>
      </w:pPr>
    </w:p>
    <w:p w14:paraId="4AACED99" w14:textId="1CADACA0" w:rsidR="00067CB2" w:rsidRPr="006E4D15" w:rsidRDefault="00067CB2" w:rsidP="00227935">
      <w:pPr>
        <w:spacing w:after="0" w:line="480" w:lineRule="auto"/>
        <w:rPr>
          <w:rFonts w:ascii="Times New Roman" w:hAnsi="Times New Roman" w:cs="Times New Roman"/>
          <w:b/>
          <w:bCs/>
          <w:color w:val="000000"/>
          <w:sz w:val="24"/>
          <w:szCs w:val="24"/>
        </w:rPr>
      </w:pPr>
      <w:r w:rsidRPr="006E4D15">
        <w:rPr>
          <w:rFonts w:ascii="Times New Roman" w:hAnsi="Times New Roman" w:cs="Times New Roman"/>
          <w:b/>
          <w:bCs/>
          <w:color w:val="000000"/>
          <w:sz w:val="24"/>
          <w:szCs w:val="24"/>
        </w:rPr>
        <w:t>\qqBEGIN downloadable content\</w:t>
      </w:r>
      <w:r w:rsidR="00CA6742">
        <w:rPr>
          <w:rFonts w:ascii="Times New Roman" w:hAnsi="Times New Roman" w:cs="Times New Roman"/>
          <w:b/>
          <w:bCs/>
          <w:color w:val="000000"/>
          <w:sz w:val="24"/>
          <w:szCs w:val="24"/>
        </w:rPr>
        <w:t>Rubric</w:t>
      </w:r>
    </w:p>
    <w:bookmarkEnd w:id="377"/>
    <w:p w14:paraId="7D5176B5" w14:textId="77777777" w:rsidR="008A5102" w:rsidRPr="008A5102" w:rsidRDefault="008A5102" w:rsidP="008A5102">
      <w:pPr>
        <w:spacing w:after="0" w:line="480" w:lineRule="auto"/>
        <w:rPr>
          <w:ins w:id="390" w:author="Anna Seaman" w:date="2026-08-11T17:33:00Z"/>
          <w:rFonts w:ascii="Times New Roman" w:hAnsi="Times New Roman" w:cs="Times New Roman"/>
          <w:b/>
          <w:bCs/>
          <w:color w:val="000000"/>
          <w:sz w:val="24"/>
          <w:szCs w:val="24"/>
        </w:rPr>
      </w:pPr>
      <w:ins w:id="391" w:author="Anna Seaman" w:date="2026-08-11T17:33:00Z">
        <w:r w:rsidRPr="008A5102">
          <w:rPr>
            <w:rFonts w:ascii="Times New Roman" w:hAnsi="Times New Roman" w:cs="Times New Roman"/>
            <w:b/>
            <w:bCs/>
            <w:color w:val="000000"/>
            <w:sz w:val="24"/>
            <w:szCs w:val="24"/>
          </w:rPr>
          <w:t>\qqID: Rubric needs to fit on one page.xqq\</w:t>
        </w:r>
      </w:ins>
    </w:p>
    <w:p w14:paraId="493ACC93" w14:textId="35E13520" w:rsidR="00847526" w:rsidDel="00E670DB" w:rsidRDefault="00EB0036" w:rsidP="00227935">
      <w:pPr>
        <w:spacing w:after="0" w:line="480" w:lineRule="auto"/>
        <w:rPr>
          <w:del w:id="392" w:author="Anna Seaman" w:date="2026-08-11T17:41:00Z" w16du:dateUtc="2026-08-11T22:41:00Z"/>
          <w:rFonts w:ascii="Times New Roman" w:hAnsi="Times New Roman" w:cs="Times New Roman"/>
          <w:color w:val="000000"/>
          <w:sz w:val="24"/>
          <w:szCs w:val="24"/>
        </w:rPr>
      </w:pPr>
      <w:r w:rsidRPr="006E4D15">
        <w:rPr>
          <w:rFonts w:ascii="Times New Roman" w:hAnsi="Times New Roman" w:cs="Times New Roman"/>
          <w:color w:val="000000"/>
          <w:sz w:val="24"/>
          <w:szCs w:val="24"/>
        </w:rPr>
        <w:t>&lt;title&gt;</w:t>
      </w:r>
      <w:r w:rsidR="24A0B271" w:rsidRPr="006E4D15">
        <w:rPr>
          <w:rFonts w:ascii="Times New Roman" w:hAnsi="Times New Roman" w:cs="Times New Roman"/>
          <w:color w:val="000000"/>
          <w:sz w:val="24"/>
          <w:szCs w:val="24"/>
        </w:rPr>
        <w:t>Rubric</w:t>
      </w:r>
      <w:del w:id="393" w:author="Anna Seaman" w:date="2026-08-11T17:41:00Z" w16du:dateUtc="2026-08-11T22:41:00Z">
        <w:r w:rsidRPr="006E4D15" w:rsidDel="00E670DB">
          <w:rPr>
            <w:rFonts w:ascii="Times New Roman" w:hAnsi="Times New Roman" w:cs="Times New Roman"/>
            <w:color w:val="000000"/>
            <w:sz w:val="24"/>
            <w:szCs w:val="24"/>
          </w:rPr>
          <w:delText>: Athlete Orientation Day</w:delText>
        </w:r>
      </w:del>
    </w:p>
    <w:p w14:paraId="0BCDC85A" w14:textId="77777777" w:rsidR="00E670DB" w:rsidRDefault="00E670DB" w:rsidP="00E670DB">
      <w:pPr>
        <w:spacing w:after="0" w:line="480" w:lineRule="auto"/>
        <w:rPr>
          <w:ins w:id="394" w:author="Anna Seaman" w:date="2026-08-11T17:41:00Z" w16du:dateUtc="2026-08-11T22:41:00Z"/>
          <w:rFonts w:ascii="Times New Roman" w:hAnsi="Times New Roman" w:cs="Times New Roman"/>
          <w:b/>
          <w:bCs/>
          <w:color w:val="000000"/>
          <w:sz w:val="24"/>
          <w:szCs w:val="24"/>
        </w:rPr>
      </w:pPr>
    </w:p>
    <w:tbl>
      <w:tblPr>
        <w:tblStyle w:val="TableGrid"/>
        <w:tblW w:w="5000" w:type="pct"/>
        <w:tblLook w:val="04A0" w:firstRow="1" w:lastRow="0" w:firstColumn="1" w:lastColumn="0" w:noHBand="0" w:noVBand="1"/>
        <w:tblPrChange w:id="395" w:author="Anna Seaman" w:date="2026-08-11T17:42:00Z" w16du:dateUtc="2026-08-11T22:42:00Z">
          <w:tblPr>
            <w:tblStyle w:val="TableGrid"/>
            <w:tblW w:w="0" w:type="auto"/>
            <w:tblLook w:val="04A0" w:firstRow="1" w:lastRow="0" w:firstColumn="1" w:lastColumn="0" w:noHBand="0" w:noVBand="1"/>
          </w:tblPr>
        </w:tblPrChange>
      </w:tblPr>
      <w:tblGrid>
        <w:gridCol w:w="2084"/>
        <w:gridCol w:w="2814"/>
        <w:gridCol w:w="1052"/>
        <w:gridCol w:w="3626"/>
        <w:tblGridChange w:id="396">
          <w:tblGrid>
            <w:gridCol w:w="2065"/>
            <w:gridCol w:w="19"/>
            <w:gridCol w:w="2771"/>
            <w:gridCol w:w="43"/>
            <w:gridCol w:w="857"/>
            <w:gridCol w:w="195"/>
            <w:gridCol w:w="3400"/>
            <w:gridCol w:w="226"/>
          </w:tblGrid>
        </w:tblGridChange>
      </w:tblGrid>
      <w:tr w:rsidR="00E670DB" w:rsidRPr="00E670DB" w14:paraId="75181246" w14:textId="77777777" w:rsidTr="00E670DB">
        <w:trPr>
          <w:trHeight w:val="144"/>
          <w:ins w:id="397" w:author="Anna Seaman" w:date="2026-08-11T17:41:00Z" w16du:dateUtc="2026-08-11T22:41:00Z"/>
          <w:trPrChange w:id="398" w:author="Anna Seaman" w:date="2026-08-11T17:42:00Z" w16du:dateUtc="2026-08-11T22:42:00Z">
            <w:trPr>
              <w:gridAfter w:val="0"/>
              <w:trHeight w:val="144"/>
            </w:trPr>
          </w:trPrChange>
        </w:trPr>
        <w:tc>
          <w:tcPr>
            <w:tcW w:w="2084" w:type="dxa"/>
            <w:shd w:val="clear" w:color="auto" w:fill="A73023"/>
            <w:tcPrChange w:id="399" w:author="Anna Seaman" w:date="2026-08-11T17:42:00Z" w16du:dateUtc="2026-08-11T22:42:00Z">
              <w:tcPr>
                <w:tcW w:w="2065" w:type="dxa"/>
                <w:shd w:val="clear" w:color="auto" w:fill="A73023"/>
              </w:tcPr>
            </w:tcPrChange>
          </w:tcPr>
          <w:p w14:paraId="33917B6E" w14:textId="77777777" w:rsidR="00E670DB" w:rsidRPr="00E670DB" w:rsidRDefault="00E670DB" w:rsidP="00F60FE8">
            <w:pPr>
              <w:jc w:val="center"/>
              <w:rPr>
                <w:ins w:id="400" w:author="Anna Seaman" w:date="2026-08-11T17:41:00Z" w16du:dateUtc="2026-08-11T22:41:00Z"/>
                <w:rFonts w:ascii="Times New Roman" w:hAnsi="Times New Roman" w:cs="Times New Roman"/>
                <w:b/>
                <w:bCs/>
                <w:color w:val="FFFFFF" w:themeColor="background1"/>
                <w:rPrChange w:id="401" w:author="Anna Seaman" w:date="2026-08-11T17:41:00Z" w16du:dateUtc="2026-08-11T22:41:00Z">
                  <w:rPr>
                    <w:ins w:id="402" w:author="Anna Seaman" w:date="2026-08-11T17:41:00Z" w16du:dateUtc="2026-08-11T22:41:00Z"/>
                    <w:rFonts w:asciiTheme="majorBidi" w:hAnsiTheme="majorBidi" w:cstheme="majorBidi"/>
                    <w:b/>
                    <w:bCs/>
                    <w:color w:val="FFFFFF" w:themeColor="background1"/>
                  </w:rPr>
                </w:rPrChange>
              </w:rPr>
            </w:pPr>
            <w:ins w:id="403" w:author="Anna Seaman" w:date="2026-08-11T17:41:00Z" w16du:dateUtc="2026-08-11T22:41:00Z">
              <w:r w:rsidRPr="00E670DB">
                <w:rPr>
                  <w:rFonts w:ascii="Times New Roman" w:hAnsi="Times New Roman" w:cs="Times New Roman"/>
                  <w:b/>
                  <w:bCs/>
                  <w:color w:val="FFFFFF" w:themeColor="background1"/>
                  <w:rPrChange w:id="404" w:author="Anna Seaman" w:date="2026-08-11T17:41:00Z" w16du:dateUtc="2026-08-11T22:41:00Z">
                    <w:rPr>
                      <w:rFonts w:asciiTheme="majorBidi" w:hAnsiTheme="majorBidi" w:cstheme="majorBidi"/>
                      <w:b/>
                      <w:bCs/>
                      <w:color w:val="FFFFFF" w:themeColor="background1"/>
                      <w:sz w:val="22"/>
                      <w:szCs w:val="22"/>
                    </w:rPr>
                  </w:rPrChange>
                </w:rPr>
                <w:t>CRITERIA</w:t>
              </w:r>
            </w:ins>
          </w:p>
        </w:tc>
        <w:tc>
          <w:tcPr>
            <w:tcW w:w="2814" w:type="dxa"/>
            <w:shd w:val="clear" w:color="auto" w:fill="A73023"/>
            <w:tcPrChange w:id="405" w:author="Anna Seaman" w:date="2026-08-11T17:42:00Z" w16du:dateUtc="2026-08-11T22:42:00Z">
              <w:tcPr>
                <w:tcW w:w="2790" w:type="dxa"/>
                <w:gridSpan w:val="2"/>
                <w:shd w:val="clear" w:color="auto" w:fill="A73023"/>
              </w:tcPr>
            </w:tcPrChange>
          </w:tcPr>
          <w:p w14:paraId="6F38E9AC" w14:textId="77777777" w:rsidR="00E670DB" w:rsidRPr="00E670DB" w:rsidRDefault="00E670DB" w:rsidP="00F60FE8">
            <w:pPr>
              <w:jc w:val="center"/>
              <w:rPr>
                <w:ins w:id="406" w:author="Anna Seaman" w:date="2026-08-11T17:41:00Z" w16du:dateUtc="2026-08-11T22:41:00Z"/>
                <w:rFonts w:ascii="Times New Roman" w:hAnsi="Times New Roman" w:cs="Times New Roman"/>
                <w:b/>
                <w:bCs/>
                <w:color w:val="FFFFFF" w:themeColor="background1"/>
                <w:rPrChange w:id="407" w:author="Anna Seaman" w:date="2026-08-11T17:41:00Z" w16du:dateUtc="2026-08-11T22:41:00Z">
                  <w:rPr>
                    <w:ins w:id="408" w:author="Anna Seaman" w:date="2026-08-11T17:41:00Z" w16du:dateUtc="2026-08-11T22:41:00Z"/>
                    <w:rFonts w:asciiTheme="majorBidi" w:hAnsiTheme="majorBidi" w:cstheme="majorBidi"/>
                    <w:b/>
                    <w:bCs/>
                    <w:color w:val="FFFFFF" w:themeColor="background1"/>
                  </w:rPr>
                </w:rPrChange>
              </w:rPr>
            </w:pPr>
            <w:ins w:id="409" w:author="Anna Seaman" w:date="2026-08-11T17:41:00Z" w16du:dateUtc="2026-08-11T22:41:00Z">
              <w:r w:rsidRPr="00E670DB">
                <w:rPr>
                  <w:rFonts w:ascii="Times New Roman" w:hAnsi="Times New Roman" w:cs="Times New Roman"/>
                  <w:b/>
                  <w:bCs/>
                  <w:color w:val="FFFFFF" w:themeColor="background1"/>
                  <w:rPrChange w:id="410" w:author="Anna Seaman" w:date="2026-08-11T17:41:00Z" w16du:dateUtc="2026-08-11T22:41:00Z">
                    <w:rPr>
                      <w:rFonts w:asciiTheme="majorBidi" w:hAnsiTheme="majorBidi" w:cstheme="majorBidi"/>
                      <w:b/>
                      <w:bCs/>
                      <w:color w:val="FFFFFF" w:themeColor="background1"/>
                      <w:sz w:val="22"/>
                      <w:szCs w:val="22"/>
                    </w:rPr>
                  </w:rPrChange>
                </w:rPr>
                <w:t>DESCRIPTION</w:t>
              </w:r>
            </w:ins>
          </w:p>
        </w:tc>
        <w:tc>
          <w:tcPr>
            <w:tcW w:w="1052" w:type="dxa"/>
            <w:shd w:val="clear" w:color="auto" w:fill="A73023"/>
            <w:tcPrChange w:id="411" w:author="Anna Seaman" w:date="2026-08-11T17:42:00Z" w16du:dateUtc="2026-08-11T22:42:00Z">
              <w:tcPr>
                <w:tcW w:w="900" w:type="dxa"/>
                <w:gridSpan w:val="2"/>
                <w:shd w:val="clear" w:color="auto" w:fill="A73023"/>
              </w:tcPr>
            </w:tcPrChange>
          </w:tcPr>
          <w:p w14:paraId="75696CF5" w14:textId="77777777" w:rsidR="00E670DB" w:rsidRPr="00E670DB" w:rsidRDefault="00E670DB" w:rsidP="00F60FE8">
            <w:pPr>
              <w:jc w:val="center"/>
              <w:rPr>
                <w:ins w:id="412" w:author="Anna Seaman" w:date="2026-08-11T17:41:00Z" w16du:dateUtc="2026-08-11T22:41:00Z"/>
                <w:rFonts w:ascii="Times New Roman" w:hAnsi="Times New Roman" w:cs="Times New Roman"/>
                <w:b/>
                <w:bCs/>
                <w:color w:val="FFFFFF" w:themeColor="background1"/>
                <w:rPrChange w:id="413" w:author="Anna Seaman" w:date="2026-08-11T17:41:00Z" w16du:dateUtc="2026-08-11T22:41:00Z">
                  <w:rPr>
                    <w:ins w:id="414" w:author="Anna Seaman" w:date="2026-08-11T17:41:00Z" w16du:dateUtc="2026-08-11T22:41:00Z"/>
                    <w:rFonts w:asciiTheme="majorBidi" w:hAnsiTheme="majorBidi" w:cstheme="majorBidi"/>
                    <w:b/>
                    <w:bCs/>
                    <w:color w:val="FFFFFF" w:themeColor="background1"/>
                  </w:rPr>
                </w:rPrChange>
              </w:rPr>
            </w:pPr>
            <w:ins w:id="415" w:author="Anna Seaman" w:date="2026-08-11T17:41:00Z" w16du:dateUtc="2026-08-11T22:41:00Z">
              <w:r w:rsidRPr="00E670DB">
                <w:rPr>
                  <w:rFonts w:ascii="Times New Roman" w:hAnsi="Times New Roman" w:cs="Times New Roman"/>
                  <w:b/>
                  <w:bCs/>
                  <w:color w:val="FFFFFF" w:themeColor="background1"/>
                  <w:rPrChange w:id="416" w:author="Anna Seaman" w:date="2026-08-11T17:41:00Z" w16du:dateUtc="2026-08-11T22:41:00Z">
                    <w:rPr>
                      <w:rFonts w:asciiTheme="majorBidi" w:hAnsiTheme="majorBidi" w:cstheme="majorBidi"/>
                      <w:b/>
                      <w:bCs/>
                      <w:color w:val="FFFFFF" w:themeColor="background1"/>
                      <w:sz w:val="22"/>
                      <w:szCs w:val="22"/>
                    </w:rPr>
                  </w:rPrChange>
                </w:rPr>
                <w:t>SCORE</w:t>
              </w:r>
            </w:ins>
          </w:p>
        </w:tc>
        <w:tc>
          <w:tcPr>
            <w:tcW w:w="3626" w:type="dxa"/>
            <w:shd w:val="clear" w:color="auto" w:fill="A73023"/>
            <w:tcPrChange w:id="417" w:author="Anna Seaman" w:date="2026-08-11T17:42:00Z" w16du:dateUtc="2026-08-11T22:42:00Z">
              <w:tcPr>
                <w:tcW w:w="3595" w:type="dxa"/>
                <w:gridSpan w:val="2"/>
                <w:shd w:val="clear" w:color="auto" w:fill="A73023"/>
              </w:tcPr>
            </w:tcPrChange>
          </w:tcPr>
          <w:p w14:paraId="6885EE69" w14:textId="77777777" w:rsidR="00E670DB" w:rsidRPr="00E670DB" w:rsidRDefault="00E670DB" w:rsidP="00F60FE8">
            <w:pPr>
              <w:jc w:val="center"/>
              <w:rPr>
                <w:ins w:id="418" w:author="Anna Seaman" w:date="2026-08-11T17:41:00Z" w16du:dateUtc="2026-08-11T22:41:00Z"/>
                <w:rFonts w:ascii="Times New Roman" w:hAnsi="Times New Roman" w:cs="Times New Roman"/>
                <w:b/>
                <w:bCs/>
                <w:color w:val="FFFFFF" w:themeColor="background1"/>
                <w:rPrChange w:id="419" w:author="Anna Seaman" w:date="2026-08-11T17:41:00Z" w16du:dateUtc="2026-08-11T22:41:00Z">
                  <w:rPr>
                    <w:ins w:id="420" w:author="Anna Seaman" w:date="2026-08-11T17:41:00Z" w16du:dateUtc="2026-08-11T22:41:00Z"/>
                    <w:rFonts w:asciiTheme="majorBidi" w:hAnsiTheme="majorBidi" w:cstheme="majorBidi"/>
                    <w:b/>
                    <w:bCs/>
                    <w:color w:val="FFFFFF" w:themeColor="background1"/>
                  </w:rPr>
                </w:rPrChange>
              </w:rPr>
            </w:pPr>
            <w:ins w:id="421" w:author="Anna Seaman" w:date="2026-08-11T17:41:00Z" w16du:dateUtc="2026-08-11T22:41:00Z">
              <w:r w:rsidRPr="00E670DB">
                <w:rPr>
                  <w:rFonts w:ascii="Times New Roman" w:hAnsi="Times New Roman" w:cs="Times New Roman"/>
                  <w:b/>
                  <w:bCs/>
                  <w:color w:val="FFFFFF" w:themeColor="background1"/>
                  <w:rPrChange w:id="422" w:author="Anna Seaman" w:date="2026-08-11T17:41:00Z" w16du:dateUtc="2026-08-11T22:41:00Z">
                    <w:rPr>
                      <w:rFonts w:asciiTheme="majorBidi" w:hAnsiTheme="majorBidi" w:cstheme="majorBidi"/>
                      <w:b/>
                      <w:bCs/>
                      <w:color w:val="FFFFFF" w:themeColor="background1"/>
                      <w:sz w:val="22"/>
                      <w:szCs w:val="22"/>
                    </w:rPr>
                  </w:rPrChange>
                </w:rPr>
                <w:t>COMMENTS</w:t>
              </w:r>
            </w:ins>
          </w:p>
        </w:tc>
      </w:tr>
      <w:tr w:rsidR="00E670DB" w:rsidRPr="00E670DB" w14:paraId="56DAB1D9" w14:textId="77777777" w:rsidTr="00E670DB">
        <w:trPr>
          <w:ins w:id="423" w:author="Anna Seaman" w:date="2026-08-11T17:41:00Z" w16du:dateUtc="2026-08-11T22:41:00Z"/>
          <w:trPrChange w:id="424" w:author="Anna Seaman" w:date="2026-08-11T17:42:00Z" w16du:dateUtc="2026-08-11T22:42:00Z">
            <w:trPr>
              <w:gridAfter w:val="0"/>
            </w:trPr>
          </w:trPrChange>
        </w:trPr>
        <w:tc>
          <w:tcPr>
            <w:tcW w:w="2084" w:type="dxa"/>
            <w:shd w:val="clear" w:color="auto" w:fill="EDD2C4"/>
            <w:tcPrChange w:id="425" w:author="Anna Seaman" w:date="2026-08-11T17:42:00Z" w16du:dateUtc="2026-08-11T22:42:00Z">
              <w:tcPr>
                <w:tcW w:w="2065" w:type="dxa"/>
                <w:shd w:val="clear" w:color="auto" w:fill="EDD2C4"/>
              </w:tcPr>
            </w:tcPrChange>
          </w:tcPr>
          <w:p w14:paraId="3782095B" w14:textId="432FE718" w:rsidR="00E670DB" w:rsidRPr="00E670DB" w:rsidRDefault="00E670DB" w:rsidP="00E670DB">
            <w:pPr>
              <w:ind w:left="216" w:hanging="216"/>
              <w:rPr>
                <w:ins w:id="426" w:author="Anna Seaman" w:date="2026-08-11T17:41:00Z" w16du:dateUtc="2026-08-11T22:41:00Z"/>
                <w:rFonts w:ascii="Times New Roman" w:hAnsi="Times New Roman" w:cs="Times New Roman"/>
                <w:b/>
                <w:bCs/>
                <w:color w:val="000000"/>
                <w:rPrChange w:id="427" w:author="Anna Seaman" w:date="2026-08-11T17:42:00Z" w16du:dateUtc="2026-08-11T22:42:00Z">
                  <w:rPr>
                    <w:ins w:id="428" w:author="Anna Seaman" w:date="2026-08-11T17:41:00Z" w16du:dateUtc="2026-08-11T22:41:00Z"/>
                    <w:rFonts w:asciiTheme="majorBidi" w:hAnsiTheme="majorBidi" w:cstheme="majorBidi"/>
                    <w:b/>
                    <w:bCs/>
                    <w:color w:val="000000"/>
                  </w:rPr>
                </w:rPrChange>
              </w:rPr>
            </w:pPr>
            <w:ins w:id="429" w:author="Anna Seaman" w:date="2026-08-11T17:42:00Z" w16du:dateUtc="2026-08-11T22:42:00Z">
              <w:r w:rsidRPr="00E670DB">
                <w:rPr>
                  <w:rFonts w:ascii="Times New Roman" w:hAnsi="Times New Roman" w:cs="Times New Roman"/>
                  <w:color w:val="000000"/>
                  <w:rPrChange w:id="430" w:author="Anna Seaman" w:date="2026-08-11T17:42:00Z" w16du:dateUtc="2026-08-11T22:42:00Z">
                    <w:rPr>
                      <w:rFonts w:cs="ITC Franklin Gothic Std"/>
                      <w:color w:val="000000"/>
                      <w:sz w:val="20"/>
                      <w:szCs w:val="20"/>
                    </w:rPr>
                  </w:rPrChange>
                </w:rPr>
                <w:t>Delivery of assigned topic</w:t>
              </w:r>
            </w:ins>
          </w:p>
        </w:tc>
        <w:tc>
          <w:tcPr>
            <w:tcW w:w="2814" w:type="dxa"/>
            <w:tcPrChange w:id="431" w:author="Anna Seaman" w:date="2026-08-11T17:42:00Z" w16du:dateUtc="2026-08-11T22:42:00Z">
              <w:tcPr>
                <w:tcW w:w="2790" w:type="dxa"/>
                <w:gridSpan w:val="2"/>
              </w:tcPr>
            </w:tcPrChange>
          </w:tcPr>
          <w:p w14:paraId="12ADC0B4" w14:textId="429C6612" w:rsidR="00E670DB" w:rsidRPr="00E670DB" w:rsidRDefault="00E670DB" w:rsidP="00E670DB">
            <w:pPr>
              <w:ind w:left="216" w:hanging="216"/>
              <w:rPr>
                <w:ins w:id="432" w:author="Anna Seaman" w:date="2026-08-11T17:41:00Z" w16du:dateUtc="2026-08-11T22:41:00Z"/>
                <w:rFonts w:ascii="Times New Roman" w:hAnsi="Times New Roman" w:cs="Times New Roman"/>
                <w:b/>
                <w:bCs/>
                <w:color w:val="000000"/>
                <w:rPrChange w:id="433" w:author="Anna Seaman" w:date="2026-08-11T17:42:00Z" w16du:dateUtc="2026-08-11T22:42:00Z">
                  <w:rPr>
                    <w:ins w:id="434" w:author="Anna Seaman" w:date="2026-08-11T17:41:00Z" w16du:dateUtc="2026-08-11T22:41:00Z"/>
                    <w:rFonts w:asciiTheme="majorBidi" w:hAnsiTheme="majorBidi" w:cstheme="majorBidi"/>
                    <w:b/>
                    <w:bCs/>
                    <w:color w:val="000000"/>
                  </w:rPr>
                </w:rPrChange>
              </w:rPr>
            </w:pPr>
            <w:ins w:id="435" w:author="Anna Seaman" w:date="2026-08-11T17:42:00Z" w16du:dateUtc="2026-08-11T22:42:00Z">
              <w:r w:rsidRPr="00E670DB">
                <w:rPr>
                  <w:rFonts w:ascii="Times New Roman" w:hAnsi="Times New Roman" w:cs="Times New Roman"/>
                  <w:color w:val="000000"/>
                  <w:rPrChange w:id="436" w:author="Anna Seaman" w:date="2026-08-11T17:42:00Z" w16du:dateUtc="2026-08-11T22:42:00Z">
                    <w:rPr>
                      <w:rFonts w:cs="ITC Franklin Gothic Std"/>
                      <w:color w:val="000000"/>
                      <w:sz w:val="20"/>
                      <w:szCs w:val="20"/>
                    </w:rPr>
                  </w:rPrChange>
                </w:rPr>
                <w:t>Articulates clear and understandable information</w:t>
              </w:r>
            </w:ins>
          </w:p>
        </w:tc>
        <w:tc>
          <w:tcPr>
            <w:tcW w:w="1052" w:type="dxa"/>
            <w:tcPrChange w:id="437" w:author="Anna Seaman" w:date="2026-08-11T17:42:00Z" w16du:dateUtc="2026-08-11T22:42:00Z">
              <w:tcPr>
                <w:tcW w:w="900" w:type="dxa"/>
                <w:gridSpan w:val="2"/>
              </w:tcPr>
            </w:tcPrChange>
          </w:tcPr>
          <w:p w14:paraId="2EC6684C" w14:textId="77777777" w:rsidR="00E670DB" w:rsidRPr="00E670DB" w:rsidRDefault="00E670DB" w:rsidP="00E670DB">
            <w:pPr>
              <w:ind w:left="216" w:hanging="216"/>
              <w:rPr>
                <w:ins w:id="438" w:author="Anna Seaman" w:date="2026-08-11T17:41:00Z" w16du:dateUtc="2026-08-11T22:41:00Z"/>
                <w:rFonts w:ascii="Times New Roman" w:hAnsi="Times New Roman" w:cs="Times New Roman"/>
                <w:b/>
                <w:bCs/>
                <w:color w:val="000000"/>
                <w:rPrChange w:id="439" w:author="Anna Seaman" w:date="2026-08-11T17:41:00Z" w16du:dateUtc="2026-08-11T22:41:00Z">
                  <w:rPr>
                    <w:ins w:id="440" w:author="Anna Seaman" w:date="2026-08-11T17:41:00Z" w16du:dateUtc="2026-08-11T22:41:00Z"/>
                    <w:rFonts w:asciiTheme="majorBidi" w:hAnsiTheme="majorBidi" w:cstheme="majorBidi"/>
                    <w:b/>
                    <w:bCs/>
                    <w:color w:val="000000"/>
                  </w:rPr>
                </w:rPrChange>
              </w:rPr>
            </w:pPr>
          </w:p>
        </w:tc>
        <w:tc>
          <w:tcPr>
            <w:tcW w:w="3626" w:type="dxa"/>
            <w:tcPrChange w:id="441" w:author="Anna Seaman" w:date="2026-08-11T17:42:00Z" w16du:dateUtc="2026-08-11T22:42:00Z">
              <w:tcPr>
                <w:tcW w:w="3595" w:type="dxa"/>
                <w:gridSpan w:val="2"/>
              </w:tcPr>
            </w:tcPrChange>
          </w:tcPr>
          <w:p w14:paraId="0C9BFA36" w14:textId="77777777" w:rsidR="00E670DB" w:rsidRPr="00E670DB" w:rsidRDefault="00E670DB" w:rsidP="00E670DB">
            <w:pPr>
              <w:ind w:left="216" w:hanging="216"/>
              <w:rPr>
                <w:ins w:id="442" w:author="Anna Seaman" w:date="2026-08-11T17:41:00Z" w16du:dateUtc="2026-08-11T22:41:00Z"/>
                <w:rFonts w:ascii="Times New Roman" w:hAnsi="Times New Roman" w:cs="Times New Roman"/>
                <w:b/>
                <w:bCs/>
                <w:color w:val="000000"/>
                <w:rPrChange w:id="443" w:author="Anna Seaman" w:date="2026-08-11T17:41:00Z" w16du:dateUtc="2026-08-11T22:41:00Z">
                  <w:rPr>
                    <w:ins w:id="444" w:author="Anna Seaman" w:date="2026-08-11T17:41:00Z" w16du:dateUtc="2026-08-11T22:41:00Z"/>
                    <w:rFonts w:asciiTheme="majorBidi" w:hAnsiTheme="majorBidi" w:cstheme="majorBidi"/>
                    <w:b/>
                    <w:bCs/>
                    <w:color w:val="000000"/>
                  </w:rPr>
                </w:rPrChange>
              </w:rPr>
            </w:pPr>
          </w:p>
        </w:tc>
      </w:tr>
      <w:tr w:rsidR="00E670DB" w:rsidRPr="00E670DB" w14:paraId="06164942" w14:textId="77777777" w:rsidTr="00E670DB">
        <w:trPr>
          <w:ins w:id="445" w:author="Anna Seaman" w:date="2026-08-11T17:41:00Z" w16du:dateUtc="2026-08-11T22:41:00Z"/>
          <w:trPrChange w:id="446" w:author="Anna Seaman" w:date="2026-08-11T17:42:00Z" w16du:dateUtc="2026-08-11T22:42:00Z">
            <w:trPr>
              <w:gridAfter w:val="0"/>
            </w:trPr>
          </w:trPrChange>
        </w:trPr>
        <w:tc>
          <w:tcPr>
            <w:tcW w:w="2084" w:type="dxa"/>
            <w:shd w:val="clear" w:color="auto" w:fill="EDD2C4"/>
            <w:tcPrChange w:id="447" w:author="Anna Seaman" w:date="2026-08-11T17:42:00Z" w16du:dateUtc="2026-08-11T22:42:00Z">
              <w:tcPr>
                <w:tcW w:w="2065" w:type="dxa"/>
                <w:shd w:val="clear" w:color="auto" w:fill="EDD2C4"/>
              </w:tcPr>
            </w:tcPrChange>
          </w:tcPr>
          <w:p w14:paraId="1EE5AF92" w14:textId="0AE25A12" w:rsidR="00E670DB" w:rsidRPr="00E670DB" w:rsidRDefault="00E670DB" w:rsidP="00E670DB">
            <w:pPr>
              <w:ind w:left="216" w:hanging="216"/>
              <w:rPr>
                <w:ins w:id="448" w:author="Anna Seaman" w:date="2026-08-11T17:41:00Z" w16du:dateUtc="2026-08-11T22:41:00Z"/>
                <w:rFonts w:ascii="Times New Roman" w:hAnsi="Times New Roman" w:cs="Times New Roman"/>
                <w:b/>
                <w:bCs/>
                <w:color w:val="000000"/>
                <w:rPrChange w:id="449" w:author="Anna Seaman" w:date="2026-08-11T17:42:00Z" w16du:dateUtc="2026-08-11T22:42:00Z">
                  <w:rPr>
                    <w:ins w:id="450" w:author="Anna Seaman" w:date="2026-08-11T17:41:00Z" w16du:dateUtc="2026-08-11T22:41:00Z"/>
                    <w:rFonts w:asciiTheme="majorBidi" w:hAnsiTheme="majorBidi" w:cstheme="majorBidi"/>
                    <w:b/>
                    <w:bCs/>
                    <w:color w:val="000000"/>
                  </w:rPr>
                </w:rPrChange>
              </w:rPr>
            </w:pPr>
            <w:ins w:id="451" w:author="Anna Seaman" w:date="2026-08-11T17:42:00Z" w16du:dateUtc="2026-08-11T22:42:00Z">
              <w:r w:rsidRPr="00E670DB">
                <w:rPr>
                  <w:rFonts w:ascii="Times New Roman" w:hAnsi="Times New Roman" w:cs="Times New Roman"/>
                  <w:color w:val="000000"/>
                  <w:rPrChange w:id="452" w:author="Anna Seaman" w:date="2026-08-11T17:42:00Z" w16du:dateUtc="2026-08-11T22:42:00Z">
                    <w:rPr>
                      <w:rFonts w:cs="ITC Franklin Gothic Std"/>
                      <w:color w:val="000000"/>
                      <w:sz w:val="20"/>
                      <w:szCs w:val="20"/>
                    </w:rPr>
                  </w:rPrChange>
                </w:rPr>
                <w:t>Knowledge of assigned topic</w:t>
              </w:r>
            </w:ins>
          </w:p>
        </w:tc>
        <w:tc>
          <w:tcPr>
            <w:tcW w:w="2814" w:type="dxa"/>
            <w:tcPrChange w:id="453" w:author="Anna Seaman" w:date="2026-08-11T17:42:00Z" w16du:dateUtc="2026-08-11T22:42:00Z">
              <w:tcPr>
                <w:tcW w:w="2790" w:type="dxa"/>
                <w:gridSpan w:val="2"/>
              </w:tcPr>
            </w:tcPrChange>
          </w:tcPr>
          <w:p w14:paraId="6C8D306E" w14:textId="412501E9" w:rsidR="00E670DB" w:rsidRPr="00E670DB" w:rsidRDefault="00E670DB" w:rsidP="00E670DB">
            <w:pPr>
              <w:ind w:left="216" w:hanging="216"/>
              <w:rPr>
                <w:ins w:id="454" w:author="Anna Seaman" w:date="2026-08-11T17:41:00Z" w16du:dateUtc="2026-08-11T22:41:00Z"/>
                <w:rFonts w:ascii="Times New Roman" w:hAnsi="Times New Roman" w:cs="Times New Roman"/>
                <w:b/>
                <w:bCs/>
                <w:color w:val="000000"/>
                <w:rPrChange w:id="455" w:author="Anna Seaman" w:date="2026-08-11T17:42:00Z" w16du:dateUtc="2026-08-11T22:42:00Z">
                  <w:rPr>
                    <w:ins w:id="456" w:author="Anna Seaman" w:date="2026-08-11T17:41:00Z" w16du:dateUtc="2026-08-11T22:41:00Z"/>
                    <w:rFonts w:asciiTheme="majorBidi" w:hAnsiTheme="majorBidi" w:cstheme="majorBidi"/>
                    <w:b/>
                    <w:bCs/>
                    <w:color w:val="000000"/>
                  </w:rPr>
                </w:rPrChange>
              </w:rPr>
            </w:pPr>
            <w:ins w:id="457" w:author="Anna Seaman" w:date="2026-08-11T17:42:00Z" w16du:dateUtc="2026-08-11T22:42:00Z">
              <w:r w:rsidRPr="00E670DB">
                <w:rPr>
                  <w:rFonts w:ascii="Times New Roman" w:hAnsi="Times New Roman" w:cs="Times New Roman"/>
                  <w:color w:val="000000"/>
                  <w:rPrChange w:id="458" w:author="Anna Seaman" w:date="2026-08-11T17:42:00Z" w16du:dateUtc="2026-08-11T22:42:00Z">
                    <w:rPr>
                      <w:rFonts w:cs="ITC Franklin Gothic Std"/>
                      <w:color w:val="000000"/>
                      <w:sz w:val="20"/>
                      <w:szCs w:val="20"/>
                    </w:rPr>
                  </w:rPrChange>
                </w:rPr>
                <w:t>Presents accurate information</w:t>
              </w:r>
            </w:ins>
          </w:p>
        </w:tc>
        <w:tc>
          <w:tcPr>
            <w:tcW w:w="1052" w:type="dxa"/>
            <w:tcPrChange w:id="459" w:author="Anna Seaman" w:date="2026-08-11T17:42:00Z" w16du:dateUtc="2026-08-11T22:42:00Z">
              <w:tcPr>
                <w:tcW w:w="900" w:type="dxa"/>
                <w:gridSpan w:val="2"/>
              </w:tcPr>
            </w:tcPrChange>
          </w:tcPr>
          <w:p w14:paraId="7F87D53B" w14:textId="77777777" w:rsidR="00E670DB" w:rsidRPr="00E670DB" w:rsidRDefault="00E670DB" w:rsidP="00E670DB">
            <w:pPr>
              <w:ind w:left="216" w:hanging="216"/>
              <w:rPr>
                <w:ins w:id="460" w:author="Anna Seaman" w:date="2026-08-11T17:41:00Z" w16du:dateUtc="2026-08-11T22:41:00Z"/>
                <w:rFonts w:ascii="Times New Roman" w:hAnsi="Times New Roman" w:cs="Times New Roman"/>
                <w:b/>
                <w:bCs/>
                <w:color w:val="000000"/>
                <w:rPrChange w:id="461" w:author="Anna Seaman" w:date="2026-08-11T17:41:00Z" w16du:dateUtc="2026-08-11T22:41:00Z">
                  <w:rPr>
                    <w:ins w:id="462" w:author="Anna Seaman" w:date="2026-08-11T17:41:00Z" w16du:dateUtc="2026-08-11T22:41:00Z"/>
                    <w:rFonts w:asciiTheme="majorBidi" w:hAnsiTheme="majorBidi" w:cstheme="majorBidi"/>
                    <w:b/>
                    <w:bCs/>
                    <w:color w:val="000000"/>
                  </w:rPr>
                </w:rPrChange>
              </w:rPr>
            </w:pPr>
          </w:p>
        </w:tc>
        <w:tc>
          <w:tcPr>
            <w:tcW w:w="3626" w:type="dxa"/>
            <w:tcPrChange w:id="463" w:author="Anna Seaman" w:date="2026-08-11T17:42:00Z" w16du:dateUtc="2026-08-11T22:42:00Z">
              <w:tcPr>
                <w:tcW w:w="3595" w:type="dxa"/>
                <w:gridSpan w:val="2"/>
              </w:tcPr>
            </w:tcPrChange>
          </w:tcPr>
          <w:p w14:paraId="190C4095" w14:textId="77777777" w:rsidR="00E670DB" w:rsidRPr="00E670DB" w:rsidRDefault="00E670DB" w:rsidP="00E670DB">
            <w:pPr>
              <w:ind w:left="216" w:hanging="216"/>
              <w:rPr>
                <w:ins w:id="464" w:author="Anna Seaman" w:date="2026-08-11T17:41:00Z" w16du:dateUtc="2026-08-11T22:41:00Z"/>
                <w:rFonts w:ascii="Times New Roman" w:hAnsi="Times New Roman" w:cs="Times New Roman"/>
                <w:b/>
                <w:bCs/>
                <w:color w:val="000000"/>
                <w:rPrChange w:id="465" w:author="Anna Seaman" w:date="2026-08-11T17:41:00Z" w16du:dateUtc="2026-08-11T22:41:00Z">
                  <w:rPr>
                    <w:ins w:id="466" w:author="Anna Seaman" w:date="2026-08-11T17:41:00Z" w16du:dateUtc="2026-08-11T22:41:00Z"/>
                    <w:rFonts w:asciiTheme="majorBidi" w:hAnsiTheme="majorBidi" w:cstheme="majorBidi"/>
                    <w:b/>
                    <w:bCs/>
                    <w:color w:val="000000"/>
                  </w:rPr>
                </w:rPrChange>
              </w:rPr>
            </w:pPr>
          </w:p>
        </w:tc>
      </w:tr>
      <w:tr w:rsidR="00E670DB" w:rsidRPr="00E670DB" w14:paraId="1BBB9343" w14:textId="77777777" w:rsidTr="00E670DB">
        <w:trPr>
          <w:ins w:id="467" w:author="Anna Seaman" w:date="2026-08-11T17:41:00Z" w16du:dateUtc="2026-08-11T22:41:00Z"/>
          <w:trPrChange w:id="468" w:author="Anna Seaman" w:date="2026-08-11T17:42:00Z" w16du:dateUtc="2026-08-11T22:42:00Z">
            <w:trPr>
              <w:gridAfter w:val="0"/>
            </w:trPr>
          </w:trPrChange>
        </w:trPr>
        <w:tc>
          <w:tcPr>
            <w:tcW w:w="2084" w:type="dxa"/>
            <w:shd w:val="clear" w:color="auto" w:fill="EDD2C4"/>
            <w:tcPrChange w:id="469" w:author="Anna Seaman" w:date="2026-08-11T17:42:00Z" w16du:dateUtc="2026-08-11T22:42:00Z">
              <w:tcPr>
                <w:tcW w:w="2065" w:type="dxa"/>
                <w:shd w:val="clear" w:color="auto" w:fill="EDD2C4"/>
              </w:tcPr>
            </w:tcPrChange>
          </w:tcPr>
          <w:p w14:paraId="20051423" w14:textId="72A47CFC" w:rsidR="00E670DB" w:rsidRPr="00E670DB" w:rsidRDefault="00E670DB" w:rsidP="00E670DB">
            <w:pPr>
              <w:ind w:left="216" w:hanging="216"/>
              <w:rPr>
                <w:ins w:id="470" w:author="Anna Seaman" w:date="2026-08-11T17:41:00Z" w16du:dateUtc="2026-08-11T22:41:00Z"/>
                <w:rFonts w:ascii="Times New Roman" w:hAnsi="Times New Roman" w:cs="Times New Roman"/>
                <w:b/>
                <w:bCs/>
                <w:color w:val="000000"/>
                <w:rPrChange w:id="471" w:author="Anna Seaman" w:date="2026-08-11T17:42:00Z" w16du:dateUtc="2026-08-11T22:42:00Z">
                  <w:rPr>
                    <w:ins w:id="472" w:author="Anna Seaman" w:date="2026-08-11T17:41:00Z" w16du:dateUtc="2026-08-11T22:41:00Z"/>
                    <w:rFonts w:asciiTheme="majorBidi" w:hAnsiTheme="majorBidi" w:cstheme="majorBidi"/>
                    <w:b/>
                    <w:bCs/>
                    <w:color w:val="000000"/>
                  </w:rPr>
                </w:rPrChange>
              </w:rPr>
            </w:pPr>
            <w:ins w:id="473" w:author="Anna Seaman" w:date="2026-08-11T17:42:00Z" w16du:dateUtc="2026-08-11T22:42:00Z">
              <w:r w:rsidRPr="00E670DB">
                <w:rPr>
                  <w:rFonts w:ascii="Times New Roman" w:hAnsi="Times New Roman" w:cs="Times New Roman"/>
                  <w:color w:val="000000"/>
                  <w:rPrChange w:id="474" w:author="Anna Seaman" w:date="2026-08-11T17:42:00Z" w16du:dateUtc="2026-08-11T22:42:00Z">
                    <w:rPr>
                      <w:rFonts w:cs="ITC Franklin Gothic Std"/>
                      <w:color w:val="000000"/>
                      <w:sz w:val="20"/>
                      <w:szCs w:val="20"/>
                    </w:rPr>
                  </w:rPrChange>
                </w:rPr>
                <w:t>Communication</w:t>
              </w:r>
            </w:ins>
          </w:p>
        </w:tc>
        <w:tc>
          <w:tcPr>
            <w:tcW w:w="2814" w:type="dxa"/>
            <w:tcPrChange w:id="475" w:author="Anna Seaman" w:date="2026-08-11T17:42:00Z" w16du:dateUtc="2026-08-11T22:42:00Z">
              <w:tcPr>
                <w:tcW w:w="2790" w:type="dxa"/>
                <w:gridSpan w:val="2"/>
              </w:tcPr>
            </w:tcPrChange>
          </w:tcPr>
          <w:p w14:paraId="7DE24E2A" w14:textId="6146C6CC" w:rsidR="00E670DB" w:rsidRPr="00E670DB" w:rsidRDefault="00E670DB" w:rsidP="00E670DB">
            <w:pPr>
              <w:ind w:left="216" w:hanging="216"/>
              <w:rPr>
                <w:ins w:id="476" w:author="Anna Seaman" w:date="2026-08-11T17:41:00Z" w16du:dateUtc="2026-08-11T22:41:00Z"/>
                <w:rFonts w:ascii="Times New Roman" w:hAnsi="Times New Roman" w:cs="Times New Roman"/>
                <w:b/>
                <w:bCs/>
                <w:color w:val="000000"/>
                <w:rPrChange w:id="477" w:author="Anna Seaman" w:date="2026-08-11T17:42:00Z" w16du:dateUtc="2026-08-11T22:42:00Z">
                  <w:rPr>
                    <w:ins w:id="478" w:author="Anna Seaman" w:date="2026-08-11T17:41:00Z" w16du:dateUtc="2026-08-11T22:41:00Z"/>
                    <w:rFonts w:asciiTheme="majorBidi" w:hAnsiTheme="majorBidi" w:cstheme="majorBidi"/>
                    <w:b/>
                    <w:bCs/>
                    <w:color w:val="000000"/>
                  </w:rPr>
                </w:rPrChange>
              </w:rPr>
            </w:pPr>
            <w:ins w:id="479" w:author="Anna Seaman" w:date="2026-08-11T17:42:00Z" w16du:dateUtc="2026-08-11T22:42:00Z">
              <w:r w:rsidRPr="00E670DB">
                <w:rPr>
                  <w:rFonts w:ascii="Times New Roman" w:hAnsi="Times New Roman" w:cs="Times New Roman"/>
                  <w:color w:val="000000"/>
                  <w:rPrChange w:id="480" w:author="Anna Seaman" w:date="2026-08-11T17:42:00Z" w16du:dateUtc="2026-08-11T22:42:00Z">
                    <w:rPr>
                      <w:rFonts w:cs="ITC Franklin Gothic Std"/>
                      <w:color w:val="000000"/>
                      <w:sz w:val="20"/>
                      <w:szCs w:val="20"/>
                    </w:rPr>
                  </w:rPrChange>
                </w:rPr>
                <w:t>Is able to appropriately answer, refer, or defer all questions</w:t>
              </w:r>
            </w:ins>
          </w:p>
        </w:tc>
        <w:tc>
          <w:tcPr>
            <w:tcW w:w="1052" w:type="dxa"/>
            <w:tcPrChange w:id="481" w:author="Anna Seaman" w:date="2026-08-11T17:42:00Z" w16du:dateUtc="2026-08-11T22:42:00Z">
              <w:tcPr>
                <w:tcW w:w="900" w:type="dxa"/>
                <w:gridSpan w:val="2"/>
              </w:tcPr>
            </w:tcPrChange>
          </w:tcPr>
          <w:p w14:paraId="6DDD9E16" w14:textId="77777777" w:rsidR="00E670DB" w:rsidRPr="00E670DB" w:rsidRDefault="00E670DB" w:rsidP="00E670DB">
            <w:pPr>
              <w:ind w:left="216" w:hanging="216"/>
              <w:rPr>
                <w:ins w:id="482" w:author="Anna Seaman" w:date="2026-08-11T17:41:00Z" w16du:dateUtc="2026-08-11T22:41:00Z"/>
                <w:rFonts w:ascii="Times New Roman" w:hAnsi="Times New Roman" w:cs="Times New Roman"/>
                <w:b/>
                <w:bCs/>
                <w:color w:val="000000"/>
                <w:rPrChange w:id="483" w:author="Anna Seaman" w:date="2026-08-11T17:41:00Z" w16du:dateUtc="2026-08-11T22:41:00Z">
                  <w:rPr>
                    <w:ins w:id="484" w:author="Anna Seaman" w:date="2026-08-11T17:41:00Z" w16du:dateUtc="2026-08-11T22:41:00Z"/>
                    <w:rFonts w:asciiTheme="majorBidi" w:hAnsiTheme="majorBidi" w:cstheme="majorBidi"/>
                    <w:b/>
                    <w:bCs/>
                    <w:color w:val="000000"/>
                  </w:rPr>
                </w:rPrChange>
              </w:rPr>
            </w:pPr>
          </w:p>
        </w:tc>
        <w:tc>
          <w:tcPr>
            <w:tcW w:w="3626" w:type="dxa"/>
            <w:tcPrChange w:id="485" w:author="Anna Seaman" w:date="2026-08-11T17:42:00Z" w16du:dateUtc="2026-08-11T22:42:00Z">
              <w:tcPr>
                <w:tcW w:w="3595" w:type="dxa"/>
                <w:gridSpan w:val="2"/>
              </w:tcPr>
            </w:tcPrChange>
          </w:tcPr>
          <w:p w14:paraId="6A06A382" w14:textId="77777777" w:rsidR="00E670DB" w:rsidRPr="00E670DB" w:rsidRDefault="00E670DB" w:rsidP="00E670DB">
            <w:pPr>
              <w:ind w:left="216" w:hanging="216"/>
              <w:rPr>
                <w:ins w:id="486" w:author="Anna Seaman" w:date="2026-08-11T17:41:00Z" w16du:dateUtc="2026-08-11T22:41:00Z"/>
                <w:rFonts w:ascii="Times New Roman" w:hAnsi="Times New Roman" w:cs="Times New Roman"/>
                <w:b/>
                <w:bCs/>
                <w:color w:val="000000"/>
                <w:rPrChange w:id="487" w:author="Anna Seaman" w:date="2026-08-11T17:41:00Z" w16du:dateUtc="2026-08-11T22:41:00Z">
                  <w:rPr>
                    <w:ins w:id="488" w:author="Anna Seaman" w:date="2026-08-11T17:41:00Z" w16du:dateUtc="2026-08-11T22:41:00Z"/>
                    <w:rFonts w:asciiTheme="majorBidi" w:hAnsiTheme="majorBidi" w:cstheme="majorBidi"/>
                    <w:b/>
                    <w:bCs/>
                    <w:color w:val="000000"/>
                  </w:rPr>
                </w:rPrChange>
              </w:rPr>
            </w:pPr>
          </w:p>
        </w:tc>
      </w:tr>
      <w:tr w:rsidR="00E670DB" w:rsidRPr="00E670DB" w14:paraId="6FC033C2" w14:textId="77777777" w:rsidTr="00E670DB">
        <w:trPr>
          <w:ins w:id="489" w:author="Anna Seaman" w:date="2026-08-11T17:41:00Z" w16du:dateUtc="2026-08-11T22:41:00Z"/>
          <w:trPrChange w:id="490" w:author="Anna Seaman" w:date="2026-08-11T17:42:00Z" w16du:dateUtc="2026-08-11T22:42:00Z">
            <w:trPr>
              <w:gridAfter w:val="0"/>
            </w:trPr>
          </w:trPrChange>
        </w:trPr>
        <w:tc>
          <w:tcPr>
            <w:tcW w:w="2084" w:type="dxa"/>
            <w:shd w:val="clear" w:color="auto" w:fill="EDD2C4"/>
            <w:tcPrChange w:id="491" w:author="Anna Seaman" w:date="2026-08-11T17:42:00Z" w16du:dateUtc="2026-08-11T22:42:00Z">
              <w:tcPr>
                <w:tcW w:w="2065" w:type="dxa"/>
                <w:shd w:val="clear" w:color="auto" w:fill="EDD2C4"/>
              </w:tcPr>
            </w:tcPrChange>
          </w:tcPr>
          <w:p w14:paraId="060D2D70" w14:textId="4680EB34" w:rsidR="00E670DB" w:rsidRPr="00E670DB" w:rsidRDefault="00E670DB" w:rsidP="00E670DB">
            <w:pPr>
              <w:ind w:left="216" w:hanging="216"/>
              <w:rPr>
                <w:ins w:id="492" w:author="Anna Seaman" w:date="2026-08-11T17:41:00Z" w16du:dateUtc="2026-08-11T22:41:00Z"/>
                <w:rFonts w:ascii="Times New Roman" w:hAnsi="Times New Roman" w:cs="Times New Roman"/>
                <w:b/>
                <w:bCs/>
                <w:color w:val="000000"/>
                <w:rPrChange w:id="493" w:author="Anna Seaman" w:date="2026-08-11T17:42:00Z" w16du:dateUtc="2026-08-11T22:42:00Z">
                  <w:rPr>
                    <w:ins w:id="494" w:author="Anna Seaman" w:date="2026-08-11T17:41:00Z" w16du:dateUtc="2026-08-11T22:41:00Z"/>
                    <w:rFonts w:asciiTheme="majorBidi" w:hAnsiTheme="majorBidi" w:cstheme="majorBidi"/>
                    <w:b/>
                    <w:bCs/>
                    <w:color w:val="000000"/>
                  </w:rPr>
                </w:rPrChange>
              </w:rPr>
            </w:pPr>
            <w:ins w:id="495" w:author="Anna Seaman" w:date="2026-08-11T17:42:00Z" w16du:dateUtc="2026-08-11T22:42:00Z">
              <w:r w:rsidRPr="00E670DB">
                <w:rPr>
                  <w:rFonts w:ascii="Times New Roman" w:hAnsi="Times New Roman" w:cs="Times New Roman"/>
                  <w:color w:val="000000"/>
                  <w:rPrChange w:id="496" w:author="Anna Seaman" w:date="2026-08-11T17:42:00Z" w16du:dateUtc="2026-08-11T22:42:00Z">
                    <w:rPr>
                      <w:rFonts w:cs="ITC Franklin Gothic Std"/>
                      <w:color w:val="000000"/>
                      <w:sz w:val="20"/>
                      <w:szCs w:val="20"/>
                    </w:rPr>
                  </w:rPrChange>
                </w:rPr>
                <w:t>Teamwork with topic delivery</w:t>
              </w:r>
            </w:ins>
          </w:p>
        </w:tc>
        <w:tc>
          <w:tcPr>
            <w:tcW w:w="2814" w:type="dxa"/>
            <w:tcPrChange w:id="497" w:author="Anna Seaman" w:date="2026-08-11T17:42:00Z" w16du:dateUtc="2026-08-11T22:42:00Z">
              <w:tcPr>
                <w:tcW w:w="2790" w:type="dxa"/>
                <w:gridSpan w:val="2"/>
              </w:tcPr>
            </w:tcPrChange>
          </w:tcPr>
          <w:p w14:paraId="4294C8BA" w14:textId="2FA03150" w:rsidR="00E670DB" w:rsidRPr="00E670DB" w:rsidRDefault="00E670DB" w:rsidP="00E670DB">
            <w:pPr>
              <w:ind w:left="216" w:hanging="216"/>
              <w:rPr>
                <w:ins w:id="498" w:author="Anna Seaman" w:date="2026-08-11T17:41:00Z" w16du:dateUtc="2026-08-11T22:41:00Z"/>
                <w:rFonts w:ascii="Times New Roman" w:hAnsi="Times New Roman" w:cs="Times New Roman"/>
                <w:b/>
                <w:bCs/>
                <w:color w:val="000000"/>
                <w:rPrChange w:id="499" w:author="Anna Seaman" w:date="2026-08-11T17:42:00Z" w16du:dateUtc="2026-08-11T22:42:00Z">
                  <w:rPr>
                    <w:ins w:id="500" w:author="Anna Seaman" w:date="2026-08-11T17:41:00Z" w16du:dateUtc="2026-08-11T22:41:00Z"/>
                    <w:rFonts w:asciiTheme="majorBidi" w:hAnsiTheme="majorBidi" w:cstheme="majorBidi"/>
                    <w:b/>
                    <w:bCs/>
                    <w:color w:val="000000"/>
                  </w:rPr>
                </w:rPrChange>
              </w:rPr>
            </w:pPr>
            <w:ins w:id="501" w:author="Anna Seaman" w:date="2026-08-11T17:42:00Z" w16du:dateUtc="2026-08-11T22:42:00Z">
              <w:r w:rsidRPr="00E670DB">
                <w:rPr>
                  <w:rFonts w:ascii="Times New Roman" w:hAnsi="Times New Roman" w:cs="Times New Roman"/>
                  <w:color w:val="000000"/>
                  <w:rPrChange w:id="502" w:author="Anna Seaman" w:date="2026-08-11T17:42:00Z" w16du:dateUtc="2026-08-11T22:42:00Z">
                    <w:rPr>
                      <w:rFonts w:cs="ITC Franklin Gothic Std"/>
                      <w:color w:val="000000"/>
                      <w:sz w:val="20"/>
                      <w:szCs w:val="20"/>
                    </w:rPr>
                  </w:rPrChange>
                </w:rPr>
                <w:t>Clear indication of a team effort through presentation preparation and delivery</w:t>
              </w:r>
            </w:ins>
          </w:p>
        </w:tc>
        <w:tc>
          <w:tcPr>
            <w:tcW w:w="1052" w:type="dxa"/>
            <w:tcPrChange w:id="503" w:author="Anna Seaman" w:date="2026-08-11T17:42:00Z" w16du:dateUtc="2026-08-11T22:42:00Z">
              <w:tcPr>
                <w:tcW w:w="900" w:type="dxa"/>
                <w:gridSpan w:val="2"/>
              </w:tcPr>
            </w:tcPrChange>
          </w:tcPr>
          <w:p w14:paraId="60E55365" w14:textId="77777777" w:rsidR="00E670DB" w:rsidRPr="00E670DB" w:rsidRDefault="00E670DB" w:rsidP="00E670DB">
            <w:pPr>
              <w:ind w:left="216" w:hanging="216"/>
              <w:rPr>
                <w:ins w:id="504" w:author="Anna Seaman" w:date="2026-08-11T17:41:00Z" w16du:dateUtc="2026-08-11T22:41:00Z"/>
                <w:rFonts w:ascii="Times New Roman" w:hAnsi="Times New Roman" w:cs="Times New Roman"/>
                <w:b/>
                <w:bCs/>
                <w:color w:val="000000"/>
                <w:rPrChange w:id="505" w:author="Anna Seaman" w:date="2026-08-11T17:41:00Z" w16du:dateUtc="2026-08-11T22:41:00Z">
                  <w:rPr>
                    <w:ins w:id="506" w:author="Anna Seaman" w:date="2026-08-11T17:41:00Z" w16du:dateUtc="2026-08-11T22:41:00Z"/>
                    <w:rFonts w:asciiTheme="majorBidi" w:hAnsiTheme="majorBidi" w:cstheme="majorBidi"/>
                    <w:b/>
                    <w:bCs/>
                    <w:color w:val="000000"/>
                  </w:rPr>
                </w:rPrChange>
              </w:rPr>
            </w:pPr>
          </w:p>
        </w:tc>
        <w:tc>
          <w:tcPr>
            <w:tcW w:w="3626" w:type="dxa"/>
            <w:tcPrChange w:id="507" w:author="Anna Seaman" w:date="2026-08-11T17:42:00Z" w16du:dateUtc="2026-08-11T22:42:00Z">
              <w:tcPr>
                <w:tcW w:w="3595" w:type="dxa"/>
                <w:gridSpan w:val="2"/>
              </w:tcPr>
            </w:tcPrChange>
          </w:tcPr>
          <w:p w14:paraId="58BD4300" w14:textId="77777777" w:rsidR="00E670DB" w:rsidRPr="00E670DB" w:rsidRDefault="00E670DB" w:rsidP="00E670DB">
            <w:pPr>
              <w:ind w:left="216" w:hanging="216"/>
              <w:rPr>
                <w:ins w:id="508" w:author="Anna Seaman" w:date="2026-08-11T17:41:00Z" w16du:dateUtc="2026-08-11T22:41:00Z"/>
                <w:rFonts w:ascii="Times New Roman" w:hAnsi="Times New Roman" w:cs="Times New Roman"/>
                <w:b/>
                <w:bCs/>
                <w:color w:val="000000"/>
                <w:rPrChange w:id="509" w:author="Anna Seaman" w:date="2026-08-11T17:41:00Z" w16du:dateUtc="2026-08-11T22:41:00Z">
                  <w:rPr>
                    <w:ins w:id="510" w:author="Anna Seaman" w:date="2026-08-11T17:41:00Z" w16du:dateUtc="2026-08-11T22:41:00Z"/>
                    <w:rFonts w:asciiTheme="majorBidi" w:hAnsiTheme="majorBidi" w:cstheme="majorBidi"/>
                    <w:b/>
                    <w:bCs/>
                    <w:color w:val="000000"/>
                  </w:rPr>
                </w:rPrChange>
              </w:rPr>
            </w:pPr>
          </w:p>
        </w:tc>
      </w:tr>
      <w:tr w:rsidR="00E670DB" w:rsidRPr="00E670DB" w14:paraId="0FEB401B" w14:textId="77777777" w:rsidTr="00E670DB">
        <w:tblPrEx>
          <w:tblPrExChange w:id="511" w:author="Anna Seaman" w:date="2026-08-11T17:42:00Z" w16du:dateUtc="2026-08-11T22:42:00Z">
            <w:tblPrEx>
              <w:tblW w:w="5000" w:type="pct"/>
            </w:tblPrEx>
          </w:tblPrExChange>
        </w:tblPrEx>
        <w:trPr>
          <w:ins w:id="512" w:author="Anna Seaman" w:date="2026-08-11T17:42:00Z" w16du:dateUtc="2026-08-11T22:42:00Z"/>
        </w:trPr>
        <w:tc>
          <w:tcPr>
            <w:tcW w:w="2084" w:type="dxa"/>
            <w:shd w:val="clear" w:color="auto" w:fill="EDD2C4"/>
            <w:tcPrChange w:id="513" w:author="Anna Seaman" w:date="2026-08-11T17:42:00Z" w16du:dateUtc="2026-08-11T22:42:00Z">
              <w:tcPr>
                <w:tcW w:w="2065" w:type="dxa"/>
                <w:gridSpan w:val="2"/>
                <w:shd w:val="clear" w:color="auto" w:fill="EDD2C4"/>
              </w:tcPr>
            </w:tcPrChange>
          </w:tcPr>
          <w:p w14:paraId="1EECE62B" w14:textId="59B59D7E" w:rsidR="00E670DB" w:rsidRPr="00E670DB" w:rsidRDefault="00E670DB" w:rsidP="00E670DB">
            <w:pPr>
              <w:ind w:left="216" w:hanging="216"/>
              <w:rPr>
                <w:ins w:id="514" w:author="Anna Seaman" w:date="2026-08-11T17:42:00Z" w16du:dateUtc="2026-08-11T22:42:00Z"/>
                <w:rFonts w:ascii="Times New Roman" w:hAnsi="Times New Roman" w:cs="Times New Roman"/>
                <w:color w:val="000000"/>
              </w:rPr>
            </w:pPr>
            <w:ins w:id="515" w:author="Anna Seaman" w:date="2026-08-11T17:42:00Z" w16du:dateUtc="2026-08-11T22:42:00Z">
              <w:r w:rsidRPr="00E670DB">
                <w:rPr>
                  <w:rFonts w:ascii="Times New Roman" w:hAnsi="Times New Roman" w:cs="Times New Roman"/>
                  <w:color w:val="000000"/>
                  <w:rPrChange w:id="516" w:author="Anna Seaman" w:date="2026-08-11T17:42:00Z" w16du:dateUtc="2026-08-11T22:42:00Z">
                    <w:rPr>
                      <w:rFonts w:cs="ITC Franklin Gothic Std"/>
                      <w:color w:val="000000"/>
                      <w:sz w:val="20"/>
                      <w:szCs w:val="20"/>
                    </w:rPr>
                  </w:rPrChange>
                </w:rPr>
                <w:t>Topic delivery method</w:t>
              </w:r>
            </w:ins>
          </w:p>
        </w:tc>
        <w:tc>
          <w:tcPr>
            <w:tcW w:w="2814" w:type="dxa"/>
            <w:tcPrChange w:id="517" w:author="Anna Seaman" w:date="2026-08-11T17:42:00Z" w16du:dateUtc="2026-08-11T22:42:00Z">
              <w:tcPr>
                <w:tcW w:w="2790" w:type="dxa"/>
                <w:gridSpan w:val="2"/>
              </w:tcPr>
            </w:tcPrChange>
          </w:tcPr>
          <w:p w14:paraId="0146D139" w14:textId="6B689327" w:rsidR="00E670DB" w:rsidRPr="00E670DB" w:rsidRDefault="00E670DB" w:rsidP="00E670DB">
            <w:pPr>
              <w:ind w:left="216" w:hanging="216"/>
              <w:rPr>
                <w:ins w:id="518" w:author="Anna Seaman" w:date="2026-08-11T17:42:00Z" w16du:dateUtc="2026-08-11T22:42:00Z"/>
                <w:rFonts w:ascii="Times New Roman" w:hAnsi="Times New Roman" w:cs="Times New Roman"/>
                <w:color w:val="000000"/>
              </w:rPr>
            </w:pPr>
            <w:ins w:id="519" w:author="Anna Seaman" w:date="2026-08-11T17:42:00Z" w16du:dateUtc="2026-08-11T22:42:00Z">
              <w:r w:rsidRPr="00E670DB">
                <w:rPr>
                  <w:rFonts w:ascii="Times New Roman" w:hAnsi="Times New Roman" w:cs="Times New Roman"/>
                  <w:color w:val="000000"/>
                  <w:rPrChange w:id="520" w:author="Anna Seaman" w:date="2026-08-11T17:42:00Z" w16du:dateUtc="2026-08-11T22:42:00Z">
                    <w:rPr>
                      <w:rFonts w:cs="ITC Franklin Gothic Std"/>
                      <w:color w:val="000000"/>
                      <w:sz w:val="20"/>
                      <w:szCs w:val="20"/>
                    </w:rPr>
                  </w:rPrChange>
                </w:rPr>
                <w:t>Selects delivery method appropriate to the level of audience to grasp their attention</w:t>
              </w:r>
            </w:ins>
          </w:p>
        </w:tc>
        <w:tc>
          <w:tcPr>
            <w:tcW w:w="1052" w:type="dxa"/>
            <w:tcPrChange w:id="521" w:author="Anna Seaman" w:date="2026-08-11T17:42:00Z" w16du:dateUtc="2026-08-11T22:42:00Z">
              <w:tcPr>
                <w:tcW w:w="900" w:type="dxa"/>
                <w:gridSpan w:val="2"/>
              </w:tcPr>
            </w:tcPrChange>
          </w:tcPr>
          <w:p w14:paraId="14D523C5" w14:textId="77777777" w:rsidR="00E670DB" w:rsidRPr="00E670DB" w:rsidRDefault="00E670DB" w:rsidP="00E670DB">
            <w:pPr>
              <w:ind w:left="216" w:hanging="216"/>
              <w:rPr>
                <w:ins w:id="522" w:author="Anna Seaman" w:date="2026-08-11T17:42:00Z" w16du:dateUtc="2026-08-11T22:42:00Z"/>
                <w:rFonts w:ascii="Times New Roman" w:hAnsi="Times New Roman" w:cs="Times New Roman"/>
                <w:b/>
                <w:bCs/>
                <w:color w:val="000000"/>
              </w:rPr>
            </w:pPr>
          </w:p>
        </w:tc>
        <w:tc>
          <w:tcPr>
            <w:tcW w:w="3626" w:type="dxa"/>
            <w:tcPrChange w:id="523" w:author="Anna Seaman" w:date="2026-08-11T17:42:00Z" w16du:dateUtc="2026-08-11T22:42:00Z">
              <w:tcPr>
                <w:tcW w:w="3595" w:type="dxa"/>
                <w:gridSpan w:val="2"/>
              </w:tcPr>
            </w:tcPrChange>
          </w:tcPr>
          <w:p w14:paraId="4FC9E88D" w14:textId="77777777" w:rsidR="00E670DB" w:rsidRPr="00E670DB" w:rsidRDefault="00E670DB" w:rsidP="00E670DB">
            <w:pPr>
              <w:ind w:left="216" w:hanging="216"/>
              <w:rPr>
                <w:ins w:id="524" w:author="Anna Seaman" w:date="2026-08-11T17:42:00Z" w16du:dateUtc="2026-08-11T22:42:00Z"/>
                <w:rFonts w:ascii="Times New Roman" w:hAnsi="Times New Roman" w:cs="Times New Roman"/>
                <w:b/>
                <w:bCs/>
                <w:color w:val="000000"/>
              </w:rPr>
            </w:pPr>
          </w:p>
        </w:tc>
      </w:tr>
      <w:tr w:rsidR="00E670DB" w:rsidRPr="00E670DB" w14:paraId="0F8A667E" w14:textId="77777777" w:rsidTr="00E670DB">
        <w:trPr>
          <w:ins w:id="525" w:author="Anna Seaman" w:date="2026-08-11T17:42:00Z" w16du:dateUtc="2026-08-11T22:42:00Z"/>
        </w:trPr>
        <w:tc>
          <w:tcPr>
            <w:tcW w:w="2084" w:type="dxa"/>
            <w:shd w:val="clear" w:color="auto" w:fill="EDD2C4"/>
          </w:tcPr>
          <w:p w14:paraId="5ECA1A7E" w14:textId="53F700CF" w:rsidR="00E670DB" w:rsidRPr="00E670DB" w:rsidRDefault="00E670DB" w:rsidP="00E670DB">
            <w:pPr>
              <w:ind w:left="216" w:hanging="216"/>
              <w:rPr>
                <w:ins w:id="526" w:author="Anna Seaman" w:date="2026-08-11T17:42:00Z" w16du:dateUtc="2026-08-11T22:42:00Z"/>
                <w:rFonts w:ascii="Times New Roman" w:hAnsi="Times New Roman" w:cs="Times New Roman"/>
                <w:color w:val="000000"/>
              </w:rPr>
            </w:pPr>
            <w:ins w:id="527" w:author="Anna Seaman" w:date="2026-08-11T17:42:00Z" w16du:dateUtc="2026-08-11T22:42:00Z">
              <w:r w:rsidRPr="00E670DB">
                <w:rPr>
                  <w:rFonts w:ascii="Times New Roman" w:hAnsi="Times New Roman" w:cs="Times New Roman"/>
                  <w:color w:val="000000"/>
                  <w:rPrChange w:id="528" w:author="Anna Seaman" w:date="2026-08-11T17:42:00Z" w16du:dateUtc="2026-08-11T22:42:00Z">
                    <w:rPr>
                      <w:rFonts w:cs="ITC Franklin Gothic Std"/>
                      <w:color w:val="000000"/>
                      <w:sz w:val="20"/>
                      <w:szCs w:val="20"/>
                    </w:rPr>
                  </w:rPrChange>
                </w:rPr>
                <w:t>Professionalism</w:t>
              </w:r>
            </w:ins>
          </w:p>
        </w:tc>
        <w:tc>
          <w:tcPr>
            <w:tcW w:w="2814" w:type="dxa"/>
          </w:tcPr>
          <w:p w14:paraId="0A673901" w14:textId="64CB8F45" w:rsidR="00E670DB" w:rsidRPr="00E670DB" w:rsidRDefault="00E670DB" w:rsidP="00E670DB">
            <w:pPr>
              <w:ind w:left="216" w:hanging="216"/>
              <w:rPr>
                <w:ins w:id="529" w:author="Anna Seaman" w:date="2026-08-11T17:42:00Z" w16du:dateUtc="2026-08-11T22:42:00Z"/>
                <w:rFonts w:ascii="Times New Roman" w:hAnsi="Times New Roman" w:cs="Times New Roman"/>
                <w:color w:val="000000"/>
              </w:rPr>
            </w:pPr>
            <w:ins w:id="530" w:author="Anna Seaman" w:date="2026-08-11T17:42:00Z" w16du:dateUtc="2026-08-11T22:42:00Z">
              <w:r w:rsidRPr="00E670DB">
                <w:rPr>
                  <w:rFonts w:ascii="Times New Roman" w:hAnsi="Times New Roman" w:cs="Times New Roman"/>
                  <w:color w:val="000000"/>
                  <w:rPrChange w:id="531" w:author="Anna Seaman" w:date="2026-08-11T17:42:00Z" w16du:dateUtc="2026-08-11T22:42:00Z">
                    <w:rPr>
                      <w:rFonts w:cs="ITC Franklin Gothic Std"/>
                      <w:color w:val="000000"/>
                      <w:sz w:val="20"/>
                      <w:szCs w:val="20"/>
                    </w:rPr>
                  </w:rPrChange>
                </w:rPr>
                <w:t>Dresses, communicates, and acts in a professional manner throughout the presentation and Q&amp;A time</w:t>
              </w:r>
            </w:ins>
          </w:p>
        </w:tc>
        <w:tc>
          <w:tcPr>
            <w:tcW w:w="1052" w:type="dxa"/>
          </w:tcPr>
          <w:p w14:paraId="35029E0D" w14:textId="77777777" w:rsidR="00E670DB" w:rsidRPr="00E670DB" w:rsidRDefault="00E670DB" w:rsidP="00E670DB">
            <w:pPr>
              <w:ind w:left="216" w:hanging="216"/>
              <w:rPr>
                <w:ins w:id="532" w:author="Anna Seaman" w:date="2026-08-11T17:42:00Z" w16du:dateUtc="2026-08-11T22:42:00Z"/>
                <w:rFonts w:ascii="Times New Roman" w:hAnsi="Times New Roman" w:cs="Times New Roman"/>
                <w:b/>
                <w:bCs/>
                <w:color w:val="000000"/>
              </w:rPr>
            </w:pPr>
          </w:p>
        </w:tc>
        <w:tc>
          <w:tcPr>
            <w:tcW w:w="3626" w:type="dxa"/>
          </w:tcPr>
          <w:p w14:paraId="40762586" w14:textId="77777777" w:rsidR="00E670DB" w:rsidRPr="00E670DB" w:rsidRDefault="00E670DB" w:rsidP="00E670DB">
            <w:pPr>
              <w:ind w:left="216" w:hanging="216"/>
              <w:rPr>
                <w:ins w:id="533" w:author="Anna Seaman" w:date="2026-08-11T17:42:00Z" w16du:dateUtc="2026-08-11T22:42:00Z"/>
                <w:rFonts w:ascii="Times New Roman" w:hAnsi="Times New Roman" w:cs="Times New Roman"/>
                <w:b/>
                <w:bCs/>
                <w:color w:val="000000"/>
              </w:rPr>
            </w:pPr>
          </w:p>
        </w:tc>
      </w:tr>
    </w:tbl>
    <w:p w14:paraId="56E7A5D8" w14:textId="3E1D5BD1" w:rsidR="00E670DB" w:rsidRPr="00E670DB" w:rsidRDefault="00E670DB" w:rsidP="00E670DB">
      <w:pPr>
        <w:spacing w:after="0" w:line="480" w:lineRule="auto"/>
        <w:rPr>
          <w:ins w:id="534" w:author="Anna Seaman" w:date="2026-08-11T17:43:00Z" w16du:dateUtc="2026-08-11T22:43:00Z"/>
          <w:rFonts w:ascii="Times New Roman" w:hAnsi="Times New Roman" w:cs="Times New Roman"/>
          <w:color w:val="000000"/>
          <w:sz w:val="20"/>
          <w:szCs w:val="20"/>
          <w:rPrChange w:id="535" w:author="Anna Seaman" w:date="2026-08-11T17:43:00Z" w16du:dateUtc="2026-08-11T22:43:00Z">
            <w:rPr>
              <w:ins w:id="536" w:author="Anna Seaman" w:date="2026-08-11T17:43:00Z" w16du:dateUtc="2026-08-11T22:43:00Z"/>
              <w:rFonts w:ascii="Times New Roman" w:hAnsi="Times New Roman" w:cs="Times New Roman"/>
              <w:color w:val="000000"/>
              <w:sz w:val="24"/>
              <w:szCs w:val="24"/>
            </w:rPr>
          </w:rPrChange>
        </w:rPr>
      </w:pPr>
      <w:ins w:id="537" w:author="Anna Seaman" w:date="2026-08-11T17:42:00Z">
        <w:r w:rsidRPr="00E670DB">
          <w:rPr>
            <w:rFonts w:ascii="Times New Roman" w:hAnsi="Times New Roman" w:cs="Times New Roman"/>
            <w:color w:val="000000"/>
            <w:sz w:val="20"/>
            <w:szCs w:val="20"/>
            <w:rPrChange w:id="538" w:author="Anna Seaman" w:date="2026-08-11T17:43:00Z" w16du:dateUtc="2026-08-11T22:43:00Z">
              <w:rPr>
                <w:rFonts w:ascii="Times New Roman" w:hAnsi="Times New Roman" w:cs="Times New Roman"/>
                <w:color w:val="000000"/>
                <w:sz w:val="24"/>
                <w:szCs w:val="24"/>
              </w:rPr>
            </w:rPrChange>
          </w:rPr>
          <w:lastRenderedPageBreak/>
          <w:t>0 = no competence in this area; 1 = small indication of element present but no explanation or detail; 2 = aspects of the criteria evident but needs more detail; 3 = fully met criteria.</w:t>
        </w:r>
      </w:ins>
    </w:p>
    <w:p w14:paraId="752A43F4" w14:textId="77777777" w:rsidR="00E670DB" w:rsidRDefault="00E670DB" w:rsidP="00E670DB">
      <w:pPr>
        <w:spacing w:after="0" w:line="480" w:lineRule="auto"/>
        <w:rPr>
          <w:ins w:id="539" w:author="Anna Seaman" w:date="2026-08-11T17:43:00Z" w16du:dateUtc="2026-08-11T22:43:00Z"/>
          <w:rFonts w:ascii="Times New Roman" w:hAnsi="Times New Roman" w:cs="Times New Roman"/>
          <w:color w:val="000000"/>
          <w:sz w:val="24"/>
          <w:szCs w:val="24"/>
        </w:rPr>
      </w:pPr>
    </w:p>
    <w:p w14:paraId="2F16B189" w14:textId="4FD0CCAB" w:rsidR="00E670DB" w:rsidRPr="006E4D15" w:rsidRDefault="00E670DB" w:rsidP="00E670DB">
      <w:pPr>
        <w:spacing w:after="0" w:line="480" w:lineRule="auto"/>
        <w:rPr>
          <w:ins w:id="540" w:author="Anna Seaman" w:date="2026-08-11T17:41:00Z" w16du:dateUtc="2026-08-11T22:41:00Z"/>
          <w:rFonts w:ascii="Times New Roman" w:hAnsi="Times New Roman" w:cs="Times New Roman"/>
          <w:color w:val="000000"/>
          <w:sz w:val="24"/>
          <w:szCs w:val="24"/>
        </w:rPr>
      </w:pPr>
      <w:ins w:id="541" w:author="Anna Seaman" w:date="2026-08-11T17:43:00Z" w16du:dateUtc="2026-08-11T22:43:00Z">
        <w:r>
          <w:rPr>
            <w:rFonts w:ascii="Times New Roman" w:hAnsi="Times New Roman" w:cs="Times New Roman"/>
            <w:color w:val="000000"/>
            <w:sz w:val="24"/>
            <w:szCs w:val="24"/>
          </w:rPr>
          <w:t>Other comments:</w:t>
        </w:r>
      </w:ins>
    </w:p>
    <w:p w14:paraId="7566F6A8" w14:textId="599B6650" w:rsidR="00BE2A5E" w:rsidRPr="006E4D15" w:rsidDel="00E670DB" w:rsidRDefault="00BE2A5E" w:rsidP="00227935">
      <w:pPr>
        <w:spacing w:after="0" w:line="480" w:lineRule="auto"/>
        <w:rPr>
          <w:del w:id="542" w:author="Anna Seaman" w:date="2026-08-11T17:41:00Z" w16du:dateUtc="2026-08-11T22:41:00Z"/>
          <w:rFonts w:ascii="Times New Roman" w:hAnsi="Times New Roman" w:cs="Times New Roman"/>
          <w:b/>
          <w:bCs/>
          <w:color w:val="000000"/>
          <w:sz w:val="24"/>
          <w:szCs w:val="24"/>
        </w:rPr>
      </w:pPr>
      <w:del w:id="543" w:author="Anna Seaman" w:date="2026-08-11T17:41:00Z" w16du:dateUtc="2026-08-11T22:41:00Z">
        <w:r w:rsidRPr="006E4D15" w:rsidDel="00E670DB">
          <w:rPr>
            <w:rFonts w:ascii="Times New Roman" w:hAnsi="Times New Roman" w:cs="Times New Roman"/>
            <w:b/>
            <w:bCs/>
            <w:color w:val="000000"/>
            <w:sz w:val="24"/>
            <w:szCs w:val="24"/>
          </w:rPr>
          <w:delText>\qqPSM: Copy from the student ebook.xqq\</w:delText>
        </w:r>
      </w:del>
    </w:p>
    <w:p w14:paraId="2FF8CAA9" w14:textId="77777777" w:rsidR="00067CB2" w:rsidRPr="006E4D15" w:rsidRDefault="00067CB2" w:rsidP="00E670DB">
      <w:pPr>
        <w:spacing w:after="0" w:line="480" w:lineRule="auto"/>
        <w:rPr>
          <w:rFonts w:ascii="Times New Roman" w:hAnsi="Times New Roman" w:cs="Times New Roman"/>
          <w:b/>
          <w:bCs/>
          <w:color w:val="000000"/>
          <w:sz w:val="24"/>
          <w:szCs w:val="24"/>
        </w:rPr>
      </w:pPr>
      <w:bookmarkStart w:id="544" w:name="_Hlk217057930"/>
      <w:r w:rsidRPr="006E4D15">
        <w:rPr>
          <w:rFonts w:ascii="Times New Roman" w:hAnsi="Times New Roman" w:cs="Times New Roman"/>
          <w:b/>
          <w:bCs/>
          <w:color w:val="000000"/>
          <w:sz w:val="24"/>
          <w:szCs w:val="24"/>
        </w:rPr>
        <w:t>\qqEND downloadable content\</w:t>
      </w:r>
    </w:p>
    <w:bookmarkEnd w:id="544"/>
    <w:p w14:paraId="0099CFCE" w14:textId="77777777" w:rsidR="00F76941" w:rsidRPr="006E4D15" w:rsidRDefault="00F76941" w:rsidP="00227935">
      <w:pPr>
        <w:spacing w:after="0" w:line="480" w:lineRule="auto"/>
        <w:rPr>
          <w:rFonts w:ascii="Times New Roman" w:hAnsi="Times New Roman" w:cs="Times New Roman"/>
          <w:color w:val="000000"/>
          <w:sz w:val="24"/>
          <w:szCs w:val="24"/>
        </w:rPr>
      </w:pPr>
    </w:p>
    <w:p w14:paraId="59CCDFF6" w14:textId="686AF803" w:rsidR="00847526" w:rsidRPr="006E4D15" w:rsidRDefault="00847526"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&lt;a&gt;Debrief</w:t>
      </w:r>
    </w:p>
    <w:p w14:paraId="02697AA9" w14:textId="77777777" w:rsidR="008A5102" w:rsidRPr="00F60FE8" w:rsidRDefault="008A5102" w:rsidP="008A5102">
      <w:pPr>
        <w:spacing w:after="0" w:line="480" w:lineRule="auto"/>
        <w:rPr>
          <w:ins w:id="545" w:author="Anna Seaman" w:date="2026-08-11T17:34:00Z" w16du:dateUtc="2026-08-11T22:34:00Z"/>
          <w:rFonts w:ascii="Times New Roman" w:eastAsia="Times New Roman" w:hAnsi="Times New Roman" w:cs="Times New Roman"/>
          <w:b/>
          <w:bCs/>
          <w:color w:val="000000"/>
          <w:sz w:val="24"/>
          <w:szCs w:val="24"/>
        </w:rPr>
      </w:pPr>
      <w:ins w:id="546" w:author="Anna Seaman" w:date="2026-08-11T17:34:00Z" w16du:dateUtc="2026-08-11T22:34:00Z">
        <w:r w:rsidRPr="00F60FE8">
          <w:rPr>
            <w:rFonts w:ascii="Times New Roman" w:eastAsia="Times New Roman" w:hAnsi="Times New Roman" w:cs="Times New Roman"/>
            <w:b/>
            <w:bCs/>
            <w:color w:val="000000"/>
            <w:sz w:val="24"/>
            <w:szCs w:val="24"/>
          </w:rPr>
          <w:t>\qqID: Can you link the words “debriefing</w:t>
        </w:r>
        <w:r>
          <w:rPr>
            <w:rFonts w:ascii="Times New Roman" w:eastAsia="Times New Roman" w:hAnsi="Times New Roman" w:cs="Times New Roman"/>
            <w:b/>
            <w:bCs/>
            <w:color w:val="000000"/>
            <w:sz w:val="24"/>
            <w:szCs w:val="24"/>
          </w:rPr>
          <w:t xml:space="preserve"> methods</w:t>
        </w:r>
        <w:r w:rsidRPr="00F60FE8">
          <w:rPr>
            <w:rFonts w:ascii="Times New Roman" w:eastAsia="Times New Roman" w:hAnsi="Times New Roman" w:cs="Times New Roman"/>
            <w:b/>
            <w:bCs/>
            <w:color w:val="000000"/>
            <w:sz w:val="24"/>
            <w:szCs w:val="24"/>
          </w:rPr>
          <w:t>” to the Debriefing Methods (included in the left-hand navigation)?xqq\</w:t>
        </w:r>
      </w:ins>
    </w:p>
    <w:p w14:paraId="239366BC" w14:textId="77777777" w:rsidR="008A5102" w:rsidRDefault="008A5102" w:rsidP="008A5102">
      <w:pPr>
        <w:spacing w:after="0" w:line="480" w:lineRule="auto"/>
        <w:rPr>
          <w:ins w:id="547" w:author="Anna Seaman" w:date="2026-08-11T17:34:00Z" w16du:dateUtc="2026-08-11T22:34:00Z"/>
          <w:rFonts w:ascii="Times New Roman" w:eastAsia="Times New Roman" w:hAnsi="Times New Roman" w:cs="Times New Roman"/>
          <w:color w:val="000000"/>
          <w:sz w:val="24"/>
          <w:szCs w:val="24"/>
        </w:rPr>
      </w:pPr>
      <w:ins w:id="548" w:author="Anna Seaman" w:date="2026-08-11T17:34:00Z" w16du:dateUtc="2026-08-11T22:34:00Z">
        <w:r w:rsidRPr="00D53B0F">
          <w:rPr>
            <w:rFonts w:ascii="Times New Roman" w:eastAsia="Times New Roman" w:hAnsi="Times New Roman" w:cs="Times New Roman"/>
            <w:color w:val="000000"/>
            <w:sz w:val="24"/>
            <w:szCs w:val="24"/>
          </w:rPr>
          <w:t xml:space="preserve">Please select </w:t>
        </w:r>
        <w:r w:rsidRPr="00156A5A">
          <w:rPr>
            <w:rFonts w:ascii="Times New Roman" w:eastAsia="Times New Roman" w:hAnsi="Times New Roman" w:cs="Times New Roman"/>
            <w:color w:val="000000"/>
            <w:sz w:val="24"/>
            <w:szCs w:val="24"/>
          </w:rPr>
          <w:t>one</w:t>
        </w:r>
        <w:r w:rsidRPr="00D53B0F">
          <w:rPr>
            <w:rFonts w:ascii="Times New Roman" w:eastAsia="Times New Roman" w:hAnsi="Times New Roman" w:cs="Times New Roman"/>
            <w:color w:val="000000"/>
            <w:sz w:val="24"/>
            <w:szCs w:val="24"/>
          </w:rPr>
          <w:t xml:space="preserve"> of the provided debriefing methods from the Introduction. It is important to have a whole-class debriefing session following each simulation.</w:t>
        </w:r>
      </w:ins>
    </w:p>
    <w:p w14:paraId="184D0637" w14:textId="77777777" w:rsidR="008A5102" w:rsidRDefault="008A5102" w:rsidP="00227935">
      <w:pPr>
        <w:spacing w:after="0" w:line="480" w:lineRule="auto"/>
        <w:rPr>
          <w:ins w:id="549" w:author="Anna Seaman" w:date="2026-08-11T17:34:00Z" w16du:dateUtc="2026-08-11T22:34:00Z"/>
          <w:rFonts w:ascii="Times New Roman" w:hAnsi="Times New Roman" w:cs="Times New Roman"/>
          <w:color w:val="000000"/>
          <w:sz w:val="24"/>
          <w:szCs w:val="24"/>
        </w:rPr>
      </w:pPr>
    </w:p>
    <w:p w14:paraId="4B805BAD" w14:textId="2E51EF10" w:rsidR="00847526" w:rsidRPr="006E4D15" w:rsidRDefault="00CC5C1B" w:rsidP="00227935">
      <w:pPr>
        <w:spacing w:after="0" w:line="480" w:lineRule="auto"/>
        <w:rPr>
          <w:rFonts w:ascii="Times New Roman" w:hAnsi="Times New Roman" w:cs="Times New Roman"/>
          <w:color w:val="000000"/>
          <w:sz w:val="24"/>
          <w:szCs w:val="24"/>
        </w:rPr>
      </w:pPr>
      <w:del w:id="550" w:author="Anna Seaman" w:date="2026-08-11T17:34:00Z" w16du:dateUtc="2026-08-11T22:34:00Z">
        <w:r w:rsidDel="008A5102">
          <w:rPr>
            <w:rFonts w:ascii="Times New Roman" w:hAnsi="Times New Roman" w:cs="Times New Roman"/>
            <w:color w:val="000000"/>
            <w:sz w:val="24"/>
            <w:szCs w:val="24"/>
          </w:rPr>
          <w:delText xml:space="preserve">Please select </w:delText>
        </w:r>
        <w:r w:rsidRPr="00C229A8" w:rsidDel="008A5102">
          <w:rPr>
            <w:rFonts w:ascii="Times New Roman" w:hAnsi="Times New Roman" w:cs="Times New Roman"/>
            <w:color w:val="000000"/>
            <w:sz w:val="24"/>
            <w:szCs w:val="24"/>
          </w:rPr>
          <w:delText>one</w:delText>
        </w:r>
        <w:r w:rsidDel="008A5102">
          <w:rPr>
            <w:rFonts w:ascii="Times New Roman" w:hAnsi="Times New Roman" w:cs="Times New Roman"/>
            <w:color w:val="000000"/>
            <w:sz w:val="24"/>
            <w:szCs w:val="24"/>
          </w:rPr>
          <w:delText xml:space="preserve"> of the provided debriefing guides from the </w:delText>
        </w:r>
        <w:r w:rsidR="009544C2" w:rsidDel="008A5102">
          <w:rPr>
            <w:rFonts w:ascii="Times New Roman" w:hAnsi="Times New Roman"/>
            <w:color w:val="000000"/>
          </w:rPr>
          <w:delText>Introduction or HK</w:delText>
        </w:r>
        <w:r w:rsidR="009544C2" w:rsidDel="008A5102">
          <w:rPr>
            <w:rFonts w:ascii="Times New Roman" w:hAnsi="Times New Roman"/>
            <w:i/>
            <w:iCs/>
            <w:color w:val="000000"/>
          </w:rPr>
          <w:delText xml:space="preserve">Propel </w:delText>
        </w:r>
        <w:r w:rsidR="009544C2" w:rsidDel="008A5102">
          <w:rPr>
            <w:rFonts w:ascii="Times New Roman" w:hAnsi="Times New Roman"/>
            <w:color w:val="000000"/>
          </w:rPr>
          <w:delText>instructor menu.</w:delText>
        </w:r>
        <w:r w:rsidDel="008A5102">
          <w:rPr>
            <w:rFonts w:ascii="Times New Roman" w:hAnsi="Times New Roman" w:cs="Times New Roman"/>
            <w:color w:val="000000"/>
            <w:sz w:val="24"/>
            <w:szCs w:val="24"/>
          </w:rPr>
          <w:delText xml:space="preserve"> It is important to have a whole</w:delText>
        </w:r>
        <w:r w:rsidR="00CA6742" w:rsidDel="008A5102">
          <w:rPr>
            <w:rFonts w:ascii="Times New Roman" w:hAnsi="Times New Roman" w:cs="Times New Roman"/>
            <w:color w:val="000000"/>
            <w:sz w:val="24"/>
            <w:szCs w:val="24"/>
          </w:rPr>
          <w:delText>-</w:delText>
        </w:r>
        <w:r w:rsidDel="008A5102">
          <w:rPr>
            <w:rFonts w:ascii="Times New Roman" w:hAnsi="Times New Roman" w:cs="Times New Roman"/>
            <w:color w:val="000000"/>
            <w:sz w:val="24"/>
            <w:szCs w:val="24"/>
          </w:rPr>
          <w:delText xml:space="preserve">class debriefing session following each simulation. </w:delText>
        </w:r>
      </w:del>
      <w:r>
        <w:rPr>
          <w:rFonts w:ascii="Times New Roman" w:hAnsi="Times New Roman" w:cs="Times New Roman"/>
          <w:color w:val="000000"/>
          <w:sz w:val="24"/>
          <w:szCs w:val="24"/>
        </w:rPr>
        <w:t xml:space="preserve">While many debriefing models would work well for this simulation, given the wide variety of topics students will be presenting, you may find the </w:t>
      </w:r>
      <w:r w:rsidRPr="00C229A8">
        <w:rPr>
          <w:rFonts w:ascii="Times New Roman" w:hAnsi="Times New Roman" w:cs="Times New Roman"/>
          <w:color w:val="000000"/>
          <w:sz w:val="24"/>
          <w:szCs w:val="24"/>
        </w:rPr>
        <w:t>+Delta</w:t>
      </w:r>
      <w:r>
        <w:rPr>
          <w:rFonts w:ascii="Times New Roman" w:hAnsi="Times New Roman" w:cs="Times New Roman"/>
          <w:color w:val="000000"/>
          <w:sz w:val="24"/>
          <w:szCs w:val="24"/>
        </w:rPr>
        <w:t xml:space="preserve"> debriefing model useful. Alternatively, if you would like students to reflect on their performance as a team, you may wish to utilize the Reflective Practice in Health Care model.</w:t>
      </w:r>
    </w:p>
    <w:p w14:paraId="708F4E19" w14:textId="47F6C519" w:rsidR="00067CB2" w:rsidRPr="006E4D15" w:rsidRDefault="00067CB2" w:rsidP="00227935">
      <w:pPr>
        <w:spacing w:after="0" w:line="480" w:lineRule="auto"/>
        <w:rPr>
          <w:rFonts w:ascii="Times New Roman" w:hAnsi="Times New Roman" w:cs="Times New Roman"/>
          <w:color w:val="000000"/>
          <w:sz w:val="24"/>
          <w:szCs w:val="24"/>
        </w:rPr>
      </w:pPr>
    </w:p>
    <w:p w14:paraId="6483BDB4" w14:textId="77777777" w:rsidR="00A00399" w:rsidRPr="006E4D15" w:rsidRDefault="00847526"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&lt;a&gt;Simulation Variations and Author Notes</w:t>
      </w:r>
    </w:p>
    <w:p w14:paraId="0CF6DA9B" w14:textId="033048D1" w:rsidR="00847526" w:rsidRPr="006E4D15" w:rsidRDefault="70DE81D3"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You may consider having this simulation be an informal session where you invite additional students, local health professionals</w:t>
      </w:r>
      <w:r w:rsidR="0048250B" w:rsidRPr="006E4D15">
        <w:rPr>
          <w:rFonts w:ascii="Times New Roman" w:hAnsi="Times New Roman" w:cs="Times New Roman"/>
          <w:color w:val="000000"/>
          <w:sz w:val="24"/>
          <w:szCs w:val="24"/>
        </w:rPr>
        <w:t>,</w:t>
      </w:r>
      <w:r w:rsidRPr="006E4D15">
        <w:rPr>
          <w:rFonts w:ascii="Times New Roman" w:hAnsi="Times New Roman" w:cs="Times New Roman"/>
          <w:color w:val="000000"/>
          <w:sz w:val="24"/>
          <w:szCs w:val="24"/>
        </w:rPr>
        <w:t xml:space="preserve"> or high school athletics staff</w:t>
      </w:r>
      <w:r w:rsidR="0048250B" w:rsidRPr="006E4D15">
        <w:rPr>
          <w:rFonts w:ascii="Times New Roman" w:hAnsi="Times New Roman" w:cs="Times New Roman"/>
          <w:color w:val="000000"/>
          <w:sz w:val="24"/>
          <w:szCs w:val="24"/>
        </w:rPr>
        <w:t xml:space="preserve"> to attend</w:t>
      </w:r>
      <w:r>
        <w:rPr>
          <w:rFonts w:ascii="Times New Roman" w:hAnsi="Times New Roman" w:cs="Times New Roman"/>
          <w:color w:val="000000"/>
          <w:sz w:val="24"/>
          <w:szCs w:val="24"/>
        </w:rPr>
        <w:t>, and cater lunch while sharing ideas following these presentations. You might also consider bringing in experts in certain areas</w:t>
      </w:r>
      <w:r w:rsidR="00CA6742">
        <w:rPr>
          <w:rFonts w:ascii="Times New Roman" w:hAnsi="Times New Roman" w:cs="Times New Roman"/>
          <w:color w:val="000000"/>
          <w:sz w:val="24"/>
          <w:szCs w:val="24"/>
        </w:rPr>
        <w:t>,</w:t>
      </w:r>
      <w:r>
        <w:rPr>
          <w:rFonts w:ascii="Times New Roman" w:hAnsi="Times New Roman" w:cs="Times New Roman"/>
          <w:color w:val="000000"/>
          <w:sz w:val="24"/>
          <w:szCs w:val="24"/>
        </w:rPr>
        <w:t xml:space="preserve"> such as LGBTQ</w:t>
      </w:r>
      <w:r w:rsidRPr="00C229A8">
        <w:rPr>
          <w:rFonts w:ascii="Times New Roman" w:hAnsi="Times New Roman" w:cs="Times New Roman"/>
          <w:color w:val="000000"/>
          <w:sz w:val="24"/>
          <w:szCs w:val="24"/>
        </w:rPr>
        <w:t>+</w:t>
      </w:r>
      <w:r>
        <w:rPr>
          <w:rFonts w:ascii="Times New Roman" w:hAnsi="Times New Roman" w:cs="Times New Roman"/>
          <w:color w:val="000000"/>
          <w:sz w:val="24"/>
          <w:szCs w:val="24"/>
        </w:rPr>
        <w:t xml:space="preserve"> care, sports nutrition, and cardiac care</w:t>
      </w:r>
      <w:r w:rsidR="00CA6742">
        <w:rPr>
          <w:rFonts w:ascii="Times New Roman" w:hAnsi="Times New Roman" w:cs="Times New Roman"/>
          <w:color w:val="000000"/>
          <w:sz w:val="24"/>
          <w:szCs w:val="24"/>
        </w:rPr>
        <w:t>,</w:t>
      </w:r>
      <w:r>
        <w:rPr>
          <w:rFonts w:ascii="Times New Roman" w:hAnsi="Times New Roman" w:cs="Times New Roman"/>
          <w:color w:val="000000"/>
          <w:sz w:val="24"/>
          <w:szCs w:val="24"/>
        </w:rPr>
        <w:t xml:space="preserve"> to facilitate the discussion.</w:t>
      </w:r>
    </w:p>
    <w:p w14:paraId="3E7DCC62" w14:textId="77777777" w:rsidR="00067CB2" w:rsidRPr="006E4D15" w:rsidRDefault="00067CB2" w:rsidP="00227935">
      <w:pPr>
        <w:spacing w:after="0" w:line="480" w:lineRule="auto"/>
        <w:rPr>
          <w:rFonts w:ascii="Times New Roman" w:eastAsia="Times New Roman" w:hAnsi="Times New Roman" w:cs="Times New Roman"/>
          <w:color w:val="000000"/>
          <w:sz w:val="24"/>
          <w:szCs w:val="24"/>
        </w:rPr>
      </w:pPr>
    </w:p>
    <w:p w14:paraId="29C282B7" w14:textId="4FB3C448" w:rsidR="24A0B271" w:rsidRPr="006E4D15" w:rsidRDefault="24A0B271" w:rsidP="00227935">
      <w:pPr>
        <w:spacing w:after="0" w:line="480" w:lineRule="auto"/>
        <w:rPr>
          <w:rFonts w:ascii="Times New Roman" w:eastAsia="Times New Roman" w:hAnsi="Times New Roman" w:cs="Times New Roman"/>
          <w:color w:val="000000"/>
          <w:sz w:val="24"/>
          <w:szCs w:val="24"/>
        </w:rPr>
      </w:pPr>
      <w:r w:rsidRPr="006E4D15">
        <w:rPr>
          <w:rFonts w:ascii="Times New Roman" w:eastAsia="Times New Roman" w:hAnsi="Times New Roman" w:cs="Times New Roman"/>
          <w:color w:val="000000"/>
          <w:sz w:val="24"/>
          <w:szCs w:val="24"/>
        </w:rPr>
        <w:lastRenderedPageBreak/>
        <w:t>&lt;a&gt;References</w:t>
      </w:r>
    </w:p>
    <w:p w14:paraId="27D86DEB" w14:textId="3D40F427" w:rsidR="00645564" w:rsidRPr="00645564" w:rsidRDefault="00645564" w:rsidP="00645564">
      <w:pPr>
        <w:pStyle w:val="ListParagraph"/>
        <w:numPr>
          <w:ilvl w:val="0"/>
          <w:numId w:val="35"/>
        </w:numPr>
        <w:spacing w:after="0" w:line="480" w:lineRule="auto"/>
        <w:ind w:hanging="360"/>
        <w:rPr>
          <w:ins w:id="551" w:author="Anna Seaman" w:date="2026-08-11T17:43:00Z"/>
          <w:rFonts w:ascii="Times New Roman" w:hAnsi="Times New Roman" w:cs="Times New Roman"/>
          <w:color w:val="000000"/>
          <w:sz w:val="24"/>
          <w:szCs w:val="24"/>
          <w:rPrChange w:id="552" w:author="Anna Seaman" w:date="2026-08-11T17:43:00Z" w16du:dateUtc="2026-08-11T22:43:00Z">
            <w:rPr>
              <w:ins w:id="553" w:author="Anna Seaman" w:date="2026-08-11T17:43:00Z"/>
            </w:rPr>
          </w:rPrChange>
        </w:rPr>
        <w:pPrChange w:id="554" w:author="Anna Seaman" w:date="2026-08-11T17:44:00Z" w16du:dateUtc="2026-08-11T22:44:00Z">
          <w:pPr>
            <w:spacing w:after="0" w:line="480" w:lineRule="auto"/>
          </w:pPr>
        </w:pPrChange>
      </w:pPr>
      <w:bookmarkStart w:id="555" w:name="_Hlk217058157"/>
      <w:ins w:id="556" w:author="Anna Seaman" w:date="2026-08-11T17:43:00Z">
        <w:r w:rsidRPr="00645564">
          <w:rPr>
            <w:rFonts w:ascii="Times New Roman" w:hAnsi="Times New Roman" w:cs="Times New Roman"/>
            <w:color w:val="000000"/>
            <w:sz w:val="24"/>
            <w:szCs w:val="24"/>
            <w:rPrChange w:id="557" w:author="Anna Seaman" w:date="2026-08-11T17:43:00Z" w16du:dateUtc="2026-08-11T22:43:00Z">
              <w:rPr/>
            </w:rPrChange>
          </w:rPr>
          <w:t xml:space="preserve">Winkelmann ZK, Games KE, Rivera MJ, Neil ER, Eberman LE. Athletic trainers’ knowledge and practice application of public health topics. </w:t>
        </w:r>
        <w:r w:rsidRPr="00645564">
          <w:rPr>
            <w:rFonts w:ascii="Times New Roman" w:hAnsi="Times New Roman" w:cs="Times New Roman"/>
            <w:i/>
            <w:iCs/>
            <w:color w:val="000000"/>
            <w:sz w:val="24"/>
            <w:szCs w:val="24"/>
            <w:rPrChange w:id="558" w:author="Anna Seaman" w:date="2026-08-11T17:43:00Z" w16du:dateUtc="2026-08-11T22:43:00Z">
              <w:rPr>
                <w:i/>
                <w:iCs/>
              </w:rPr>
            </w:rPrChange>
          </w:rPr>
          <w:t>Athl Train Educ J</w:t>
        </w:r>
        <w:r w:rsidRPr="00645564">
          <w:rPr>
            <w:rFonts w:ascii="Times New Roman" w:hAnsi="Times New Roman" w:cs="Times New Roman"/>
            <w:color w:val="000000"/>
            <w:sz w:val="24"/>
            <w:szCs w:val="24"/>
            <w:rPrChange w:id="559" w:author="Anna Seaman" w:date="2026-08-11T17:43:00Z" w16du:dateUtc="2026-08-11T22:43:00Z">
              <w:rPr/>
            </w:rPrChange>
          </w:rPr>
          <w:t>. 2020;15(4):308-320. doi:10.4085/1947-380X-19-047</w:t>
        </w:r>
      </w:ins>
    </w:p>
    <w:p w14:paraId="34FD8C9D" w14:textId="77777777" w:rsidR="00645564" w:rsidRPr="00645564" w:rsidRDefault="00645564" w:rsidP="00645564">
      <w:pPr>
        <w:pStyle w:val="ListParagraph"/>
        <w:numPr>
          <w:ilvl w:val="0"/>
          <w:numId w:val="35"/>
        </w:numPr>
        <w:spacing w:after="0" w:line="480" w:lineRule="auto"/>
        <w:ind w:hanging="360"/>
        <w:rPr>
          <w:ins w:id="560" w:author="Anna Seaman" w:date="2026-08-11T17:43:00Z"/>
          <w:rFonts w:ascii="Times New Roman" w:hAnsi="Times New Roman" w:cs="Times New Roman"/>
          <w:color w:val="000000"/>
          <w:sz w:val="24"/>
          <w:szCs w:val="24"/>
          <w:rPrChange w:id="561" w:author="Anna Seaman" w:date="2026-08-11T17:43:00Z" w16du:dateUtc="2026-08-11T22:43:00Z">
            <w:rPr>
              <w:ins w:id="562" w:author="Anna Seaman" w:date="2026-08-11T17:43:00Z"/>
            </w:rPr>
          </w:rPrChange>
        </w:rPr>
        <w:pPrChange w:id="563" w:author="Anna Seaman" w:date="2026-08-11T17:44:00Z" w16du:dateUtc="2026-08-11T22:44:00Z">
          <w:pPr>
            <w:numPr>
              <w:numId w:val="32"/>
            </w:numPr>
            <w:spacing w:after="0" w:line="480" w:lineRule="auto"/>
          </w:pPr>
        </w:pPrChange>
      </w:pPr>
      <w:ins w:id="564" w:author="Anna Seaman" w:date="2026-08-11T17:43:00Z">
        <w:r w:rsidRPr="00645564">
          <w:rPr>
            <w:rFonts w:ascii="Times New Roman" w:hAnsi="Times New Roman" w:cs="Times New Roman"/>
            <w:color w:val="000000"/>
            <w:sz w:val="24"/>
            <w:szCs w:val="24"/>
            <w:rPrChange w:id="565" w:author="Anna Seaman" w:date="2026-08-11T17:43:00Z" w16du:dateUtc="2026-08-11T22:43:00Z">
              <w:rPr/>
            </w:rPrChange>
          </w:rPr>
          <w:t xml:space="preserve">Konin J, Ray R. </w:t>
        </w:r>
        <w:r w:rsidRPr="00645564">
          <w:rPr>
            <w:rFonts w:ascii="Times New Roman" w:hAnsi="Times New Roman" w:cs="Times New Roman"/>
            <w:i/>
            <w:iCs/>
            <w:color w:val="000000"/>
            <w:sz w:val="24"/>
            <w:szCs w:val="24"/>
            <w:rPrChange w:id="566" w:author="Anna Seaman" w:date="2026-08-11T17:43:00Z" w16du:dateUtc="2026-08-11T22:43:00Z">
              <w:rPr>
                <w:i/>
                <w:iCs/>
              </w:rPr>
            </w:rPrChange>
          </w:rPr>
          <w:t>Management Strategies in Athletic Training</w:t>
        </w:r>
        <w:r w:rsidRPr="00645564">
          <w:rPr>
            <w:rFonts w:ascii="Times New Roman" w:hAnsi="Times New Roman" w:cs="Times New Roman"/>
            <w:color w:val="000000"/>
            <w:sz w:val="24"/>
            <w:szCs w:val="24"/>
            <w:rPrChange w:id="567" w:author="Anna Seaman" w:date="2026-08-11T17:43:00Z" w16du:dateUtc="2026-08-11T22:43:00Z">
              <w:rPr/>
            </w:rPrChange>
          </w:rPr>
          <w:t>. 5th ed. Human Kinetics; 2019.</w:t>
        </w:r>
      </w:ins>
    </w:p>
    <w:p w14:paraId="0CA51370" w14:textId="5662D028" w:rsidR="00BE2A5E" w:rsidDel="00645564" w:rsidRDefault="00BE2A5E" w:rsidP="00227935">
      <w:pPr>
        <w:spacing w:after="0" w:line="480" w:lineRule="auto"/>
        <w:rPr>
          <w:del w:id="568" w:author="Anna Seaman" w:date="2026-08-11T17:43:00Z" w16du:dateUtc="2026-08-11T22:43:00Z"/>
          <w:rFonts w:ascii="Times New Roman" w:hAnsi="Times New Roman" w:cs="Times New Roman"/>
          <w:color w:val="000000"/>
          <w:sz w:val="24"/>
          <w:szCs w:val="24"/>
        </w:rPr>
      </w:pPr>
      <w:del w:id="569" w:author="Anna Seaman" w:date="2026-08-11T17:43:00Z" w16du:dateUtc="2026-08-11T22:43:00Z">
        <w:r w:rsidRPr="00645564" w:rsidDel="00645564">
          <w:rPr>
            <w:rFonts w:ascii="Times New Roman" w:hAnsi="Times New Roman" w:cs="Times New Roman"/>
            <w:color w:val="000000"/>
            <w:sz w:val="24"/>
            <w:szCs w:val="24"/>
            <w:rPrChange w:id="570" w:author="Anna Seaman" w:date="2026-08-11T17:43:00Z" w16du:dateUtc="2026-08-11T22:43:00Z">
              <w:rPr>
                <w:rFonts w:ascii="Times New Roman" w:hAnsi="Times New Roman" w:cs="Times New Roman"/>
                <w:b/>
                <w:bCs/>
                <w:color w:val="000000"/>
                <w:sz w:val="24"/>
                <w:szCs w:val="24"/>
              </w:rPr>
            </w:rPrChange>
          </w:rPr>
          <w:delText>\qqPSM: Copy from the student ebook.xqq\</w:delText>
        </w:r>
      </w:del>
    </w:p>
    <w:p w14:paraId="06DAED87" w14:textId="65CD16AF" w:rsidR="00067CB2" w:rsidRPr="006E4D15" w:rsidRDefault="00067CB2" w:rsidP="00227935">
      <w:pPr>
        <w:spacing w:after="0" w:line="480" w:lineRule="auto"/>
        <w:rPr>
          <w:rFonts w:ascii="Times New Roman" w:hAnsi="Times New Roman" w:cs="Times New Roman"/>
          <w:color w:val="000000"/>
          <w:sz w:val="24"/>
          <w:szCs w:val="24"/>
        </w:rPr>
      </w:pPr>
    </w:p>
    <w:p w14:paraId="6E447146" w14:textId="77777777" w:rsidR="00067CB2" w:rsidRPr="006E4D15" w:rsidRDefault="00067CB2" w:rsidP="00227935">
      <w:pPr>
        <w:spacing w:after="0" w:line="480" w:lineRule="auto"/>
        <w:rPr>
          <w:rFonts w:ascii="Times New Roman" w:hAnsi="Times New Roman" w:cs="Times New Roman"/>
          <w:b/>
          <w:bCs/>
          <w:color w:val="000000"/>
          <w:sz w:val="24"/>
          <w:szCs w:val="24"/>
        </w:rPr>
      </w:pPr>
      <w:bookmarkStart w:id="571" w:name="_Hlk214018167"/>
      <w:r w:rsidRPr="006E4D15">
        <w:rPr>
          <w:rFonts w:ascii="Times New Roman" w:hAnsi="Times New Roman" w:cs="Times New Roman"/>
          <w:b/>
          <w:bCs/>
          <w:color w:val="000000"/>
          <w:sz w:val="24"/>
          <w:szCs w:val="24"/>
        </w:rPr>
        <w:t>\qqBEGIN downloadable content: Button name: Suggested Answers for Select Activities</w:t>
      </w:r>
    </w:p>
    <w:p w14:paraId="52BA7175" w14:textId="77777777" w:rsidR="00067CB2" w:rsidRPr="006E4D15" w:rsidDel="00645564" w:rsidRDefault="00067CB2" w:rsidP="00227935">
      <w:pPr>
        <w:spacing w:after="0" w:line="480" w:lineRule="auto"/>
        <w:rPr>
          <w:del w:id="572" w:author="Anna Seaman" w:date="2026-08-11T17:44:00Z" w16du:dateUtc="2026-08-11T22:44:00Z"/>
          <w:rFonts w:ascii="Times New Roman" w:hAnsi="Times New Roman" w:cs="Times New Roman"/>
          <w:color w:val="000000"/>
          <w:sz w:val="24"/>
          <w:szCs w:val="24"/>
        </w:rPr>
      </w:pPr>
      <w:r w:rsidRPr="006E4D15">
        <w:rPr>
          <w:rFonts w:ascii="Times New Roman" w:hAnsi="Times New Roman" w:cs="Times New Roman"/>
          <w:color w:val="000000"/>
          <w:sz w:val="24"/>
          <w:szCs w:val="24"/>
        </w:rPr>
        <w:t>&lt;title&gt;Suggested Answers for Select Activities</w:t>
      </w:r>
    </w:p>
    <w:p w14:paraId="07F990CF" w14:textId="77777777" w:rsidR="00BE2A5E" w:rsidRPr="006E4D15" w:rsidRDefault="00BE2A5E" w:rsidP="00645564">
      <w:pPr>
        <w:spacing w:after="0" w:line="480" w:lineRule="auto"/>
        <w:rPr>
          <w:rFonts w:ascii="Times New Roman" w:hAnsi="Times New Roman" w:cs="Times New Roman"/>
          <w:color w:val="000000"/>
          <w:sz w:val="24"/>
          <w:szCs w:val="24"/>
        </w:rPr>
      </w:pPr>
    </w:p>
    <w:bookmarkEnd w:id="555"/>
    <w:bookmarkEnd w:id="571"/>
    <w:p w14:paraId="6BD27667" w14:textId="3534420A" w:rsidR="24A0B271" w:rsidRPr="006E4D15" w:rsidRDefault="00933A59"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&lt;b&gt;Presimulation Activity</w:t>
      </w:r>
      <w:r>
        <w:rPr>
          <w:rFonts w:ascii="Times New Roman" w:hAnsi="Times New Roman" w:cs="Times New Roman"/>
          <w:color w:val="000000"/>
          <w:sz w:val="24"/>
          <w:szCs w:val="24"/>
        </w:rPr>
        <w:t xml:space="preserve"> </w:t>
      </w:r>
      <w:r w:rsidRPr="00C229A8">
        <w:rPr>
          <w:rFonts w:ascii="Times New Roman" w:hAnsi="Times New Roman" w:cs="Times New Roman"/>
          <w:color w:val="000000"/>
          <w:sz w:val="24"/>
          <w:szCs w:val="24"/>
        </w:rPr>
        <w:t>2</w:t>
      </w:r>
      <w:r>
        <w:rPr>
          <w:rFonts w:ascii="Times New Roman" w:hAnsi="Times New Roman" w:cs="Times New Roman"/>
          <w:color w:val="000000"/>
          <w:sz w:val="24"/>
          <w:szCs w:val="24"/>
        </w:rPr>
        <w:t>: Field Research</w:t>
      </w:r>
    </w:p>
    <w:p w14:paraId="01009A68" w14:textId="5B90ABC7" w:rsidR="2CC5CC7E" w:rsidRPr="006E4D15" w:rsidRDefault="2CC5CC7E"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 xml:space="preserve">Students should submit documentation of speaking with a local high school athletic director or </w:t>
      </w:r>
      <w:r w:rsidR="00CA6742">
        <w:rPr>
          <w:rFonts w:ascii="Times New Roman" w:hAnsi="Times New Roman" w:cs="Times New Roman"/>
          <w:color w:val="000000"/>
          <w:sz w:val="24"/>
          <w:szCs w:val="24"/>
        </w:rPr>
        <w:t>AT</w:t>
      </w:r>
      <w:r w:rsidRPr="006E4D15">
        <w:rPr>
          <w:rFonts w:ascii="Times New Roman" w:hAnsi="Times New Roman" w:cs="Times New Roman"/>
          <w:color w:val="000000"/>
          <w:sz w:val="24"/>
          <w:szCs w:val="24"/>
        </w:rPr>
        <w:t xml:space="preserve"> and provide information on the following topics listed:</w:t>
      </w:r>
    </w:p>
    <w:p w14:paraId="27708CAB" w14:textId="5C92C9F2" w:rsidR="000159BC" w:rsidRPr="006E4D15" w:rsidDel="00645564" w:rsidRDefault="000159BC" w:rsidP="00227935">
      <w:pPr>
        <w:spacing w:after="0" w:line="480" w:lineRule="auto"/>
        <w:rPr>
          <w:del w:id="573" w:author="Anna Seaman" w:date="2026-08-11T17:44:00Z" w16du:dateUtc="2026-08-11T22:44:00Z"/>
          <w:rFonts w:ascii="Times New Roman" w:hAnsi="Times New Roman" w:cs="Times New Roman"/>
          <w:color w:val="000000"/>
          <w:sz w:val="24"/>
          <w:szCs w:val="24"/>
        </w:rPr>
      </w:pPr>
    </w:p>
    <w:p w14:paraId="2648C8EE" w14:textId="1BFFBE25" w:rsidR="2CC5CC7E" w:rsidRPr="00645564" w:rsidRDefault="2CC5CC7E" w:rsidP="00645564">
      <w:pPr>
        <w:pStyle w:val="ListParagraph"/>
        <w:numPr>
          <w:ilvl w:val="0"/>
          <w:numId w:val="36"/>
        </w:numPr>
        <w:spacing w:after="0" w:line="480" w:lineRule="auto"/>
        <w:rPr>
          <w:rFonts w:ascii="Times New Roman" w:eastAsia="Times New Roman" w:hAnsi="Times New Roman" w:cs="Times New Roman"/>
          <w:color w:val="000000"/>
          <w:sz w:val="24"/>
          <w:szCs w:val="24"/>
          <w:rPrChange w:id="574" w:author="Anna Seaman" w:date="2026-08-11T17:44:00Z" w16du:dateUtc="2026-08-11T22:44:00Z">
            <w:rPr/>
          </w:rPrChange>
        </w:rPr>
        <w:pPrChange w:id="575" w:author="Anna Seaman" w:date="2026-08-11T17:44:00Z" w16du:dateUtc="2026-08-11T22:44:00Z">
          <w:pPr>
            <w:pStyle w:val="ListParagraph"/>
            <w:numPr>
              <w:numId w:val="2"/>
            </w:numPr>
            <w:spacing w:after="0" w:line="480" w:lineRule="auto"/>
            <w:ind w:left="0"/>
          </w:pPr>
        </w:pPrChange>
      </w:pPr>
      <w:r w:rsidRPr="00645564">
        <w:rPr>
          <w:rFonts w:ascii="Times New Roman" w:eastAsia="Times New Roman" w:hAnsi="Times New Roman" w:cs="Times New Roman"/>
          <w:color w:val="000000"/>
          <w:sz w:val="24"/>
          <w:szCs w:val="24"/>
          <w:rPrChange w:id="576" w:author="Anna Seaman" w:date="2026-08-11T17:44:00Z" w16du:dateUtc="2026-08-11T22:44:00Z">
            <w:rPr/>
          </w:rPrChange>
        </w:rPr>
        <w:t>Topics and policies covered at the athlete orientation/parent meeting</w:t>
      </w:r>
    </w:p>
    <w:p w14:paraId="259652B1" w14:textId="581ACA88" w:rsidR="2CC5CC7E" w:rsidRPr="00645564" w:rsidRDefault="2CC5CC7E" w:rsidP="00645564">
      <w:pPr>
        <w:pStyle w:val="ListParagraph"/>
        <w:numPr>
          <w:ilvl w:val="0"/>
          <w:numId w:val="36"/>
        </w:numPr>
        <w:spacing w:after="0" w:line="480" w:lineRule="auto"/>
        <w:rPr>
          <w:rFonts w:ascii="Times New Roman" w:eastAsia="Times New Roman" w:hAnsi="Times New Roman" w:cs="Times New Roman"/>
          <w:color w:val="000000"/>
          <w:sz w:val="24"/>
          <w:szCs w:val="24"/>
          <w:rPrChange w:id="577" w:author="Anna Seaman" w:date="2026-08-11T17:44:00Z" w16du:dateUtc="2026-08-11T22:44:00Z">
            <w:rPr/>
          </w:rPrChange>
        </w:rPr>
        <w:pPrChange w:id="578" w:author="Anna Seaman" w:date="2026-08-11T17:44:00Z" w16du:dateUtc="2026-08-11T22:44:00Z">
          <w:pPr>
            <w:pStyle w:val="ListParagraph"/>
            <w:numPr>
              <w:numId w:val="2"/>
            </w:numPr>
            <w:spacing w:after="0" w:line="480" w:lineRule="auto"/>
            <w:ind w:left="0"/>
          </w:pPr>
        </w:pPrChange>
      </w:pPr>
      <w:r w:rsidRPr="00645564">
        <w:rPr>
          <w:rFonts w:ascii="Times New Roman" w:eastAsia="Times New Roman" w:hAnsi="Times New Roman" w:cs="Times New Roman"/>
          <w:color w:val="000000"/>
          <w:sz w:val="24"/>
          <w:szCs w:val="24"/>
          <w:rPrChange w:id="579" w:author="Anna Seaman" w:date="2026-08-11T17:44:00Z" w16du:dateUtc="2026-08-11T22:44:00Z">
            <w:rPr/>
          </w:rPrChange>
        </w:rPr>
        <w:t>Individuals</w:t>
      </w:r>
      <w:r w:rsidR="00CA6742" w:rsidRPr="00645564">
        <w:rPr>
          <w:rFonts w:ascii="Times New Roman" w:eastAsia="Times New Roman" w:hAnsi="Times New Roman" w:cs="Times New Roman"/>
          <w:color w:val="000000"/>
          <w:sz w:val="24"/>
          <w:szCs w:val="24"/>
          <w:rPrChange w:id="580" w:author="Anna Seaman" w:date="2026-08-11T17:44:00Z" w16du:dateUtc="2026-08-11T22:44:00Z">
            <w:rPr/>
          </w:rPrChange>
        </w:rPr>
        <w:t xml:space="preserve"> or </w:t>
      </w:r>
      <w:r w:rsidRPr="00645564">
        <w:rPr>
          <w:rFonts w:ascii="Times New Roman" w:eastAsia="Times New Roman" w:hAnsi="Times New Roman" w:cs="Times New Roman"/>
          <w:color w:val="000000"/>
          <w:sz w:val="24"/>
          <w:szCs w:val="24"/>
          <w:rPrChange w:id="581" w:author="Anna Seaman" w:date="2026-08-11T17:44:00Z" w16du:dateUtc="2026-08-11T22:44:00Z">
            <w:rPr/>
          </w:rPrChange>
        </w:rPr>
        <w:t>officials present at the meeting</w:t>
      </w:r>
    </w:p>
    <w:p w14:paraId="0FC46B64" w14:textId="16D8AA10" w:rsidR="2CC5CC7E" w:rsidRPr="00645564" w:rsidRDefault="2CC5CC7E" w:rsidP="00645564">
      <w:pPr>
        <w:pStyle w:val="ListParagraph"/>
        <w:numPr>
          <w:ilvl w:val="0"/>
          <w:numId w:val="36"/>
        </w:numPr>
        <w:spacing w:after="0" w:line="480" w:lineRule="auto"/>
        <w:rPr>
          <w:rFonts w:ascii="Times New Roman" w:eastAsia="Times New Roman" w:hAnsi="Times New Roman" w:cs="Times New Roman"/>
          <w:color w:val="000000"/>
          <w:sz w:val="24"/>
          <w:szCs w:val="24"/>
          <w:rPrChange w:id="582" w:author="Anna Seaman" w:date="2026-08-11T17:44:00Z" w16du:dateUtc="2026-08-11T22:44:00Z">
            <w:rPr/>
          </w:rPrChange>
        </w:rPr>
        <w:pPrChange w:id="583" w:author="Anna Seaman" w:date="2026-08-11T17:44:00Z" w16du:dateUtc="2026-08-11T22:44:00Z">
          <w:pPr>
            <w:pStyle w:val="ListParagraph"/>
            <w:numPr>
              <w:numId w:val="2"/>
            </w:numPr>
            <w:spacing w:after="0" w:line="480" w:lineRule="auto"/>
            <w:ind w:left="0"/>
          </w:pPr>
        </w:pPrChange>
      </w:pPr>
      <w:r w:rsidRPr="00645564">
        <w:rPr>
          <w:rFonts w:ascii="Times New Roman" w:eastAsia="Times New Roman" w:hAnsi="Times New Roman" w:cs="Times New Roman"/>
          <w:color w:val="000000"/>
          <w:sz w:val="24"/>
          <w:szCs w:val="24"/>
          <w:rPrChange w:id="584" w:author="Anna Seaman" w:date="2026-08-11T17:44:00Z" w16du:dateUtc="2026-08-11T22:44:00Z">
            <w:rPr/>
          </w:rPrChange>
        </w:rPr>
        <w:t xml:space="preserve">If </w:t>
      </w:r>
      <w:r w:rsidR="00CA6742" w:rsidRPr="00645564">
        <w:rPr>
          <w:rFonts w:ascii="Times New Roman" w:eastAsia="Times New Roman" w:hAnsi="Times New Roman" w:cs="Times New Roman"/>
          <w:color w:val="000000"/>
          <w:sz w:val="24"/>
          <w:szCs w:val="24"/>
          <w:rPrChange w:id="585" w:author="Anna Seaman" w:date="2026-08-11T17:44:00Z" w16du:dateUtc="2026-08-11T22:44:00Z">
            <w:rPr/>
          </w:rPrChange>
        </w:rPr>
        <w:t>AT</w:t>
      </w:r>
      <w:r w:rsidRPr="00645564">
        <w:rPr>
          <w:rFonts w:ascii="Times New Roman" w:eastAsia="Times New Roman" w:hAnsi="Times New Roman" w:cs="Times New Roman"/>
          <w:color w:val="000000"/>
          <w:sz w:val="24"/>
          <w:szCs w:val="24"/>
          <w:rPrChange w:id="586" w:author="Anna Seaman" w:date="2026-08-11T17:44:00Z" w16du:dateUtc="2026-08-11T22:44:00Z">
            <w:rPr/>
          </w:rPrChange>
        </w:rPr>
        <w:t>s are present, what information do they present?</w:t>
      </w:r>
    </w:p>
    <w:p w14:paraId="25B66C6D" w14:textId="3A0172A4" w:rsidR="2CC5CC7E" w:rsidRPr="00645564" w:rsidRDefault="2CC5CC7E" w:rsidP="00645564">
      <w:pPr>
        <w:pStyle w:val="ListParagraph"/>
        <w:numPr>
          <w:ilvl w:val="0"/>
          <w:numId w:val="36"/>
        </w:numPr>
        <w:spacing w:after="0" w:line="480" w:lineRule="auto"/>
        <w:rPr>
          <w:rFonts w:ascii="Times New Roman" w:eastAsia="Times New Roman" w:hAnsi="Times New Roman" w:cs="Times New Roman"/>
          <w:color w:val="000000"/>
          <w:sz w:val="24"/>
          <w:szCs w:val="24"/>
          <w:rPrChange w:id="587" w:author="Anna Seaman" w:date="2026-08-11T17:44:00Z" w16du:dateUtc="2026-08-11T22:44:00Z">
            <w:rPr/>
          </w:rPrChange>
        </w:rPr>
        <w:pPrChange w:id="588" w:author="Anna Seaman" w:date="2026-08-11T17:44:00Z" w16du:dateUtc="2026-08-11T22:44:00Z">
          <w:pPr>
            <w:pStyle w:val="ListParagraph"/>
            <w:numPr>
              <w:numId w:val="2"/>
            </w:numPr>
            <w:spacing w:after="0" w:line="480" w:lineRule="auto"/>
            <w:ind w:left="0"/>
          </w:pPr>
        </w:pPrChange>
      </w:pPr>
      <w:r w:rsidRPr="00645564">
        <w:rPr>
          <w:rFonts w:ascii="Times New Roman" w:eastAsia="Times New Roman" w:hAnsi="Times New Roman" w:cs="Times New Roman"/>
          <w:color w:val="000000"/>
          <w:sz w:val="24"/>
          <w:szCs w:val="24"/>
          <w:rPrChange w:id="589" w:author="Anna Seaman" w:date="2026-08-11T17:44:00Z" w16du:dateUtc="2026-08-11T22:44:00Z">
            <w:rPr/>
          </w:rPrChange>
        </w:rPr>
        <w:t>Is there a time for questions from parents?</w:t>
      </w:r>
    </w:p>
    <w:p w14:paraId="169B812A" w14:textId="1100D572" w:rsidR="2CC5CC7E" w:rsidRPr="00645564" w:rsidRDefault="2CC5CC7E" w:rsidP="00645564">
      <w:pPr>
        <w:pStyle w:val="ListParagraph"/>
        <w:numPr>
          <w:ilvl w:val="0"/>
          <w:numId w:val="36"/>
        </w:numPr>
        <w:spacing w:after="0" w:line="480" w:lineRule="auto"/>
        <w:rPr>
          <w:rFonts w:ascii="Times New Roman" w:eastAsia="Times New Roman" w:hAnsi="Times New Roman" w:cs="Times New Roman"/>
          <w:color w:val="000000"/>
          <w:sz w:val="24"/>
          <w:szCs w:val="24"/>
          <w:rPrChange w:id="590" w:author="Anna Seaman" w:date="2026-08-11T17:44:00Z" w16du:dateUtc="2026-08-11T22:44:00Z">
            <w:rPr/>
          </w:rPrChange>
        </w:rPr>
        <w:pPrChange w:id="591" w:author="Anna Seaman" w:date="2026-08-11T17:44:00Z" w16du:dateUtc="2026-08-11T22:44:00Z">
          <w:pPr>
            <w:pStyle w:val="ListParagraph"/>
            <w:numPr>
              <w:numId w:val="2"/>
            </w:numPr>
            <w:spacing w:after="0" w:line="480" w:lineRule="auto"/>
            <w:ind w:left="0"/>
          </w:pPr>
        </w:pPrChange>
      </w:pPr>
      <w:r w:rsidRPr="00645564">
        <w:rPr>
          <w:rFonts w:ascii="Times New Roman" w:eastAsia="Times New Roman" w:hAnsi="Times New Roman" w:cs="Times New Roman"/>
          <w:color w:val="000000"/>
          <w:sz w:val="24"/>
          <w:szCs w:val="24"/>
          <w:rPrChange w:id="592" w:author="Anna Seaman" w:date="2026-08-11T17:44:00Z" w16du:dateUtc="2026-08-11T22:44:00Z">
            <w:rPr/>
          </w:rPrChange>
        </w:rPr>
        <w:t xml:space="preserve">What is the general </w:t>
      </w:r>
      <w:r w:rsidR="00CA6742" w:rsidRPr="00645564">
        <w:rPr>
          <w:rFonts w:ascii="Times New Roman" w:eastAsia="Times New Roman" w:hAnsi="Times New Roman" w:cs="Times New Roman"/>
          <w:color w:val="000000"/>
          <w:sz w:val="24"/>
          <w:szCs w:val="24"/>
          <w:rPrChange w:id="593" w:author="Anna Seaman" w:date="2026-08-11T17:44:00Z" w16du:dateUtc="2026-08-11T22:44:00Z">
            <w:rPr/>
          </w:rPrChange>
        </w:rPr>
        <w:t>duration</w:t>
      </w:r>
      <w:r w:rsidRPr="00645564">
        <w:rPr>
          <w:rFonts w:ascii="Times New Roman" w:eastAsia="Times New Roman" w:hAnsi="Times New Roman" w:cs="Times New Roman"/>
          <w:color w:val="000000"/>
          <w:sz w:val="24"/>
          <w:szCs w:val="24"/>
          <w:rPrChange w:id="594" w:author="Anna Seaman" w:date="2026-08-11T17:44:00Z" w16du:dateUtc="2026-08-11T22:44:00Z">
            <w:rPr/>
          </w:rPrChange>
        </w:rPr>
        <w:t xml:space="preserve"> for these meetings?</w:t>
      </w:r>
    </w:p>
    <w:p w14:paraId="5C92347E" w14:textId="35E82858" w:rsidR="2CC5CC7E" w:rsidRPr="00645564" w:rsidRDefault="2CC5CC7E" w:rsidP="00645564">
      <w:pPr>
        <w:pStyle w:val="ListParagraph"/>
        <w:numPr>
          <w:ilvl w:val="0"/>
          <w:numId w:val="36"/>
        </w:numPr>
        <w:spacing w:after="0" w:line="480" w:lineRule="auto"/>
        <w:rPr>
          <w:rFonts w:ascii="Times New Roman" w:eastAsia="Times New Roman" w:hAnsi="Times New Roman" w:cs="Times New Roman"/>
          <w:color w:val="000000"/>
          <w:sz w:val="24"/>
          <w:szCs w:val="24"/>
          <w:rPrChange w:id="595" w:author="Anna Seaman" w:date="2026-08-11T17:44:00Z" w16du:dateUtc="2026-08-11T22:44:00Z">
            <w:rPr/>
          </w:rPrChange>
        </w:rPr>
        <w:pPrChange w:id="596" w:author="Anna Seaman" w:date="2026-08-11T17:44:00Z" w16du:dateUtc="2026-08-11T22:44:00Z">
          <w:pPr>
            <w:pStyle w:val="ListParagraph"/>
            <w:numPr>
              <w:numId w:val="2"/>
            </w:numPr>
            <w:spacing w:after="0" w:line="480" w:lineRule="auto"/>
            <w:ind w:left="0"/>
          </w:pPr>
        </w:pPrChange>
      </w:pPr>
      <w:r w:rsidRPr="00645564">
        <w:rPr>
          <w:rFonts w:ascii="Times New Roman" w:eastAsia="Times New Roman" w:hAnsi="Times New Roman" w:cs="Times New Roman"/>
          <w:color w:val="000000"/>
          <w:sz w:val="24"/>
          <w:szCs w:val="24"/>
          <w:rPrChange w:id="597" w:author="Anna Seaman" w:date="2026-08-11T17:44:00Z" w16du:dateUtc="2026-08-11T22:44:00Z">
            <w:rPr/>
          </w:rPrChange>
        </w:rPr>
        <w:t>How long before the season begins do these meetings occur?</w:t>
      </w:r>
    </w:p>
    <w:p w14:paraId="0120B508" w14:textId="77777777" w:rsidR="00BE2A5E" w:rsidRPr="006E4D15" w:rsidRDefault="00BE2A5E" w:rsidP="00227935">
      <w:pPr>
        <w:spacing w:after="0" w:line="480" w:lineRule="auto"/>
        <w:rPr>
          <w:rFonts w:ascii="Times New Roman" w:hAnsi="Times New Roman" w:cs="Times New Roman"/>
          <w:color w:val="000000"/>
          <w:sz w:val="24"/>
          <w:szCs w:val="24"/>
        </w:rPr>
      </w:pPr>
    </w:p>
    <w:p w14:paraId="507D8E73" w14:textId="0C70A681" w:rsidR="2CC5CC7E" w:rsidRPr="006E4D15" w:rsidRDefault="00933A59"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&lt;b&gt;Presimulation Activity</w:t>
      </w:r>
      <w:r>
        <w:rPr>
          <w:rFonts w:ascii="Times New Roman" w:hAnsi="Times New Roman" w:cs="Times New Roman"/>
          <w:color w:val="000000"/>
          <w:sz w:val="24"/>
          <w:szCs w:val="24"/>
        </w:rPr>
        <w:t xml:space="preserve"> </w:t>
      </w:r>
      <w:r w:rsidRPr="00C229A8">
        <w:rPr>
          <w:rFonts w:ascii="Times New Roman" w:hAnsi="Times New Roman" w:cs="Times New Roman"/>
          <w:color w:val="000000"/>
          <w:sz w:val="24"/>
          <w:szCs w:val="24"/>
        </w:rPr>
        <w:t>3</w:t>
      </w:r>
      <w:r>
        <w:rPr>
          <w:rFonts w:ascii="Times New Roman" w:hAnsi="Times New Roman" w:cs="Times New Roman"/>
          <w:color w:val="000000"/>
          <w:sz w:val="24"/>
          <w:szCs w:val="24"/>
        </w:rPr>
        <w:t xml:space="preserve">: Critical </w:t>
      </w:r>
      <w:r w:rsidR="00854763">
        <w:rPr>
          <w:rFonts w:ascii="Times New Roman" w:hAnsi="Times New Roman" w:cs="Times New Roman"/>
          <w:color w:val="000000"/>
          <w:sz w:val="24"/>
          <w:szCs w:val="24"/>
        </w:rPr>
        <w:t>Appraisal</w:t>
      </w:r>
    </w:p>
    <w:p w14:paraId="1E92AE94" w14:textId="680941A4" w:rsidR="2CC5CC7E" w:rsidRPr="006E4D15" w:rsidRDefault="2CC5CC7E" w:rsidP="00227935">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Students should submit an appraisal of </w:t>
      </w:r>
      <w:r w:rsidR="00CA6742">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 xml:space="preserve">information they collected from Activity </w:t>
      </w:r>
      <w:r w:rsidRPr="00C229A8">
        <w:rPr>
          <w:rFonts w:ascii="Times New Roman" w:hAnsi="Times New Roman" w:cs="Times New Roman"/>
          <w:color w:val="000000"/>
          <w:sz w:val="24"/>
          <w:szCs w:val="24"/>
        </w:rPr>
        <w:t>2</w:t>
      </w:r>
      <w:r>
        <w:rPr>
          <w:rFonts w:ascii="Times New Roman" w:hAnsi="Times New Roman" w:cs="Times New Roman"/>
          <w:color w:val="000000"/>
          <w:sz w:val="24"/>
          <w:szCs w:val="24"/>
        </w:rPr>
        <w:t xml:space="preserve"> and </w:t>
      </w:r>
      <w:r w:rsidR="00CA6742">
        <w:rPr>
          <w:rFonts w:ascii="Times New Roman" w:hAnsi="Times New Roman" w:cs="Times New Roman"/>
          <w:color w:val="000000"/>
          <w:sz w:val="24"/>
          <w:szCs w:val="24"/>
        </w:rPr>
        <w:t xml:space="preserve">compare </w:t>
      </w:r>
      <w:r>
        <w:rPr>
          <w:rFonts w:ascii="Times New Roman" w:hAnsi="Times New Roman" w:cs="Times New Roman"/>
          <w:color w:val="000000"/>
          <w:sz w:val="24"/>
          <w:szCs w:val="24"/>
        </w:rPr>
        <w:t>it to the list of topics that should be included in an orientation meeting:</w:t>
      </w:r>
    </w:p>
    <w:p w14:paraId="07A21D52" w14:textId="5BFCB314" w:rsidR="000159BC" w:rsidRPr="006E4D15" w:rsidDel="00645564" w:rsidRDefault="000159BC" w:rsidP="00645564">
      <w:pPr>
        <w:spacing w:after="0" w:line="480" w:lineRule="auto"/>
        <w:ind w:left="720" w:hanging="360"/>
        <w:rPr>
          <w:del w:id="598" w:author="Anna Seaman" w:date="2026-08-11T17:44:00Z" w16du:dateUtc="2026-08-11T22:44:00Z"/>
          <w:rFonts w:ascii="Times New Roman" w:hAnsi="Times New Roman" w:cs="Times New Roman"/>
          <w:color w:val="000000"/>
          <w:sz w:val="24"/>
          <w:szCs w:val="24"/>
        </w:rPr>
        <w:pPrChange w:id="599" w:author="Anna Seaman" w:date="2026-08-11T17:44:00Z" w16du:dateUtc="2026-08-11T22:44:00Z">
          <w:pPr>
            <w:spacing w:after="0" w:line="480" w:lineRule="auto"/>
          </w:pPr>
        </w:pPrChange>
      </w:pPr>
    </w:p>
    <w:p w14:paraId="70116935" w14:textId="68C878B3" w:rsidR="000159BC" w:rsidRPr="006E4D15" w:rsidRDefault="2CC5CC7E" w:rsidP="00645564">
      <w:pPr>
        <w:pStyle w:val="ListParagraph"/>
        <w:numPr>
          <w:ilvl w:val="0"/>
          <w:numId w:val="1"/>
        </w:numPr>
        <w:spacing w:after="0" w:line="480" w:lineRule="auto"/>
        <w:rPr>
          <w:rFonts w:ascii="Times New Roman" w:eastAsia="Times New Roman" w:hAnsi="Times New Roman" w:cs="Times New Roman"/>
          <w:color w:val="000000"/>
          <w:sz w:val="24"/>
          <w:szCs w:val="24"/>
        </w:rPr>
        <w:pPrChange w:id="600" w:author="Anna Seaman" w:date="2026-08-11T17:44:00Z" w16du:dateUtc="2026-08-11T22:44:00Z">
          <w:pPr>
            <w:pStyle w:val="ListParagraph"/>
            <w:numPr>
              <w:numId w:val="1"/>
            </w:numPr>
            <w:spacing w:after="0" w:line="480" w:lineRule="auto"/>
            <w:ind w:left="0"/>
          </w:pPr>
        </w:pPrChange>
      </w:pPr>
      <w:r w:rsidRPr="006E4D15">
        <w:rPr>
          <w:rFonts w:ascii="Times New Roman" w:eastAsia="Times New Roman" w:hAnsi="Times New Roman" w:cs="Times New Roman"/>
          <w:color w:val="000000"/>
          <w:sz w:val="24"/>
          <w:szCs w:val="24"/>
        </w:rPr>
        <w:t>Athlete mental health</w:t>
      </w:r>
    </w:p>
    <w:p w14:paraId="3D5A46A5" w14:textId="04BA1D54" w:rsidR="2CC5CC7E" w:rsidRPr="006E4D15" w:rsidRDefault="2CC5CC7E" w:rsidP="00645564">
      <w:pPr>
        <w:pStyle w:val="ListParagraph"/>
        <w:numPr>
          <w:ilvl w:val="0"/>
          <w:numId w:val="1"/>
        </w:numPr>
        <w:spacing w:after="0" w:line="480" w:lineRule="auto"/>
        <w:rPr>
          <w:rFonts w:ascii="Times New Roman" w:eastAsia="Times New Roman" w:hAnsi="Times New Roman" w:cs="Times New Roman"/>
          <w:color w:val="000000"/>
          <w:sz w:val="24"/>
          <w:szCs w:val="24"/>
        </w:rPr>
        <w:pPrChange w:id="601" w:author="Anna Seaman" w:date="2026-08-11T17:44:00Z" w16du:dateUtc="2026-08-11T22:44:00Z">
          <w:pPr>
            <w:pStyle w:val="ListParagraph"/>
            <w:numPr>
              <w:numId w:val="1"/>
            </w:numPr>
            <w:spacing w:after="0" w:line="480" w:lineRule="auto"/>
            <w:ind w:left="0"/>
          </w:pPr>
        </w:pPrChange>
      </w:pPr>
      <w:r w:rsidRPr="006E4D15">
        <w:rPr>
          <w:rFonts w:ascii="Times New Roman" w:eastAsia="Times New Roman" w:hAnsi="Times New Roman" w:cs="Times New Roman"/>
          <w:color w:val="000000"/>
          <w:sz w:val="24"/>
          <w:szCs w:val="24"/>
        </w:rPr>
        <w:lastRenderedPageBreak/>
        <w:t>Same sport specialization concerns</w:t>
      </w:r>
    </w:p>
    <w:p w14:paraId="46A246E8" w14:textId="7BA89DD6" w:rsidR="2CC5CC7E" w:rsidRPr="006E4D15" w:rsidRDefault="2CC5CC7E" w:rsidP="00645564">
      <w:pPr>
        <w:pStyle w:val="ListParagraph"/>
        <w:numPr>
          <w:ilvl w:val="0"/>
          <w:numId w:val="1"/>
        </w:numPr>
        <w:spacing w:after="0" w:line="480" w:lineRule="auto"/>
        <w:rPr>
          <w:rFonts w:ascii="Times New Roman" w:eastAsia="Times New Roman" w:hAnsi="Times New Roman" w:cs="Times New Roman"/>
          <w:color w:val="000000"/>
          <w:sz w:val="24"/>
          <w:szCs w:val="24"/>
        </w:rPr>
        <w:pPrChange w:id="602" w:author="Anna Seaman" w:date="2026-08-11T17:44:00Z" w16du:dateUtc="2026-08-11T22:44:00Z">
          <w:pPr>
            <w:pStyle w:val="ListParagraph"/>
            <w:numPr>
              <w:numId w:val="1"/>
            </w:numPr>
            <w:spacing w:after="0" w:line="480" w:lineRule="auto"/>
            <w:ind w:left="0"/>
          </w:pPr>
        </w:pPrChange>
      </w:pPr>
      <w:r w:rsidRPr="006E4D15">
        <w:rPr>
          <w:rFonts w:ascii="Times New Roman" w:eastAsia="Times New Roman" w:hAnsi="Times New Roman" w:cs="Times New Roman"/>
          <w:color w:val="000000"/>
          <w:sz w:val="24"/>
          <w:szCs w:val="24"/>
        </w:rPr>
        <w:t>Concussion management</w:t>
      </w:r>
    </w:p>
    <w:p w14:paraId="491025EE" w14:textId="2D3C4640" w:rsidR="2CC5CC7E" w:rsidRPr="006E4D15" w:rsidRDefault="2CC5CC7E" w:rsidP="00645564">
      <w:pPr>
        <w:pStyle w:val="ListParagraph"/>
        <w:numPr>
          <w:ilvl w:val="0"/>
          <w:numId w:val="1"/>
        </w:numPr>
        <w:spacing w:after="0" w:line="480" w:lineRule="auto"/>
        <w:rPr>
          <w:rFonts w:ascii="Times New Roman" w:eastAsia="Times New Roman" w:hAnsi="Times New Roman" w:cs="Times New Roman"/>
          <w:color w:val="000000"/>
          <w:sz w:val="24"/>
          <w:szCs w:val="24"/>
        </w:rPr>
        <w:pPrChange w:id="603" w:author="Anna Seaman" w:date="2026-08-11T17:44:00Z" w16du:dateUtc="2026-08-11T22:44:00Z">
          <w:pPr>
            <w:pStyle w:val="ListParagraph"/>
            <w:numPr>
              <w:numId w:val="1"/>
            </w:numPr>
            <w:spacing w:after="0" w:line="480" w:lineRule="auto"/>
            <w:ind w:left="0"/>
          </w:pPr>
        </w:pPrChange>
      </w:pPr>
      <w:r w:rsidRPr="006E4D15">
        <w:rPr>
          <w:rFonts w:ascii="Times New Roman" w:eastAsia="Times New Roman" w:hAnsi="Times New Roman" w:cs="Times New Roman"/>
          <w:color w:val="000000"/>
          <w:sz w:val="24"/>
          <w:szCs w:val="24"/>
        </w:rPr>
        <w:t>Emergency action plans</w:t>
      </w:r>
    </w:p>
    <w:p w14:paraId="18ABEE3E" w14:textId="7DAD5EDD" w:rsidR="2CC5CC7E" w:rsidRPr="006E4D15" w:rsidRDefault="2CC5CC7E" w:rsidP="00645564">
      <w:pPr>
        <w:pStyle w:val="ListParagraph"/>
        <w:numPr>
          <w:ilvl w:val="0"/>
          <w:numId w:val="1"/>
        </w:numPr>
        <w:spacing w:after="0" w:line="480" w:lineRule="auto"/>
        <w:rPr>
          <w:rFonts w:ascii="Times New Roman" w:eastAsia="Times New Roman" w:hAnsi="Times New Roman" w:cs="Times New Roman"/>
          <w:color w:val="000000"/>
          <w:sz w:val="24"/>
          <w:szCs w:val="24"/>
        </w:rPr>
        <w:pPrChange w:id="604" w:author="Anna Seaman" w:date="2026-08-11T17:44:00Z" w16du:dateUtc="2026-08-11T22:44:00Z">
          <w:pPr>
            <w:pStyle w:val="ListParagraph"/>
            <w:numPr>
              <w:numId w:val="1"/>
            </w:numPr>
            <w:spacing w:after="0" w:line="480" w:lineRule="auto"/>
            <w:ind w:left="0"/>
          </w:pPr>
        </w:pPrChange>
      </w:pPr>
      <w:r w:rsidRPr="006E4D15">
        <w:rPr>
          <w:rFonts w:ascii="Times New Roman" w:eastAsia="Times New Roman" w:hAnsi="Times New Roman" w:cs="Times New Roman"/>
          <w:color w:val="000000"/>
          <w:sz w:val="24"/>
          <w:szCs w:val="24"/>
        </w:rPr>
        <w:t>Introduction to athletic training staff</w:t>
      </w:r>
    </w:p>
    <w:p w14:paraId="25554C08" w14:textId="209FAB25" w:rsidR="2CC5CC7E" w:rsidRPr="006E4D15" w:rsidRDefault="2CC5CC7E" w:rsidP="00645564">
      <w:pPr>
        <w:pStyle w:val="ListParagraph"/>
        <w:numPr>
          <w:ilvl w:val="0"/>
          <w:numId w:val="1"/>
        </w:numPr>
        <w:spacing w:after="0" w:line="480" w:lineRule="auto"/>
        <w:rPr>
          <w:rFonts w:ascii="Times New Roman" w:eastAsia="Times New Roman" w:hAnsi="Times New Roman" w:cs="Times New Roman"/>
          <w:color w:val="000000"/>
          <w:sz w:val="24"/>
          <w:szCs w:val="24"/>
        </w:rPr>
        <w:pPrChange w:id="605" w:author="Anna Seaman" w:date="2026-08-11T17:44:00Z" w16du:dateUtc="2026-08-11T22:44:00Z">
          <w:pPr>
            <w:pStyle w:val="ListParagraph"/>
            <w:numPr>
              <w:numId w:val="1"/>
            </w:numPr>
            <w:spacing w:after="0" w:line="480" w:lineRule="auto"/>
            <w:ind w:left="0"/>
          </w:pPr>
        </w:pPrChange>
      </w:pPr>
      <w:r w:rsidRPr="006E4D15">
        <w:rPr>
          <w:rFonts w:ascii="Times New Roman" w:eastAsia="Times New Roman" w:hAnsi="Times New Roman" w:cs="Times New Roman"/>
          <w:color w:val="000000"/>
          <w:sz w:val="24"/>
          <w:szCs w:val="24"/>
        </w:rPr>
        <w:t>Medical coverage for events</w:t>
      </w:r>
    </w:p>
    <w:p w14:paraId="02D3B7CD" w14:textId="31B372A6" w:rsidR="2CC5CC7E" w:rsidRPr="006E4D15" w:rsidRDefault="547DB66B" w:rsidP="00645564">
      <w:pPr>
        <w:pStyle w:val="ListParagraph"/>
        <w:numPr>
          <w:ilvl w:val="0"/>
          <w:numId w:val="1"/>
        </w:numPr>
        <w:spacing w:after="0" w:line="480" w:lineRule="auto"/>
        <w:rPr>
          <w:rFonts w:ascii="Times New Roman" w:eastAsia="Times New Roman" w:hAnsi="Times New Roman" w:cs="Times New Roman"/>
          <w:color w:val="000000"/>
          <w:sz w:val="24"/>
          <w:szCs w:val="24"/>
        </w:rPr>
        <w:pPrChange w:id="606" w:author="Anna Seaman" w:date="2026-08-11T17:44:00Z" w16du:dateUtc="2026-08-11T22:44:00Z">
          <w:pPr>
            <w:pStyle w:val="ListParagraph"/>
            <w:numPr>
              <w:numId w:val="1"/>
            </w:numPr>
            <w:spacing w:after="0" w:line="480" w:lineRule="auto"/>
            <w:ind w:left="0"/>
          </w:pPr>
        </w:pPrChange>
      </w:pPr>
      <w:r w:rsidRPr="006E4D15">
        <w:rPr>
          <w:rFonts w:ascii="Times New Roman" w:eastAsia="Times New Roman" w:hAnsi="Times New Roman" w:cs="Times New Roman"/>
          <w:color w:val="000000"/>
          <w:sz w:val="24"/>
          <w:szCs w:val="24"/>
        </w:rPr>
        <w:t>Sports nutrition</w:t>
      </w:r>
    </w:p>
    <w:p w14:paraId="6905F21B" w14:textId="09CFB56E" w:rsidR="547DB66B" w:rsidRPr="006E4D15" w:rsidRDefault="547DB66B" w:rsidP="00645564">
      <w:pPr>
        <w:pStyle w:val="ListParagraph"/>
        <w:numPr>
          <w:ilvl w:val="0"/>
          <w:numId w:val="1"/>
        </w:numPr>
        <w:spacing w:after="0" w:line="480" w:lineRule="auto"/>
        <w:rPr>
          <w:rFonts w:ascii="Times New Roman" w:eastAsia="Times New Roman" w:hAnsi="Times New Roman" w:cs="Times New Roman"/>
          <w:color w:val="000000"/>
          <w:sz w:val="24"/>
          <w:szCs w:val="24"/>
        </w:rPr>
        <w:pPrChange w:id="607" w:author="Anna Seaman" w:date="2026-08-11T17:44:00Z" w16du:dateUtc="2026-08-11T22:44:00Z">
          <w:pPr>
            <w:pStyle w:val="ListParagraph"/>
            <w:numPr>
              <w:numId w:val="1"/>
            </w:numPr>
            <w:spacing w:after="0" w:line="480" w:lineRule="auto"/>
            <w:ind w:left="0"/>
          </w:pPr>
        </w:pPrChange>
      </w:pPr>
      <w:r w:rsidRPr="006E4D15">
        <w:rPr>
          <w:rFonts w:ascii="Times New Roman" w:eastAsia="Times New Roman" w:hAnsi="Times New Roman" w:cs="Times New Roman"/>
          <w:color w:val="000000"/>
          <w:sz w:val="24"/>
          <w:szCs w:val="24"/>
        </w:rPr>
        <w:t>Heat illness</w:t>
      </w:r>
    </w:p>
    <w:p w14:paraId="33A9C1E3" w14:textId="46281881" w:rsidR="2CC5CC7E" w:rsidRPr="006E4D15" w:rsidRDefault="2CC5CC7E" w:rsidP="00645564">
      <w:pPr>
        <w:pStyle w:val="ListParagraph"/>
        <w:numPr>
          <w:ilvl w:val="0"/>
          <w:numId w:val="1"/>
        </w:numPr>
        <w:spacing w:after="0" w:line="480" w:lineRule="auto"/>
        <w:rPr>
          <w:rFonts w:ascii="Times New Roman" w:eastAsia="Times New Roman" w:hAnsi="Times New Roman" w:cs="Times New Roman"/>
          <w:color w:val="000000"/>
          <w:sz w:val="24"/>
          <w:szCs w:val="24"/>
        </w:rPr>
        <w:pPrChange w:id="608" w:author="Anna Seaman" w:date="2026-08-11T17:44:00Z" w16du:dateUtc="2026-08-11T22:44:00Z">
          <w:pPr>
            <w:pStyle w:val="ListParagraph"/>
            <w:numPr>
              <w:numId w:val="1"/>
            </w:numPr>
            <w:spacing w:after="0" w:line="480" w:lineRule="auto"/>
            <w:ind w:left="0"/>
          </w:pPr>
        </w:pPrChange>
      </w:pPr>
      <w:r w:rsidRPr="006E4D15">
        <w:rPr>
          <w:rFonts w:ascii="Times New Roman" w:eastAsia="Times New Roman" w:hAnsi="Times New Roman" w:cs="Times New Roman"/>
          <w:color w:val="000000"/>
          <w:sz w:val="24"/>
          <w:szCs w:val="24"/>
        </w:rPr>
        <w:t>Drug</w:t>
      </w:r>
      <w:r w:rsidR="00CA6742">
        <w:rPr>
          <w:rFonts w:ascii="Times New Roman" w:eastAsia="Times New Roman" w:hAnsi="Times New Roman" w:cs="Times New Roman"/>
          <w:color w:val="000000"/>
          <w:sz w:val="24"/>
          <w:szCs w:val="24"/>
        </w:rPr>
        <w:t xml:space="preserve"> or </w:t>
      </w:r>
      <w:r w:rsidRPr="006E4D15">
        <w:rPr>
          <w:rFonts w:ascii="Times New Roman" w:eastAsia="Times New Roman" w:hAnsi="Times New Roman" w:cs="Times New Roman"/>
          <w:color w:val="000000"/>
          <w:sz w:val="24"/>
          <w:szCs w:val="24"/>
        </w:rPr>
        <w:t>performance enhancement education</w:t>
      </w:r>
    </w:p>
    <w:p w14:paraId="467C5D3B" w14:textId="51EA2BA9" w:rsidR="2CC5CC7E" w:rsidRPr="006E4D15" w:rsidRDefault="2CC5CC7E" w:rsidP="00645564">
      <w:pPr>
        <w:pStyle w:val="ListParagraph"/>
        <w:numPr>
          <w:ilvl w:val="0"/>
          <w:numId w:val="1"/>
        </w:numPr>
        <w:spacing w:after="0" w:line="480" w:lineRule="auto"/>
        <w:rPr>
          <w:rFonts w:ascii="Times New Roman" w:eastAsia="Times New Roman" w:hAnsi="Times New Roman" w:cs="Times New Roman"/>
          <w:color w:val="000000"/>
          <w:sz w:val="24"/>
          <w:szCs w:val="24"/>
        </w:rPr>
        <w:pPrChange w:id="609" w:author="Anna Seaman" w:date="2026-08-11T17:44:00Z" w16du:dateUtc="2026-08-11T22:44:00Z">
          <w:pPr>
            <w:pStyle w:val="ListParagraph"/>
            <w:numPr>
              <w:numId w:val="1"/>
            </w:numPr>
            <w:spacing w:after="0" w:line="480" w:lineRule="auto"/>
            <w:ind w:left="0"/>
          </w:pPr>
        </w:pPrChange>
      </w:pPr>
      <w:r>
        <w:rPr>
          <w:rFonts w:ascii="Times New Roman" w:eastAsia="Times New Roman" w:hAnsi="Times New Roman" w:cs="Times New Roman"/>
          <w:color w:val="000000"/>
          <w:sz w:val="24"/>
          <w:szCs w:val="24"/>
        </w:rPr>
        <w:t>Return</w:t>
      </w:r>
      <w:r w:rsidRPr="00C229A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to</w:t>
      </w:r>
      <w:r w:rsidRPr="00C229A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play for injuries</w:t>
      </w:r>
    </w:p>
    <w:p w14:paraId="265CDD91" w14:textId="00CDF0D2" w:rsidR="2CC5CC7E" w:rsidRPr="006E4D15" w:rsidRDefault="2CC5CC7E" w:rsidP="00645564">
      <w:pPr>
        <w:pStyle w:val="ListParagraph"/>
        <w:numPr>
          <w:ilvl w:val="0"/>
          <w:numId w:val="1"/>
        </w:numPr>
        <w:spacing w:after="0" w:line="480" w:lineRule="auto"/>
        <w:rPr>
          <w:rFonts w:ascii="Times New Roman" w:eastAsia="Times New Roman" w:hAnsi="Times New Roman" w:cs="Times New Roman"/>
          <w:color w:val="000000"/>
          <w:sz w:val="24"/>
          <w:szCs w:val="24"/>
        </w:rPr>
        <w:pPrChange w:id="610" w:author="Anna Seaman" w:date="2026-08-11T17:44:00Z" w16du:dateUtc="2026-08-11T22:44:00Z">
          <w:pPr>
            <w:pStyle w:val="ListParagraph"/>
            <w:numPr>
              <w:numId w:val="1"/>
            </w:numPr>
            <w:spacing w:after="0" w:line="480" w:lineRule="auto"/>
            <w:ind w:left="0"/>
          </w:pPr>
        </w:pPrChange>
      </w:pPr>
      <w:r w:rsidRPr="006E4D15">
        <w:rPr>
          <w:rFonts w:ascii="Times New Roman" w:eastAsia="Times New Roman" w:hAnsi="Times New Roman" w:cs="Times New Roman"/>
          <w:color w:val="000000"/>
          <w:sz w:val="24"/>
          <w:szCs w:val="24"/>
        </w:rPr>
        <w:t>Pregnancy in student athletes</w:t>
      </w:r>
    </w:p>
    <w:p w14:paraId="6FD0908D" w14:textId="77777777" w:rsidR="00BE2A5E" w:rsidRPr="006E4D15" w:rsidRDefault="00BE2A5E" w:rsidP="00227935">
      <w:pPr>
        <w:spacing w:after="0" w:line="480" w:lineRule="auto"/>
        <w:rPr>
          <w:rFonts w:ascii="Times New Roman" w:hAnsi="Times New Roman" w:cs="Times New Roman"/>
          <w:color w:val="000000"/>
          <w:sz w:val="24"/>
          <w:szCs w:val="24"/>
        </w:rPr>
      </w:pPr>
    </w:p>
    <w:p w14:paraId="04BFF202" w14:textId="7EF024A8" w:rsidR="2CC5CC7E" w:rsidRPr="006E4D15" w:rsidRDefault="00933A59"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&lt;b&gt;Presimulation Activity</w:t>
      </w:r>
      <w:r>
        <w:rPr>
          <w:rFonts w:ascii="Times New Roman" w:hAnsi="Times New Roman" w:cs="Times New Roman"/>
          <w:color w:val="000000"/>
          <w:sz w:val="24"/>
          <w:szCs w:val="24"/>
        </w:rPr>
        <w:t xml:space="preserve"> </w:t>
      </w:r>
      <w:r w:rsidRPr="00C229A8">
        <w:rPr>
          <w:rFonts w:ascii="Times New Roman" w:hAnsi="Times New Roman" w:cs="Times New Roman"/>
          <w:color w:val="000000"/>
          <w:sz w:val="24"/>
          <w:szCs w:val="24"/>
        </w:rPr>
        <w:t>4</w:t>
      </w:r>
      <w:r>
        <w:rPr>
          <w:rFonts w:ascii="Times New Roman" w:hAnsi="Times New Roman" w:cs="Times New Roman"/>
          <w:color w:val="000000"/>
          <w:sz w:val="24"/>
          <w:szCs w:val="24"/>
        </w:rPr>
        <w:t xml:space="preserve">: Content </w:t>
      </w:r>
      <w:r w:rsidR="00854763">
        <w:rPr>
          <w:rFonts w:ascii="Times New Roman" w:hAnsi="Times New Roman" w:cs="Times New Roman"/>
          <w:color w:val="000000"/>
          <w:sz w:val="24"/>
          <w:szCs w:val="24"/>
        </w:rPr>
        <w:t>Creation</w:t>
      </w:r>
    </w:p>
    <w:p w14:paraId="07B28CD8" w14:textId="37155BEF" w:rsidR="2CC5CC7E" w:rsidRPr="006E4D15" w:rsidRDefault="2827D55E" w:rsidP="00227935">
      <w:pPr>
        <w:spacing w:after="0" w:line="480" w:lineRule="auto"/>
        <w:rPr>
          <w:rFonts w:ascii="Times New Roman" w:hAnsi="Times New Roman" w:cs="Times New Roman"/>
          <w:color w:val="000000"/>
          <w:sz w:val="24"/>
          <w:szCs w:val="24"/>
        </w:rPr>
      </w:pPr>
      <w:r w:rsidRPr="006E4D15">
        <w:rPr>
          <w:rFonts w:ascii="Times New Roman" w:hAnsi="Times New Roman" w:cs="Times New Roman"/>
          <w:color w:val="000000"/>
          <w:sz w:val="24"/>
          <w:szCs w:val="24"/>
        </w:rPr>
        <w:t>In groups, students should submit their clinical policy for their assigned topic, an outline of their presentation, a slideshow</w:t>
      </w:r>
      <w:r w:rsidR="00991030">
        <w:rPr>
          <w:rFonts w:ascii="Times New Roman" w:hAnsi="Times New Roman" w:cs="Times New Roman"/>
          <w:color w:val="000000"/>
          <w:sz w:val="24"/>
          <w:szCs w:val="24"/>
        </w:rPr>
        <w:t xml:space="preserve"> or other presentation materials</w:t>
      </w:r>
      <w:r w:rsidRPr="006E4D15">
        <w:rPr>
          <w:rFonts w:ascii="Times New Roman" w:hAnsi="Times New Roman" w:cs="Times New Roman"/>
          <w:color w:val="000000"/>
          <w:sz w:val="24"/>
          <w:szCs w:val="24"/>
        </w:rPr>
        <w:t>, and questions they will be prepared to answer during the simulation.</w:t>
      </w:r>
    </w:p>
    <w:p w14:paraId="701BB3C5" w14:textId="2E50D9F4" w:rsidR="2827D55E" w:rsidRPr="00227935" w:rsidRDefault="2827D55E" w:rsidP="00227935">
      <w:pPr>
        <w:spacing w:after="0" w:line="480" w:lineRule="auto"/>
        <w:rPr>
          <w:rFonts w:ascii="Times New Roman" w:hAnsi="Times New Roman" w:cs="Times New Roman"/>
          <w:color w:val="000000"/>
          <w:sz w:val="24"/>
          <w:szCs w:val="24"/>
        </w:rPr>
      </w:pPr>
      <w:r w:rsidRPr="006E4D15">
        <w:rPr>
          <w:rFonts w:ascii="Times New Roman" w:eastAsia="Times New Roman" w:hAnsi="Times New Roman" w:cs="Times New Roman"/>
          <w:b/>
          <w:bCs/>
          <w:color w:val="000000"/>
          <w:sz w:val="24"/>
          <w:szCs w:val="24"/>
        </w:rPr>
        <w:t>\qqEND downloadable content\</w:t>
      </w:r>
    </w:p>
    <w:sectPr w:rsidR="2827D55E" w:rsidRPr="00227935" w:rsidSect="00227935">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4" w:author="ED" w:date="2026-05-22T23:15:00Z" w:initials="ED">
    <w:p w14:paraId="79E9592C" w14:textId="7546FB01" w:rsidR="00565837" w:rsidRDefault="00565837">
      <w:pPr>
        <w:pStyle w:val="CommentText"/>
      </w:pPr>
      <w:r>
        <w:rPr>
          <w:rStyle w:val="CommentReference"/>
        </w:rPr>
        <w:annotationRef/>
      </w:r>
      <w:r>
        <w:t>Comp: Set as sublist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E9592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E9592C" w16cid:durableId="79E959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DA88A" w14:textId="77777777" w:rsidR="00C1632C" w:rsidRDefault="00C1632C" w:rsidP="00124157">
      <w:pPr>
        <w:spacing w:after="0" w:line="240" w:lineRule="auto"/>
      </w:pPr>
      <w:r>
        <w:separator/>
      </w:r>
    </w:p>
  </w:endnote>
  <w:endnote w:type="continuationSeparator" w:id="0">
    <w:p w14:paraId="4AC98B30" w14:textId="77777777" w:rsidR="00C1632C" w:rsidRDefault="00C1632C" w:rsidP="00124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636B3" w14:textId="77777777" w:rsidR="00C1632C" w:rsidRDefault="00C1632C" w:rsidP="00124157">
      <w:pPr>
        <w:spacing w:after="0" w:line="240" w:lineRule="auto"/>
      </w:pPr>
      <w:r>
        <w:separator/>
      </w:r>
    </w:p>
  </w:footnote>
  <w:footnote w:type="continuationSeparator" w:id="0">
    <w:p w14:paraId="17CC76E2" w14:textId="77777777" w:rsidR="00C1632C" w:rsidRDefault="00C1632C" w:rsidP="00124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3D42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A219B1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706497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BFE450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F954DB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0A9D1E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BFC1E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26F013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7712F9B"/>
    <w:multiLevelType w:val="hybridMultilevel"/>
    <w:tmpl w:val="039A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062664"/>
    <w:multiLevelType w:val="hybridMultilevel"/>
    <w:tmpl w:val="216C8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E6906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D521A82"/>
    <w:multiLevelType w:val="hybridMultilevel"/>
    <w:tmpl w:val="BFF6F2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800DAB"/>
    <w:multiLevelType w:val="hybridMultilevel"/>
    <w:tmpl w:val="15282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203C4E"/>
    <w:multiLevelType w:val="hybridMultilevel"/>
    <w:tmpl w:val="DCCAD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4EA272"/>
    <w:multiLevelType w:val="hybridMultilevel"/>
    <w:tmpl w:val="38EACA98"/>
    <w:lvl w:ilvl="0" w:tplc="D0BEAC2A">
      <w:start w:val="1"/>
      <w:numFmt w:val="bullet"/>
      <w:lvlText w:val=""/>
      <w:lvlJc w:val="left"/>
      <w:pPr>
        <w:ind w:left="720" w:hanging="360"/>
      </w:pPr>
      <w:rPr>
        <w:rFonts w:ascii="Symbol" w:hAnsi="Symbol" w:hint="default"/>
      </w:rPr>
    </w:lvl>
    <w:lvl w:ilvl="1" w:tplc="4CC0ED04">
      <w:start w:val="1"/>
      <w:numFmt w:val="bullet"/>
      <w:lvlText w:val="o"/>
      <w:lvlJc w:val="left"/>
      <w:pPr>
        <w:ind w:left="1440" w:hanging="360"/>
      </w:pPr>
      <w:rPr>
        <w:rFonts w:ascii="Courier New" w:hAnsi="Courier New" w:hint="default"/>
      </w:rPr>
    </w:lvl>
    <w:lvl w:ilvl="2" w:tplc="6F6298F6">
      <w:start w:val="1"/>
      <w:numFmt w:val="bullet"/>
      <w:lvlText w:val=""/>
      <w:lvlJc w:val="left"/>
      <w:pPr>
        <w:ind w:left="2160" w:hanging="360"/>
      </w:pPr>
      <w:rPr>
        <w:rFonts w:ascii="Wingdings" w:hAnsi="Wingdings" w:hint="default"/>
      </w:rPr>
    </w:lvl>
    <w:lvl w:ilvl="3" w:tplc="C5D88ECA">
      <w:start w:val="1"/>
      <w:numFmt w:val="bullet"/>
      <w:lvlText w:val=""/>
      <w:lvlJc w:val="left"/>
      <w:pPr>
        <w:ind w:left="2880" w:hanging="360"/>
      </w:pPr>
      <w:rPr>
        <w:rFonts w:ascii="Symbol" w:hAnsi="Symbol" w:hint="default"/>
      </w:rPr>
    </w:lvl>
    <w:lvl w:ilvl="4" w:tplc="7B5E36C8">
      <w:start w:val="1"/>
      <w:numFmt w:val="bullet"/>
      <w:lvlText w:val="o"/>
      <w:lvlJc w:val="left"/>
      <w:pPr>
        <w:ind w:left="3600" w:hanging="360"/>
      </w:pPr>
      <w:rPr>
        <w:rFonts w:ascii="Courier New" w:hAnsi="Courier New" w:hint="default"/>
      </w:rPr>
    </w:lvl>
    <w:lvl w:ilvl="5" w:tplc="05141A6E">
      <w:start w:val="1"/>
      <w:numFmt w:val="bullet"/>
      <w:lvlText w:val=""/>
      <w:lvlJc w:val="left"/>
      <w:pPr>
        <w:ind w:left="4320" w:hanging="360"/>
      </w:pPr>
      <w:rPr>
        <w:rFonts w:ascii="Wingdings" w:hAnsi="Wingdings" w:hint="default"/>
      </w:rPr>
    </w:lvl>
    <w:lvl w:ilvl="6" w:tplc="7764C44A">
      <w:start w:val="1"/>
      <w:numFmt w:val="bullet"/>
      <w:lvlText w:val=""/>
      <w:lvlJc w:val="left"/>
      <w:pPr>
        <w:ind w:left="5040" w:hanging="360"/>
      </w:pPr>
      <w:rPr>
        <w:rFonts w:ascii="Symbol" w:hAnsi="Symbol" w:hint="default"/>
      </w:rPr>
    </w:lvl>
    <w:lvl w:ilvl="7" w:tplc="00262D16">
      <w:start w:val="1"/>
      <w:numFmt w:val="bullet"/>
      <w:lvlText w:val="o"/>
      <w:lvlJc w:val="left"/>
      <w:pPr>
        <w:ind w:left="5760" w:hanging="360"/>
      </w:pPr>
      <w:rPr>
        <w:rFonts w:ascii="Courier New" w:hAnsi="Courier New" w:hint="default"/>
      </w:rPr>
    </w:lvl>
    <w:lvl w:ilvl="8" w:tplc="16FE8D64">
      <w:start w:val="1"/>
      <w:numFmt w:val="bullet"/>
      <w:lvlText w:val=""/>
      <w:lvlJc w:val="left"/>
      <w:pPr>
        <w:ind w:left="6480" w:hanging="360"/>
      </w:pPr>
      <w:rPr>
        <w:rFonts w:ascii="Wingdings" w:hAnsi="Wingdings" w:hint="default"/>
      </w:rPr>
    </w:lvl>
  </w:abstractNum>
  <w:abstractNum w:abstractNumId="15" w15:restartNumberingAfterBreak="0">
    <w:nsid w:val="2DF70AD1"/>
    <w:multiLevelType w:val="hybridMultilevel"/>
    <w:tmpl w:val="5B5EB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B10053"/>
    <w:multiLevelType w:val="hybridMultilevel"/>
    <w:tmpl w:val="F2FAF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8C4965"/>
    <w:multiLevelType w:val="hybridMultilevel"/>
    <w:tmpl w:val="CEF62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D527EE"/>
    <w:multiLevelType w:val="multilevel"/>
    <w:tmpl w:val="1342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BD7201"/>
    <w:multiLevelType w:val="hybridMultilevel"/>
    <w:tmpl w:val="E34EC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22444"/>
    <w:multiLevelType w:val="hybridMultilevel"/>
    <w:tmpl w:val="E9A2A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8F1572"/>
    <w:multiLevelType w:val="hybridMultilevel"/>
    <w:tmpl w:val="DD186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88001B"/>
    <w:multiLevelType w:val="hybridMultilevel"/>
    <w:tmpl w:val="94422C18"/>
    <w:lvl w:ilvl="0" w:tplc="FFFFFFFF">
      <w:start w:val="1"/>
      <w:numFmt w:val="decimal"/>
      <w:lvlText w:val="%1."/>
      <w:lvlJc w:val="left"/>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7B37E2"/>
    <w:multiLevelType w:val="hybridMultilevel"/>
    <w:tmpl w:val="D58A9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3619CA"/>
    <w:multiLevelType w:val="hybridMultilevel"/>
    <w:tmpl w:val="228A6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277FA7"/>
    <w:multiLevelType w:val="hybridMultilevel"/>
    <w:tmpl w:val="EDBCE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66397"/>
    <w:multiLevelType w:val="hybridMultilevel"/>
    <w:tmpl w:val="E528BF56"/>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474599"/>
    <w:multiLevelType w:val="hybridMultilevel"/>
    <w:tmpl w:val="F716B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58364D"/>
    <w:multiLevelType w:val="hybridMultilevel"/>
    <w:tmpl w:val="73945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30C7F"/>
    <w:multiLevelType w:val="hybridMultilevel"/>
    <w:tmpl w:val="44FC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23E55"/>
    <w:multiLevelType w:val="hybridMultilevel"/>
    <w:tmpl w:val="F1A85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2AFC4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EF6162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6FB5D677"/>
    <w:multiLevelType w:val="hybridMultilevel"/>
    <w:tmpl w:val="491AC18E"/>
    <w:lvl w:ilvl="0" w:tplc="ECB8D66E">
      <w:start w:val="1"/>
      <w:numFmt w:val="bullet"/>
      <w:lvlText w:val=""/>
      <w:lvlJc w:val="left"/>
      <w:pPr>
        <w:ind w:left="720" w:hanging="360"/>
      </w:pPr>
      <w:rPr>
        <w:rFonts w:ascii="Symbol" w:hAnsi="Symbol" w:hint="default"/>
      </w:rPr>
    </w:lvl>
    <w:lvl w:ilvl="1" w:tplc="E930635E">
      <w:start w:val="1"/>
      <w:numFmt w:val="bullet"/>
      <w:lvlText w:val="o"/>
      <w:lvlJc w:val="left"/>
      <w:pPr>
        <w:ind w:left="1440" w:hanging="360"/>
      </w:pPr>
      <w:rPr>
        <w:rFonts w:ascii="Courier New" w:hAnsi="Courier New" w:hint="default"/>
      </w:rPr>
    </w:lvl>
    <w:lvl w:ilvl="2" w:tplc="A928150C">
      <w:start w:val="1"/>
      <w:numFmt w:val="bullet"/>
      <w:lvlText w:val=""/>
      <w:lvlJc w:val="left"/>
      <w:pPr>
        <w:ind w:left="2160" w:hanging="360"/>
      </w:pPr>
      <w:rPr>
        <w:rFonts w:ascii="Wingdings" w:hAnsi="Wingdings" w:hint="default"/>
      </w:rPr>
    </w:lvl>
    <w:lvl w:ilvl="3" w:tplc="C6427404">
      <w:start w:val="1"/>
      <w:numFmt w:val="bullet"/>
      <w:lvlText w:val=""/>
      <w:lvlJc w:val="left"/>
      <w:pPr>
        <w:ind w:left="2880" w:hanging="360"/>
      </w:pPr>
      <w:rPr>
        <w:rFonts w:ascii="Symbol" w:hAnsi="Symbol" w:hint="default"/>
      </w:rPr>
    </w:lvl>
    <w:lvl w:ilvl="4" w:tplc="34E22B5E">
      <w:start w:val="1"/>
      <w:numFmt w:val="bullet"/>
      <w:lvlText w:val="o"/>
      <w:lvlJc w:val="left"/>
      <w:pPr>
        <w:ind w:left="3600" w:hanging="360"/>
      </w:pPr>
      <w:rPr>
        <w:rFonts w:ascii="Courier New" w:hAnsi="Courier New" w:hint="default"/>
      </w:rPr>
    </w:lvl>
    <w:lvl w:ilvl="5" w:tplc="201C2F0C">
      <w:start w:val="1"/>
      <w:numFmt w:val="bullet"/>
      <w:lvlText w:val=""/>
      <w:lvlJc w:val="left"/>
      <w:pPr>
        <w:ind w:left="4320" w:hanging="360"/>
      </w:pPr>
      <w:rPr>
        <w:rFonts w:ascii="Wingdings" w:hAnsi="Wingdings" w:hint="default"/>
      </w:rPr>
    </w:lvl>
    <w:lvl w:ilvl="6" w:tplc="34A06E22">
      <w:start w:val="1"/>
      <w:numFmt w:val="bullet"/>
      <w:lvlText w:val=""/>
      <w:lvlJc w:val="left"/>
      <w:pPr>
        <w:ind w:left="5040" w:hanging="360"/>
      </w:pPr>
      <w:rPr>
        <w:rFonts w:ascii="Symbol" w:hAnsi="Symbol" w:hint="default"/>
      </w:rPr>
    </w:lvl>
    <w:lvl w:ilvl="7" w:tplc="9874242C">
      <w:start w:val="1"/>
      <w:numFmt w:val="bullet"/>
      <w:lvlText w:val="o"/>
      <w:lvlJc w:val="left"/>
      <w:pPr>
        <w:ind w:left="5760" w:hanging="360"/>
      </w:pPr>
      <w:rPr>
        <w:rFonts w:ascii="Courier New" w:hAnsi="Courier New" w:hint="default"/>
      </w:rPr>
    </w:lvl>
    <w:lvl w:ilvl="8" w:tplc="346A112E">
      <w:start w:val="1"/>
      <w:numFmt w:val="bullet"/>
      <w:lvlText w:val=""/>
      <w:lvlJc w:val="left"/>
      <w:pPr>
        <w:ind w:left="6480" w:hanging="360"/>
      </w:pPr>
      <w:rPr>
        <w:rFonts w:ascii="Wingdings" w:hAnsi="Wingdings" w:hint="default"/>
      </w:rPr>
    </w:lvl>
  </w:abstractNum>
  <w:abstractNum w:abstractNumId="35" w15:restartNumberingAfterBreak="0">
    <w:nsid w:val="7FE2958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98630789">
    <w:abstractNumId w:val="14"/>
  </w:num>
  <w:num w:numId="2" w16cid:durableId="1397439130">
    <w:abstractNumId w:val="34"/>
  </w:num>
  <w:num w:numId="3" w16cid:durableId="485708748">
    <w:abstractNumId w:val="28"/>
  </w:num>
  <w:num w:numId="4" w16cid:durableId="688219130">
    <w:abstractNumId w:val="16"/>
  </w:num>
  <w:num w:numId="5" w16cid:durableId="1019968991">
    <w:abstractNumId w:val="8"/>
  </w:num>
  <w:num w:numId="6" w16cid:durableId="267350884">
    <w:abstractNumId w:val="23"/>
  </w:num>
  <w:num w:numId="7" w16cid:durableId="182015260">
    <w:abstractNumId w:val="9"/>
  </w:num>
  <w:num w:numId="8" w16cid:durableId="1939210509">
    <w:abstractNumId w:val="29"/>
  </w:num>
  <w:num w:numId="9" w16cid:durableId="535049669">
    <w:abstractNumId w:val="11"/>
  </w:num>
  <w:num w:numId="10" w16cid:durableId="1145897786">
    <w:abstractNumId w:val="13"/>
  </w:num>
  <w:num w:numId="11" w16cid:durableId="428039178">
    <w:abstractNumId w:val="27"/>
  </w:num>
  <w:num w:numId="12" w16cid:durableId="401220413">
    <w:abstractNumId w:val="18"/>
  </w:num>
  <w:num w:numId="13" w16cid:durableId="1578200110">
    <w:abstractNumId w:val="24"/>
  </w:num>
  <w:num w:numId="14" w16cid:durableId="1784642782">
    <w:abstractNumId w:val="12"/>
  </w:num>
  <w:num w:numId="15" w16cid:durableId="47850842">
    <w:abstractNumId w:val="5"/>
  </w:num>
  <w:num w:numId="16" w16cid:durableId="1921520796">
    <w:abstractNumId w:val="25"/>
  </w:num>
  <w:num w:numId="17" w16cid:durableId="928152109">
    <w:abstractNumId w:val="30"/>
  </w:num>
  <w:num w:numId="18" w16cid:durableId="1247182237">
    <w:abstractNumId w:val="19"/>
  </w:num>
  <w:num w:numId="19" w16cid:durableId="1737777453">
    <w:abstractNumId w:val="2"/>
  </w:num>
  <w:num w:numId="20" w16cid:durableId="1086416586">
    <w:abstractNumId w:val="32"/>
  </w:num>
  <w:num w:numId="21" w16cid:durableId="813913880">
    <w:abstractNumId w:val="0"/>
  </w:num>
  <w:num w:numId="22" w16cid:durableId="1975332032">
    <w:abstractNumId w:val="33"/>
  </w:num>
  <w:num w:numId="23" w16cid:durableId="438180760">
    <w:abstractNumId w:val="21"/>
  </w:num>
  <w:num w:numId="24" w16cid:durableId="847525211">
    <w:abstractNumId w:val="1"/>
  </w:num>
  <w:num w:numId="25" w16cid:durableId="468087134">
    <w:abstractNumId w:val="10"/>
  </w:num>
  <w:num w:numId="26" w16cid:durableId="1730886382">
    <w:abstractNumId w:val="4"/>
  </w:num>
  <w:num w:numId="27" w16cid:durableId="2014061644">
    <w:abstractNumId w:val="7"/>
  </w:num>
  <w:num w:numId="28" w16cid:durableId="804271961">
    <w:abstractNumId w:val="3"/>
  </w:num>
  <w:num w:numId="29" w16cid:durableId="129830280">
    <w:abstractNumId w:val="35"/>
  </w:num>
  <w:num w:numId="30" w16cid:durableId="633877111">
    <w:abstractNumId w:val="17"/>
  </w:num>
  <w:num w:numId="31" w16cid:durableId="1211579624">
    <w:abstractNumId w:val="20"/>
  </w:num>
  <w:num w:numId="32" w16cid:durableId="675884830">
    <w:abstractNumId w:val="6"/>
  </w:num>
  <w:num w:numId="33" w16cid:durableId="1370572816">
    <w:abstractNumId w:val="31"/>
  </w:num>
  <w:num w:numId="34" w16cid:durableId="1298604799">
    <w:abstractNumId w:val="22"/>
  </w:num>
  <w:num w:numId="35" w16cid:durableId="922223627">
    <w:abstractNumId w:val="26"/>
  </w:num>
  <w:num w:numId="36" w16cid:durableId="871654607">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rson w15:author="ED">
    <w15:presenceInfo w15:providerId="None" w15:userId="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wMTY2MzQ1NDEztTBV0lEKTi0uzszPAykwqgUAHT3CoiwAAAA="/>
  </w:docVars>
  <w:rsids>
    <w:rsidRoot w:val="00B07D97"/>
    <w:rsid w:val="0000663B"/>
    <w:rsid w:val="000159BC"/>
    <w:rsid w:val="00024F0A"/>
    <w:rsid w:val="0003259B"/>
    <w:rsid w:val="00067CB2"/>
    <w:rsid w:val="000955E8"/>
    <w:rsid w:val="000A5557"/>
    <w:rsid w:val="000A75B8"/>
    <w:rsid w:val="00100C47"/>
    <w:rsid w:val="00101571"/>
    <w:rsid w:val="001070E6"/>
    <w:rsid w:val="001233F3"/>
    <w:rsid w:val="00124157"/>
    <w:rsid w:val="00125D5D"/>
    <w:rsid w:val="00125DF5"/>
    <w:rsid w:val="00132C28"/>
    <w:rsid w:val="00136B07"/>
    <w:rsid w:val="0015065D"/>
    <w:rsid w:val="0017229E"/>
    <w:rsid w:val="001773C3"/>
    <w:rsid w:val="001905B9"/>
    <w:rsid w:val="001C149D"/>
    <w:rsid w:val="001C54C0"/>
    <w:rsid w:val="001E39B7"/>
    <w:rsid w:val="001E6182"/>
    <w:rsid w:val="00226C22"/>
    <w:rsid w:val="00227935"/>
    <w:rsid w:val="0024222F"/>
    <w:rsid w:val="00255983"/>
    <w:rsid w:val="00267217"/>
    <w:rsid w:val="0027184B"/>
    <w:rsid w:val="002777B5"/>
    <w:rsid w:val="00282160"/>
    <w:rsid w:val="00283B75"/>
    <w:rsid w:val="002968AF"/>
    <w:rsid w:val="002B247F"/>
    <w:rsid w:val="002B6729"/>
    <w:rsid w:val="002B7275"/>
    <w:rsid w:val="002C2929"/>
    <w:rsid w:val="003116D0"/>
    <w:rsid w:val="00311EC2"/>
    <w:rsid w:val="003369D4"/>
    <w:rsid w:val="00351E2E"/>
    <w:rsid w:val="00366140"/>
    <w:rsid w:val="00381312"/>
    <w:rsid w:val="00385C5C"/>
    <w:rsid w:val="003937FA"/>
    <w:rsid w:val="003C1374"/>
    <w:rsid w:val="003C72EB"/>
    <w:rsid w:val="003C7745"/>
    <w:rsid w:val="003E11C2"/>
    <w:rsid w:val="003F0BFE"/>
    <w:rsid w:val="00401815"/>
    <w:rsid w:val="0042129D"/>
    <w:rsid w:val="00426105"/>
    <w:rsid w:val="00434A9B"/>
    <w:rsid w:val="00451921"/>
    <w:rsid w:val="00466ABC"/>
    <w:rsid w:val="00471ADC"/>
    <w:rsid w:val="0048250B"/>
    <w:rsid w:val="00490DE5"/>
    <w:rsid w:val="004A28C9"/>
    <w:rsid w:val="004B45CB"/>
    <w:rsid w:val="004D4C1C"/>
    <w:rsid w:val="005213DD"/>
    <w:rsid w:val="00522354"/>
    <w:rsid w:val="0056231A"/>
    <w:rsid w:val="00565837"/>
    <w:rsid w:val="00582D46"/>
    <w:rsid w:val="0058480C"/>
    <w:rsid w:val="00593B27"/>
    <w:rsid w:val="00596682"/>
    <w:rsid w:val="005A5525"/>
    <w:rsid w:val="005B1771"/>
    <w:rsid w:val="005B2AB8"/>
    <w:rsid w:val="005B5557"/>
    <w:rsid w:val="005C31E4"/>
    <w:rsid w:val="005F3E96"/>
    <w:rsid w:val="00607580"/>
    <w:rsid w:val="00636915"/>
    <w:rsid w:val="00640943"/>
    <w:rsid w:val="006446CD"/>
    <w:rsid w:val="00645564"/>
    <w:rsid w:val="006651B6"/>
    <w:rsid w:val="00672D40"/>
    <w:rsid w:val="006A7670"/>
    <w:rsid w:val="006B0F0C"/>
    <w:rsid w:val="006C1AE0"/>
    <w:rsid w:val="006E4D15"/>
    <w:rsid w:val="006E5125"/>
    <w:rsid w:val="00742148"/>
    <w:rsid w:val="00786B17"/>
    <w:rsid w:val="0079143B"/>
    <w:rsid w:val="007A70E2"/>
    <w:rsid w:val="007B02F3"/>
    <w:rsid w:val="007B759F"/>
    <w:rsid w:val="008076EE"/>
    <w:rsid w:val="00825F8A"/>
    <w:rsid w:val="00835CFB"/>
    <w:rsid w:val="00847526"/>
    <w:rsid w:val="00847691"/>
    <w:rsid w:val="00854763"/>
    <w:rsid w:val="008A5102"/>
    <w:rsid w:val="008E4180"/>
    <w:rsid w:val="008E65CF"/>
    <w:rsid w:val="008F26E2"/>
    <w:rsid w:val="009254E1"/>
    <w:rsid w:val="00933A59"/>
    <w:rsid w:val="009449C0"/>
    <w:rsid w:val="009544C2"/>
    <w:rsid w:val="00991030"/>
    <w:rsid w:val="009A463C"/>
    <w:rsid w:val="009B07ED"/>
    <w:rsid w:val="009C6B7B"/>
    <w:rsid w:val="00A00399"/>
    <w:rsid w:val="00A1134C"/>
    <w:rsid w:val="00A13703"/>
    <w:rsid w:val="00A23D30"/>
    <w:rsid w:val="00A40ED2"/>
    <w:rsid w:val="00A44AC3"/>
    <w:rsid w:val="00A50186"/>
    <w:rsid w:val="00A80DE1"/>
    <w:rsid w:val="00A9083B"/>
    <w:rsid w:val="00A9658A"/>
    <w:rsid w:val="00AF15B1"/>
    <w:rsid w:val="00B02837"/>
    <w:rsid w:val="00B059DC"/>
    <w:rsid w:val="00B07D97"/>
    <w:rsid w:val="00B43351"/>
    <w:rsid w:val="00B53CFD"/>
    <w:rsid w:val="00B64D34"/>
    <w:rsid w:val="00B73007"/>
    <w:rsid w:val="00B86163"/>
    <w:rsid w:val="00B93974"/>
    <w:rsid w:val="00BB5DA1"/>
    <w:rsid w:val="00BD603D"/>
    <w:rsid w:val="00BD7795"/>
    <w:rsid w:val="00BE2A5E"/>
    <w:rsid w:val="00C1632C"/>
    <w:rsid w:val="00C229A8"/>
    <w:rsid w:val="00C315A1"/>
    <w:rsid w:val="00C53877"/>
    <w:rsid w:val="00C72F12"/>
    <w:rsid w:val="00C8602E"/>
    <w:rsid w:val="00CA6742"/>
    <w:rsid w:val="00CC5C1B"/>
    <w:rsid w:val="00CC6180"/>
    <w:rsid w:val="00CE0E73"/>
    <w:rsid w:val="00CF173F"/>
    <w:rsid w:val="00D03B18"/>
    <w:rsid w:val="00D048C1"/>
    <w:rsid w:val="00D20CF6"/>
    <w:rsid w:val="00D315C1"/>
    <w:rsid w:val="00D454C0"/>
    <w:rsid w:val="00D6086F"/>
    <w:rsid w:val="00D643AB"/>
    <w:rsid w:val="00DA611C"/>
    <w:rsid w:val="00DC4902"/>
    <w:rsid w:val="00DD2199"/>
    <w:rsid w:val="00DE60BC"/>
    <w:rsid w:val="00E16B34"/>
    <w:rsid w:val="00E33DAA"/>
    <w:rsid w:val="00E451DB"/>
    <w:rsid w:val="00E670DB"/>
    <w:rsid w:val="00EA1621"/>
    <w:rsid w:val="00EB0036"/>
    <w:rsid w:val="00EF0439"/>
    <w:rsid w:val="00F073C5"/>
    <w:rsid w:val="00F26B9D"/>
    <w:rsid w:val="00F30713"/>
    <w:rsid w:val="00F346EE"/>
    <w:rsid w:val="00F57B68"/>
    <w:rsid w:val="00F76941"/>
    <w:rsid w:val="00F80232"/>
    <w:rsid w:val="00F9415F"/>
    <w:rsid w:val="11252E43"/>
    <w:rsid w:val="11848B5A"/>
    <w:rsid w:val="17C59BB9"/>
    <w:rsid w:val="1A142C18"/>
    <w:rsid w:val="231C33E9"/>
    <w:rsid w:val="24A0B271"/>
    <w:rsid w:val="2827D55E"/>
    <w:rsid w:val="292CCA73"/>
    <w:rsid w:val="2CC5CC7E"/>
    <w:rsid w:val="2D902E0E"/>
    <w:rsid w:val="2FC9B4DA"/>
    <w:rsid w:val="48D4A833"/>
    <w:rsid w:val="503AD3F0"/>
    <w:rsid w:val="547DB66B"/>
    <w:rsid w:val="54C57631"/>
    <w:rsid w:val="59111CB0"/>
    <w:rsid w:val="59803492"/>
    <w:rsid w:val="59A2FC95"/>
    <w:rsid w:val="5A8CAC5F"/>
    <w:rsid w:val="5B066023"/>
    <w:rsid w:val="5F9DECA0"/>
    <w:rsid w:val="613F5F62"/>
    <w:rsid w:val="667567E5"/>
    <w:rsid w:val="6B3AC5C3"/>
    <w:rsid w:val="70DE81D3"/>
    <w:rsid w:val="77F4C1B6"/>
    <w:rsid w:val="7DE776AE"/>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726682"/>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D97"/>
    <w:rPr>
      <w:rFonts w:eastAsiaTheme="majorEastAsia" w:cstheme="majorBidi"/>
      <w:color w:val="272727" w:themeColor="text1" w:themeTint="D8"/>
    </w:rPr>
  </w:style>
  <w:style w:type="paragraph" w:styleId="Title">
    <w:name w:val="Title"/>
    <w:basedOn w:val="Normal"/>
    <w:next w:val="Normal"/>
    <w:link w:val="TitleChar"/>
    <w:uiPriority w:val="10"/>
    <w:qFormat/>
    <w:rsid w:val="00B07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D97"/>
    <w:pPr>
      <w:spacing w:before="160"/>
      <w:jc w:val="center"/>
    </w:pPr>
    <w:rPr>
      <w:i/>
      <w:iCs/>
      <w:color w:val="404040" w:themeColor="text1" w:themeTint="BF"/>
    </w:rPr>
  </w:style>
  <w:style w:type="character" w:customStyle="1" w:styleId="QuoteChar">
    <w:name w:val="Quote Char"/>
    <w:basedOn w:val="DefaultParagraphFont"/>
    <w:link w:val="Quote"/>
    <w:uiPriority w:val="29"/>
    <w:rsid w:val="00B07D97"/>
    <w:rPr>
      <w:i/>
      <w:iCs/>
      <w:color w:val="404040" w:themeColor="text1" w:themeTint="BF"/>
    </w:rPr>
  </w:style>
  <w:style w:type="paragraph" w:styleId="ListParagraph">
    <w:name w:val="List Paragraph"/>
    <w:basedOn w:val="Normal"/>
    <w:uiPriority w:val="34"/>
    <w:qFormat/>
    <w:rsid w:val="00B07D97"/>
    <w:pPr>
      <w:ind w:left="720"/>
      <w:contextualSpacing/>
    </w:pPr>
  </w:style>
  <w:style w:type="character" w:styleId="IntenseEmphasis">
    <w:name w:val="Intense Emphasis"/>
    <w:basedOn w:val="DefaultParagraphFont"/>
    <w:uiPriority w:val="21"/>
    <w:qFormat/>
    <w:rsid w:val="00B07D97"/>
    <w:rPr>
      <w:i/>
      <w:iCs/>
      <w:color w:val="0F4761" w:themeColor="accent1" w:themeShade="BF"/>
    </w:rPr>
  </w:style>
  <w:style w:type="paragraph" w:styleId="IntenseQuote">
    <w:name w:val="Intense Quote"/>
    <w:basedOn w:val="Normal"/>
    <w:next w:val="Normal"/>
    <w:link w:val="IntenseQuoteChar"/>
    <w:uiPriority w:val="30"/>
    <w:qFormat/>
    <w:rsid w:val="00B07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D97"/>
    <w:rPr>
      <w:i/>
      <w:iCs/>
      <w:color w:val="0F4761" w:themeColor="accent1" w:themeShade="BF"/>
    </w:rPr>
  </w:style>
  <w:style w:type="character" w:styleId="IntenseReference">
    <w:name w:val="Intense Reference"/>
    <w:basedOn w:val="DefaultParagraphFont"/>
    <w:uiPriority w:val="32"/>
    <w:qFormat/>
    <w:rsid w:val="00B07D97"/>
    <w:rPr>
      <w:b/>
      <w:bCs/>
      <w:smallCaps/>
      <w:color w:val="0F4761" w:themeColor="accent1" w:themeShade="BF"/>
      <w:spacing w:val="5"/>
    </w:rPr>
  </w:style>
  <w:style w:type="character" w:styleId="Hyperlink">
    <w:name w:val="Hyperlink"/>
    <w:basedOn w:val="DefaultParagraphFont"/>
    <w:uiPriority w:val="99"/>
    <w:unhideWhenUsed/>
    <w:rsid w:val="0056231A"/>
    <w:rPr>
      <w:color w:val="467886" w:themeColor="hyperlink"/>
      <w:u w:val="single"/>
    </w:rPr>
  </w:style>
  <w:style w:type="table" w:styleId="TableGrid">
    <w:name w:val="Table Grid"/>
    <w:basedOn w:val="TableNormal"/>
    <w:uiPriority w:val="59"/>
    <w:rsid w:val="0084752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47526"/>
    <w:rPr>
      <w:color w:val="605E5C"/>
      <w:shd w:val="clear" w:color="auto" w:fill="E1DFDD"/>
    </w:rPr>
  </w:style>
  <w:style w:type="paragraph" w:styleId="NormalWeb">
    <w:name w:val="Normal (Web)"/>
    <w:basedOn w:val="Normal"/>
    <w:uiPriority w:val="99"/>
    <w:unhideWhenUsed/>
    <w:rsid w:val="0084752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D643AB"/>
    <w:pPr>
      <w:spacing w:after="0" w:line="240" w:lineRule="auto"/>
    </w:pPr>
  </w:style>
  <w:style w:type="character" w:styleId="CommentReference">
    <w:name w:val="annotation reference"/>
    <w:basedOn w:val="DefaultParagraphFont"/>
    <w:uiPriority w:val="99"/>
    <w:semiHidden/>
    <w:unhideWhenUsed/>
    <w:rsid w:val="00D643AB"/>
    <w:rPr>
      <w:sz w:val="16"/>
      <w:szCs w:val="16"/>
    </w:rPr>
  </w:style>
  <w:style w:type="paragraph" w:styleId="CommentText">
    <w:name w:val="annotation text"/>
    <w:basedOn w:val="Normal"/>
    <w:link w:val="CommentTextChar"/>
    <w:uiPriority w:val="99"/>
    <w:semiHidden/>
    <w:unhideWhenUsed/>
    <w:rsid w:val="00D643AB"/>
    <w:pPr>
      <w:spacing w:line="240" w:lineRule="auto"/>
    </w:pPr>
    <w:rPr>
      <w:sz w:val="20"/>
      <w:szCs w:val="20"/>
    </w:rPr>
  </w:style>
  <w:style w:type="character" w:customStyle="1" w:styleId="CommentTextChar">
    <w:name w:val="Comment Text Char"/>
    <w:basedOn w:val="DefaultParagraphFont"/>
    <w:link w:val="CommentText"/>
    <w:uiPriority w:val="99"/>
    <w:semiHidden/>
    <w:rsid w:val="00D643AB"/>
    <w:rPr>
      <w:sz w:val="20"/>
      <w:szCs w:val="20"/>
    </w:rPr>
  </w:style>
  <w:style w:type="paragraph" w:styleId="CommentSubject">
    <w:name w:val="annotation subject"/>
    <w:basedOn w:val="CommentText"/>
    <w:next w:val="CommentText"/>
    <w:link w:val="CommentSubjectChar"/>
    <w:uiPriority w:val="99"/>
    <w:semiHidden/>
    <w:unhideWhenUsed/>
    <w:rsid w:val="00D643AB"/>
    <w:rPr>
      <w:b/>
      <w:bCs/>
    </w:rPr>
  </w:style>
  <w:style w:type="character" w:customStyle="1" w:styleId="CommentSubjectChar">
    <w:name w:val="Comment Subject Char"/>
    <w:basedOn w:val="CommentTextChar"/>
    <w:link w:val="CommentSubject"/>
    <w:uiPriority w:val="99"/>
    <w:semiHidden/>
    <w:rsid w:val="00D643AB"/>
    <w:rPr>
      <w:b/>
      <w:bCs/>
      <w:sz w:val="20"/>
      <w:szCs w:val="20"/>
    </w:rPr>
  </w:style>
  <w:style w:type="paragraph" w:styleId="BalloonText">
    <w:name w:val="Balloon Text"/>
    <w:basedOn w:val="Normal"/>
    <w:link w:val="BalloonTextChar"/>
    <w:uiPriority w:val="99"/>
    <w:semiHidden/>
    <w:unhideWhenUsed/>
    <w:rsid w:val="005B55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557"/>
    <w:rPr>
      <w:rFonts w:ascii="Tahoma" w:hAnsi="Tahoma" w:cs="Tahoma"/>
      <w:sz w:val="16"/>
      <w:szCs w:val="16"/>
    </w:rPr>
  </w:style>
  <w:style w:type="paragraph" w:styleId="Header">
    <w:name w:val="header"/>
    <w:basedOn w:val="Normal"/>
    <w:link w:val="HeaderChar"/>
    <w:uiPriority w:val="99"/>
    <w:unhideWhenUsed/>
    <w:rsid w:val="001241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4157"/>
  </w:style>
  <w:style w:type="paragraph" w:styleId="Footer">
    <w:name w:val="footer"/>
    <w:basedOn w:val="Normal"/>
    <w:link w:val="FooterChar"/>
    <w:uiPriority w:val="99"/>
    <w:unhideWhenUsed/>
    <w:rsid w:val="001241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F6819-0FE1-4B74-9CBB-2539546F0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15</Pages>
  <Words>2813</Words>
  <Characters>15642</Characters>
  <Application>Microsoft Office Word</Application>
  <DocSecurity>0</DocSecurity>
  <Lines>422</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29</cp:revision>
  <dcterms:created xsi:type="dcterms:W3CDTF">2026-02-27T23:01:00Z</dcterms:created>
  <dcterms:modified xsi:type="dcterms:W3CDTF">2026-08-11T22:45:00Z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9186dfb5-af9b-487e-8963-e0fc715c2dc0</vt:lpwstr>
  </property>
</Properties>
</file>